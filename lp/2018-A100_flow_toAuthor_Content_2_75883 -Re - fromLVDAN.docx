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tLeast"/>
        <w:jc w:val="center"/>
        <w:rPr>
          <w:rFonts w:ascii="Times New Roman" w:hAnsi="Times New Roman" w:cs="Times New Roman"/>
          <w:b/>
          <w:sz w:val="32"/>
          <w:szCs w:val="32"/>
        </w:rPr>
      </w:pPr>
      <w:r>
        <w:rPr>
          <w:rFonts w:ascii="Times New Roman" w:hAnsi="Times New Roman" w:cs="Times New Roman"/>
          <w:b/>
          <w:sz w:val="32"/>
          <w:szCs w:val="32"/>
        </w:rPr>
        <w:t>东曲2号原煤模型构建及热</w:t>
      </w:r>
      <w:r>
        <w:rPr>
          <w:rFonts w:hint="eastAsia" w:ascii="Times New Roman" w:hAnsi="Times New Roman" w:cs="Times New Roman"/>
          <w:b/>
          <w:sz w:val="32"/>
          <w:szCs w:val="32"/>
        </w:rPr>
        <w:t>解模拟生成甲烷机理表征</w:t>
      </w:r>
    </w:p>
    <w:p>
      <w:pPr>
        <w:jc w:val="center"/>
        <w:rPr>
          <w:rFonts w:ascii="Times New Roman" w:hAnsi="Times New Roman" w:cs="Times New Roman"/>
          <w:szCs w:val="21"/>
        </w:rPr>
      </w:pPr>
      <w:r>
        <w:rPr>
          <w:rFonts w:hint="eastAsia" w:ascii="Times New Roman" w:hAnsi="Times New Roman" w:cs="Times New Roman"/>
          <w:szCs w:val="21"/>
        </w:rPr>
        <w:t>李耀高，王传格，曾凡桂，范晶</w:t>
      </w:r>
    </w:p>
    <w:p>
      <w:pPr>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color w:val="231F20"/>
          <w:sz w:val="15"/>
          <w:szCs w:val="15"/>
        </w:rPr>
        <w:t>太原理工大学地球科学与工程系,煤科学与技术教育部及山西省重点试验室,太原 030024</w:t>
      </w:r>
      <w:r>
        <w:rPr>
          <w:rFonts w:ascii="Times New Roman" w:hAnsi="Times New Roman" w:cs="Times New Roman"/>
          <w:sz w:val="15"/>
          <w:szCs w:val="15"/>
        </w:rPr>
        <w:t>)</w:t>
      </w:r>
    </w:p>
    <w:p>
      <w:pPr>
        <w:spacing w:before="156" w:beforeLines="50"/>
        <w:rPr>
          <w:rFonts w:ascii="Times New Roman" w:hAnsi="Times New Roman" w:eastAsia="宋体" w:cs="Times New Roman"/>
          <w:szCs w:val="24"/>
        </w:rPr>
      </w:pPr>
      <w:r>
        <w:rPr>
          <w:rFonts w:hint="eastAsia" w:ascii="Times New Roman" w:hAnsi="Times New Roman" w:eastAsia="宋体" w:cs="Times New Roman"/>
          <w:b/>
          <w:szCs w:val="24"/>
        </w:rPr>
        <w:t>摘 要</w:t>
      </w:r>
      <w:r>
        <w:rPr>
          <w:rFonts w:ascii="Times New Roman" w:hAnsi="Times New Roman" w:eastAsia="楷体" w:cs="Times New Roman"/>
          <w:b/>
          <w:szCs w:val="24"/>
        </w:rPr>
        <w:t>：</w:t>
      </w:r>
      <w:r>
        <w:rPr>
          <w:rFonts w:ascii="Times New Roman" w:hAnsi="Times New Roman" w:eastAsia="楷体" w:cs="Times New Roman"/>
          <w:szCs w:val="24"/>
        </w:rPr>
        <w:t>应用</w:t>
      </w:r>
      <w:r>
        <w:rPr>
          <w:rFonts w:ascii="Times New Roman" w:hAnsi="Times New Roman" w:eastAsia="楷体" w:cs="Times New Roman"/>
          <w:szCs w:val="21"/>
          <w:vertAlign w:val="superscript"/>
        </w:rPr>
        <w:t>13</w:t>
      </w:r>
      <w:r>
        <w:rPr>
          <w:rFonts w:ascii="Times New Roman" w:hAnsi="Times New Roman" w:eastAsia="楷体" w:cs="Times New Roman"/>
          <w:szCs w:val="21"/>
        </w:rPr>
        <w:t>C-NMR试验数据提取</w:t>
      </w:r>
      <w:r>
        <w:rPr>
          <w:rFonts w:ascii="Times New Roman" w:hAnsi="Times New Roman" w:eastAsia="楷体" w:cs="Times New Roman"/>
          <w:szCs w:val="24"/>
        </w:rPr>
        <w:t>煤大分子的骨架信息，构建东曲2号原煤大分子结构模型，</w:t>
      </w:r>
      <w:r>
        <w:rPr>
          <w:rFonts w:ascii="Times New Roman" w:hAnsi="Times New Roman" w:eastAsia="楷体" w:cs="Times New Roman"/>
          <w:szCs w:val="21"/>
        </w:rPr>
        <w:t>对大分子结构模型分别进行了单个和5个大分子热解模拟，</w:t>
      </w:r>
      <w:r>
        <w:rPr>
          <w:rFonts w:ascii="Times New Roman" w:hAnsi="Times New Roman" w:eastAsia="楷体" w:cs="Times New Roman"/>
        </w:rPr>
        <w:t>模拟结束后结合动力学参数对热解模拟进行分析。结果表明：在单个大分子模拟中，键长与键级影响着化学反应环境，为模型中C-C断裂的主要因素</w:t>
      </w:r>
      <w:r>
        <w:rPr>
          <w:rFonts w:ascii="Times New Roman" w:hAnsi="Times New Roman" w:eastAsia="楷体" w:cs="Times New Roman"/>
          <w:szCs w:val="24"/>
        </w:rPr>
        <w:t>；</w:t>
      </w:r>
      <w:r>
        <w:rPr>
          <w:rFonts w:ascii="Times New Roman" w:hAnsi="Times New Roman" w:eastAsia="楷体" w:cs="Times New Roman"/>
        </w:rPr>
        <w:t>在5个大分子组成的分子团模拟中，</w:t>
      </w:r>
      <w:r>
        <w:rPr>
          <w:rFonts w:ascii="Times New Roman" w:hAnsi="Times New Roman" w:eastAsia="楷体" w:cs="Times New Roman"/>
          <w:szCs w:val="24"/>
        </w:rPr>
        <w:t>甲烷生成的反应类型主要有3种：(1)</w:t>
      </w:r>
      <w:r>
        <w:rPr>
          <w:rFonts w:ascii="Times New Roman" w:hAnsi="Times New Roman" w:eastAsia="楷体" w:cs="Times New Roman"/>
          <w:color w:val="231F20"/>
          <w:szCs w:val="21"/>
        </w:rPr>
        <w:t>系统模拟稳定升温前，系统能量急剧增大，</w:t>
      </w:r>
      <w:r>
        <w:rPr>
          <w:rFonts w:ascii="Times New Roman" w:hAnsi="Times New Roman" w:eastAsia="楷体" w:cs="Times New Roman"/>
          <w:szCs w:val="21"/>
        </w:rPr>
        <w:t>使处于分子团边缘的C原子与主链裂解脱落；(2)</w:t>
      </w:r>
      <w:r>
        <w:rPr>
          <w:rFonts w:ascii="Times New Roman" w:hAnsi="Times New Roman" w:eastAsia="楷体" w:cs="Times New Roman"/>
          <w:color w:val="231F20"/>
          <w:szCs w:val="21"/>
        </w:rPr>
        <w:t>系统</w:t>
      </w:r>
      <w:r>
        <w:rPr>
          <w:rFonts w:ascii="Times New Roman" w:hAnsi="Times New Roman" w:eastAsia="楷体" w:cs="Times New Roman"/>
          <w:szCs w:val="21"/>
        </w:rPr>
        <w:t>稳定升温中期(&lt;2600K)，与</w:t>
      </w:r>
      <w:r>
        <w:rPr>
          <w:rFonts w:ascii="Times New Roman" w:hAnsi="Times New Roman" w:eastAsia="楷体" w:cs="Times New Roman"/>
          <w:color w:val="231F20"/>
          <w:szCs w:val="21"/>
        </w:rPr>
        <w:t>分子团热解片段上的芳香核相连的苯甲基脱落；(3)系统</w:t>
      </w:r>
      <w:r>
        <w:rPr>
          <w:rFonts w:ascii="Times New Roman" w:hAnsi="Times New Roman" w:eastAsia="楷体" w:cs="Times New Roman"/>
          <w:szCs w:val="21"/>
        </w:rPr>
        <w:t>稳定升温后期(&gt;2600K)，</w:t>
      </w:r>
      <w:r>
        <w:rPr>
          <w:rFonts w:ascii="Times New Roman" w:hAnsi="Times New Roman" w:eastAsia="楷体" w:cs="Times New Roman"/>
          <w:color w:val="231F20"/>
          <w:szCs w:val="21"/>
        </w:rPr>
        <w:t>分子团主链片段上环戊烷受热断开，致使支链末端的甲基脱落生成甲烷</w:t>
      </w:r>
      <w:r>
        <w:rPr>
          <w:rFonts w:ascii="Times New Roman" w:hAnsi="Times New Roman" w:eastAsia="楷体" w:cs="Times New Roman"/>
          <w:szCs w:val="21"/>
        </w:rPr>
        <w:t>。</w:t>
      </w:r>
      <w:r>
        <w:rPr>
          <w:rFonts w:ascii="Times New Roman" w:hAnsi="Times New Roman" w:eastAsia="楷体" w:cs="Times New Roman"/>
          <w:szCs w:val="24"/>
          <w:highlight w:val="yellow"/>
          <w:rPrChange w:id="0" w:author="lv-xyr" w:date="2019-02-18T09:39:25Z">
            <w:rPr>
              <w:rFonts w:ascii="Times New Roman" w:hAnsi="Times New Roman" w:eastAsia="楷体" w:cs="Times New Roman"/>
              <w:szCs w:val="24"/>
            </w:rPr>
          </w:rPrChange>
        </w:rPr>
        <w:t>同时通过热解试验来分析甲烷的生成与热解模拟进行对比</w:t>
      </w:r>
      <w:r>
        <w:rPr>
          <w:rFonts w:ascii="Times New Roman" w:hAnsi="Times New Roman" w:eastAsia="楷体" w:cs="Times New Roman"/>
          <w:szCs w:val="24"/>
        </w:rPr>
        <w:t>，从微观角度对煤的热解反应提供理论支撑。</w:t>
      </w:r>
    </w:p>
    <w:p>
      <w:pPr>
        <w:rPr>
          <w:rFonts w:ascii="Times New Roman" w:hAnsi="Times New Roman" w:eastAsia="宋体" w:cs="Times New Roman"/>
          <w:szCs w:val="24"/>
        </w:rPr>
      </w:pPr>
      <w:r>
        <w:rPr>
          <w:rFonts w:hint="eastAsia" w:ascii="Times New Roman" w:hAnsi="Times New Roman"/>
          <w:b/>
          <w:bCs/>
          <w:szCs w:val="24"/>
        </w:rPr>
        <w:t>关键词：</w:t>
      </w:r>
      <w:r>
        <w:rPr>
          <w:rFonts w:hint="eastAsia" w:ascii="Times New Roman" w:hAnsi="Times New Roman" w:eastAsia="宋体" w:cs="Times New Roman"/>
          <w:szCs w:val="24"/>
        </w:rPr>
        <w:t>东曲2号煤；煤大分子；ReaxFF反应力场；热解模拟；甲烷</w:t>
      </w:r>
    </w:p>
    <w:p>
      <w:pPr>
        <w:rPr>
          <w:sz w:val="18"/>
        </w:rPr>
      </w:pPr>
      <w:r>
        <w:rPr>
          <w:rFonts w:hint="eastAsia"/>
          <w:b/>
          <w:bCs/>
          <w:sz w:val="18"/>
        </w:rPr>
        <w:t>中图分类号：              文献标识码</w:t>
      </w:r>
      <w:r>
        <w:rPr>
          <w:rFonts w:hint="eastAsia"/>
          <w:sz w:val="18"/>
        </w:rPr>
        <w:t>：</w:t>
      </w:r>
    </w:p>
    <w:p>
      <w:pPr>
        <w:spacing w:line="312" w:lineRule="atLeast"/>
        <w:jc w:val="center"/>
        <w:rPr>
          <w:rFonts w:ascii="Times New Roman" w:hAnsi="Times New Roman" w:cs="Times New Roman"/>
          <w:b/>
          <w:sz w:val="32"/>
          <w:szCs w:val="32"/>
        </w:rPr>
      </w:pPr>
      <w:ins w:id="1" w:author="lv-xyr" w:date="2019-02-17T20:26:38Z">
        <w:r>
          <w:rPr>
            <w:rFonts w:hint="eastAsia" w:ascii="Times New Roman" w:hAnsi="Times New Roman" w:cs="Times New Roman"/>
            <w:b/>
            <w:sz w:val="32"/>
            <w:lang w:val="en-US" w:eastAsia="zh-CN"/>
          </w:rPr>
          <w:t xml:space="preserve">The </w:t>
        </w:r>
      </w:ins>
      <w:r>
        <w:rPr>
          <w:rFonts w:hint="eastAsia" w:ascii="Times New Roman" w:hAnsi="Times New Roman" w:cs="Times New Roman"/>
          <w:b/>
          <w:sz w:val="32"/>
        </w:rPr>
        <w:t xml:space="preserve">Construction of </w:t>
      </w:r>
      <w:ins w:id="2" w:author="lv-xyr" w:date="2019-02-17T20:26:30Z">
        <w:r>
          <w:rPr>
            <w:rFonts w:hint="eastAsia" w:ascii="Times New Roman" w:hAnsi="Times New Roman" w:cs="Times New Roman"/>
            <w:b/>
            <w:sz w:val="32"/>
          </w:rPr>
          <w:t xml:space="preserve">No. 2 </w:t>
        </w:r>
      </w:ins>
      <w:r>
        <w:rPr>
          <w:rFonts w:hint="eastAsia" w:ascii="Times New Roman" w:hAnsi="Times New Roman" w:cs="Times New Roman"/>
          <w:b/>
          <w:sz w:val="32"/>
        </w:rPr>
        <w:t xml:space="preserve">Dongqu </w:t>
      </w:r>
      <w:del w:id="3" w:author="lv-xyr" w:date="2019-02-17T20:26:30Z">
        <w:r>
          <w:rPr>
            <w:rFonts w:hint="eastAsia" w:ascii="Times New Roman" w:hAnsi="Times New Roman" w:cs="Times New Roman"/>
            <w:b/>
            <w:sz w:val="32"/>
          </w:rPr>
          <w:delText xml:space="preserve">No. 2 </w:delText>
        </w:r>
      </w:del>
      <w:r>
        <w:rPr>
          <w:rFonts w:hint="eastAsia" w:ascii="Times New Roman" w:hAnsi="Times New Roman" w:cs="Times New Roman"/>
          <w:b/>
          <w:sz w:val="32"/>
        </w:rPr>
        <w:t xml:space="preserve">Raw Coal Model and Characterization of </w:t>
      </w:r>
      <w:ins w:id="4" w:author="lv-xyr" w:date="2019-02-17T20:28:33Z">
        <w:r>
          <w:rPr>
            <w:rFonts w:hint="eastAsia" w:ascii="Times New Roman" w:hAnsi="Times New Roman" w:cs="Times New Roman"/>
            <w:b/>
            <w:sz w:val="32"/>
          </w:rPr>
          <w:t>Formi</w:t>
        </w:r>
      </w:ins>
      <w:ins w:id="5" w:author="lv-xyr" w:date="2019-02-17T20:28:33Z">
        <w:r>
          <w:rPr>
            <w:rFonts w:hint="eastAsia" w:ascii="Times New Roman" w:hAnsi="Times New Roman" w:cs="Times New Roman"/>
            <w:b/>
            <w:sz w:val="32"/>
            <w:lang w:val="en-US" w:eastAsia="zh-CN"/>
          </w:rPr>
          <w:t>ng</w:t>
        </w:r>
      </w:ins>
      <w:ins w:id="6" w:author="lv-xyr" w:date="2019-02-17T20:28:33Z">
        <w:r>
          <w:rPr>
            <w:rFonts w:hint="eastAsia" w:ascii="Times New Roman" w:hAnsi="Times New Roman" w:cs="Times New Roman"/>
            <w:b/>
            <w:sz w:val="32"/>
          </w:rPr>
          <w:t xml:space="preserve"> </w:t>
        </w:r>
      </w:ins>
      <w:r>
        <w:rPr>
          <w:rFonts w:hint="eastAsia" w:ascii="Times New Roman" w:hAnsi="Times New Roman" w:cs="Times New Roman"/>
          <w:b/>
          <w:sz w:val="32"/>
        </w:rPr>
        <w:t xml:space="preserve">Methane </w:t>
      </w:r>
      <w:del w:id="7" w:author="lv-xyr" w:date="2019-02-17T20:28:33Z">
        <w:r>
          <w:rPr>
            <w:rFonts w:hint="eastAsia" w:ascii="Times New Roman" w:hAnsi="Times New Roman" w:cs="Times New Roman"/>
            <w:b/>
            <w:sz w:val="32"/>
          </w:rPr>
          <w:delText>Formati</w:delText>
        </w:r>
      </w:del>
      <w:del w:id="8" w:author="lv-xyr" w:date="2019-02-17T20:28:33Z">
        <w:r>
          <w:rPr>
            <w:rFonts w:hint="eastAsia" w:ascii="Times New Roman" w:hAnsi="Times New Roman" w:cs="Times New Roman"/>
            <w:b/>
            <w:sz w:val="32"/>
            <w:lang w:val="en-US"/>
          </w:rPr>
          <w:delText>on</w:delText>
        </w:r>
      </w:del>
      <w:del w:id="9" w:author="lv-xyr" w:date="2019-02-17T20:28:33Z">
        <w:r>
          <w:rPr>
            <w:rFonts w:hint="eastAsia" w:ascii="Times New Roman" w:hAnsi="Times New Roman" w:cs="Times New Roman"/>
            <w:b/>
            <w:sz w:val="32"/>
          </w:rPr>
          <w:delText xml:space="preserve"> </w:delText>
        </w:r>
      </w:del>
      <w:r>
        <w:rPr>
          <w:rFonts w:hint="eastAsia" w:ascii="Times New Roman" w:hAnsi="Times New Roman" w:cs="Times New Roman"/>
          <w:b/>
          <w:sz w:val="32"/>
        </w:rPr>
        <w:t>by Pyrolysis Simulation</w:t>
      </w:r>
    </w:p>
    <w:p>
      <w:pPr>
        <w:jc w:val="center"/>
        <w:rPr>
          <w:rFonts w:ascii="Times New Roman" w:hAnsi="Times New Roman" w:cs="Times New Roman"/>
          <w:szCs w:val="21"/>
        </w:rPr>
      </w:pPr>
      <w:r>
        <w:rPr>
          <w:rFonts w:hint="eastAsia" w:ascii="Times New Roman" w:hAnsi="Times New Roman" w:cs="Times New Roman"/>
          <w:szCs w:val="21"/>
        </w:rPr>
        <w:t>L</w:t>
      </w:r>
      <w:del w:id="10" w:author="lv-xyr" w:date="2019-02-13T20:50:51Z">
        <w:r>
          <w:rPr>
            <w:rFonts w:hint="eastAsia" w:ascii="Times New Roman" w:hAnsi="Times New Roman" w:cs="Times New Roman"/>
            <w:szCs w:val="21"/>
            <w:lang w:val="en-US"/>
          </w:rPr>
          <w:delText>I</w:delText>
        </w:r>
      </w:del>
      <w:ins w:id="11" w:author="lv-xyr" w:date="2019-02-13T20:50:51Z">
        <w:r>
          <w:rPr>
            <w:rFonts w:hint="eastAsia" w:ascii="Times New Roman" w:hAnsi="Times New Roman" w:cs="Times New Roman"/>
            <w:szCs w:val="21"/>
            <w:lang w:val="en-US" w:eastAsia="zh-CN"/>
          </w:rPr>
          <w:t>i</w:t>
        </w:r>
      </w:ins>
      <w:r>
        <w:rPr>
          <w:rFonts w:hint="eastAsia" w:ascii="Times New Roman" w:hAnsi="Times New Roman" w:cs="Times New Roman"/>
          <w:szCs w:val="21"/>
        </w:rPr>
        <w:t xml:space="preserve"> Yao</w:t>
      </w:r>
      <w:del w:id="12" w:author="lv-xyr" w:date="2019-02-13T20:50:54Z">
        <w:r>
          <w:rPr>
            <w:rFonts w:hint="eastAsia" w:ascii="Times New Roman" w:hAnsi="Times New Roman" w:cs="Times New Roman"/>
            <w:szCs w:val="21"/>
          </w:rPr>
          <w:delText>-</w:delText>
        </w:r>
      </w:del>
      <w:r>
        <w:rPr>
          <w:rFonts w:hint="eastAsia" w:ascii="Times New Roman" w:hAnsi="Times New Roman" w:cs="Times New Roman"/>
          <w:szCs w:val="21"/>
        </w:rPr>
        <w:t>gao, W</w:t>
      </w:r>
      <w:del w:id="13" w:author="lv-xyr" w:date="2019-02-13T20:50:57Z">
        <w:r>
          <w:rPr>
            <w:rFonts w:hint="eastAsia" w:ascii="Times New Roman" w:hAnsi="Times New Roman" w:cs="Times New Roman"/>
            <w:szCs w:val="21"/>
            <w:lang w:val="en-US"/>
          </w:rPr>
          <w:delText>ANG</w:delText>
        </w:r>
      </w:del>
      <w:ins w:id="14" w:author="lv-xyr" w:date="2019-02-13T20:50:57Z">
        <w:r>
          <w:rPr>
            <w:rFonts w:hint="eastAsia" w:ascii="Times New Roman" w:hAnsi="Times New Roman" w:cs="Times New Roman"/>
            <w:szCs w:val="21"/>
            <w:lang w:val="en-US" w:eastAsia="zh-CN"/>
          </w:rPr>
          <w:t>ang</w:t>
        </w:r>
      </w:ins>
      <w:r>
        <w:rPr>
          <w:rFonts w:hint="eastAsia" w:ascii="Times New Roman" w:hAnsi="Times New Roman" w:cs="Times New Roman"/>
          <w:szCs w:val="21"/>
        </w:rPr>
        <w:t xml:space="preserve"> Chuan</w:t>
      </w:r>
      <w:del w:id="15" w:author="lv-xyr" w:date="2019-02-13T20:51:07Z">
        <w:r>
          <w:rPr>
            <w:rFonts w:hint="eastAsia" w:ascii="Times New Roman" w:hAnsi="Times New Roman" w:cs="Times New Roman"/>
            <w:szCs w:val="21"/>
          </w:rPr>
          <w:delText>-</w:delText>
        </w:r>
      </w:del>
      <w:r>
        <w:rPr>
          <w:rFonts w:hint="eastAsia" w:ascii="Times New Roman" w:hAnsi="Times New Roman" w:cs="Times New Roman"/>
          <w:szCs w:val="21"/>
        </w:rPr>
        <w:t>ge, Z</w:t>
      </w:r>
      <w:del w:id="16" w:author="lv-xyr" w:date="2019-02-13T20:51:10Z">
        <w:r>
          <w:rPr>
            <w:rFonts w:hint="eastAsia" w:ascii="Times New Roman" w:hAnsi="Times New Roman" w:cs="Times New Roman"/>
            <w:szCs w:val="21"/>
            <w:lang w:val="en-US"/>
          </w:rPr>
          <w:delText>ENG</w:delText>
        </w:r>
      </w:del>
      <w:ins w:id="17" w:author="lv-xyr" w:date="2019-02-13T20:51:10Z">
        <w:r>
          <w:rPr>
            <w:rFonts w:hint="eastAsia" w:ascii="Times New Roman" w:hAnsi="Times New Roman" w:cs="Times New Roman"/>
            <w:szCs w:val="21"/>
            <w:lang w:val="en-US" w:eastAsia="zh-CN"/>
          </w:rPr>
          <w:t>en</w:t>
        </w:r>
      </w:ins>
      <w:ins w:id="18" w:author="lv-xyr" w:date="2019-02-13T20:51:11Z">
        <w:r>
          <w:rPr>
            <w:rFonts w:hint="eastAsia" w:ascii="Times New Roman" w:hAnsi="Times New Roman" w:cs="Times New Roman"/>
            <w:szCs w:val="21"/>
            <w:lang w:val="en-US" w:eastAsia="zh-CN"/>
          </w:rPr>
          <w:t>g</w:t>
        </w:r>
      </w:ins>
      <w:r>
        <w:rPr>
          <w:rFonts w:hint="eastAsia" w:ascii="Times New Roman" w:hAnsi="Times New Roman" w:cs="Times New Roman"/>
          <w:szCs w:val="21"/>
        </w:rPr>
        <w:t xml:space="preserve"> Fan</w:t>
      </w:r>
      <w:del w:id="19" w:author="lv-xyr" w:date="2019-02-13T20:51:14Z">
        <w:r>
          <w:rPr>
            <w:rFonts w:hint="eastAsia" w:ascii="Times New Roman" w:hAnsi="Times New Roman" w:cs="Times New Roman"/>
            <w:szCs w:val="21"/>
          </w:rPr>
          <w:delText>-</w:delText>
        </w:r>
      </w:del>
      <w:r>
        <w:rPr>
          <w:rFonts w:hint="eastAsia" w:ascii="Times New Roman" w:hAnsi="Times New Roman" w:cs="Times New Roman"/>
          <w:szCs w:val="21"/>
        </w:rPr>
        <w:t>gui, F</w:t>
      </w:r>
      <w:del w:id="20" w:author="lv-xyr" w:date="2019-02-13T20:51:19Z">
        <w:r>
          <w:rPr>
            <w:rFonts w:hint="eastAsia" w:ascii="Times New Roman" w:hAnsi="Times New Roman" w:cs="Times New Roman"/>
            <w:szCs w:val="21"/>
            <w:lang w:val="en-US"/>
          </w:rPr>
          <w:delText>AN</w:delText>
        </w:r>
      </w:del>
      <w:ins w:id="21" w:author="lv-xyr" w:date="2019-02-13T20:51:19Z">
        <w:r>
          <w:rPr>
            <w:rFonts w:hint="eastAsia" w:ascii="Times New Roman" w:hAnsi="Times New Roman" w:cs="Times New Roman"/>
            <w:szCs w:val="21"/>
            <w:lang w:val="en-US" w:eastAsia="zh-CN"/>
          </w:rPr>
          <w:t>a</w:t>
        </w:r>
      </w:ins>
      <w:ins w:id="22" w:author="lv-xyr" w:date="2019-02-13T20:51:20Z">
        <w:r>
          <w:rPr>
            <w:rFonts w:hint="eastAsia" w:ascii="Times New Roman" w:hAnsi="Times New Roman" w:cs="Times New Roman"/>
            <w:szCs w:val="21"/>
            <w:lang w:val="en-US" w:eastAsia="zh-CN"/>
          </w:rPr>
          <w:t>n</w:t>
        </w:r>
      </w:ins>
      <w:r>
        <w:rPr>
          <w:rFonts w:hint="eastAsia" w:ascii="Times New Roman" w:hAnsi="Times New Roman" w:cs="Times New Roman"/>
          <w:szCs w:val="21"/>
        </w:rPr>
        <w:t xml:space="preserve"> Jing</w:t>
      </w:r>
    </w:p>
    <w:p>
      <w:pPr>
        <w:jc w:val="left"/>
        <w:rPr>
          <w:rFonts w:ascii="Times New Roman" w:hAnsi="Times New Roman" w:cs="Times New Roman"/>
          <w:b/>
          <w:sz w:val="15"/>
          <w:szCs w:val="15"/>
        </w:rPr>
      </w:pPr>
      <w:r>
        <w:rPr>
          <w:rFonts w:hint="eastAsia" w:ascii="Times New Roman" w:hAnsi="Times New Roman" w:cs="Times New Roman"/>
          <w:sz w:val="15"/>
          <w:szCs w:val="15"/>
        </w:rPr>
        <w:t>(</w:t>
      </w:r>
      <w:r>
        <w:rPr>
          <w:rFonts w:ascii="Times New Roman" w:hAnsi="Times New Roman" w:cs="Times New Roman"/>
          <w:i/>
          <w:sz w:val="15"/>
          <w:szCs w:val="15"/>
        </w:rPr>
        <w:t xml:space="preserve">Key Laboratory of Coal Science &amp; Technology of Ministry of Education </w:t>
      </w:r>
      <w:del w:id="23" w:author="lv-xyr" w:date="2019-02-13T20:59:14Z">
        <w:r>
          <w:rPr>
            <w:rFonts w:ascii="Times New Roman" w:hAnsi="Times New Roman" w:cs="Times New Roman"/>
            <w:i/>
            <w:sz w:val="15"/>
            <w:szCs w:val="15"/>
            <w:lang w:val="en-US"/>
          </w:rPr>
          <w:delText>&amp;</w:delText>
        </w:r>
      </w:del>
      <w:ins w:id="24" w:author="lv-xyr" w:date="2019-02-13T20:59:14Z">
        <w:r>
          <w:rPr>
            <w:rFonts w:hint="eastAsia" w:ascii="Times New Roman" w:hAnsi="Times New Roman" w:cs="Times New Roman"/>
            <w:i/>
            <w:sz w:val="15"/>
            <w:szCs w:val="15"/>
            <w:lang w:val="en-US" w:eastAsia="zh-CN"/>
          </w:rPr>
          <w:t>and</w:t>
        </w:r>
      </w:ins>
      <w:r>
        <w:rPr>
          <w:rFonts w:ascii="Times New Roman" w:hAnsi="Times New Roman" w:cs="Times New Roman"/>
          <w:i/>
          <w:sz w:val="15"/>
          <w:szCs w:val="15"/>
        </w:rPr>
        <w:t xml:space="preserve"> Shanxi Province, Department of Earth Science &amp;Engineering, Taiyuan University of Technology, Taiyuan</w:t>
      </w:r>
      <w:ins w:id="25" w:author="lv-xyr" w:date="2019-02-13T20:52:01Z">
        <w:r>
          <w:rPr>
            <w:rFonts w:hint="eastAsia" w:ascii="Times New Roman" w:hAnsi="Times New Roman" w:cs="Times New Roman"/>
            <w:i/>
            <w:sz w:val="15"/>
            <w:szCs w:val="15"/>
            <w:lang w:val="en-US" w:eastAsia="zh-CN"/>
          </w:rPr>
          <w:t xml:space="preserve"> </w:t>
        </w:r>
      </w:ins>
      <w:ins w:id="26" w:author="lv-xyr" w:date="2019-02-13T20:52:02Z">
        <w:r>
          <w:rPr>
            <w:rFonts w:hint="eastAsia" w:ascii="Times New Roman" w:hAnsi="Times New Roman" w:cs="Times New Roman"/>
            <w:i/>
            <w:sz w:val="15"/>
            <w:szCs w:val="15"/>
            <w:lang w:val="en-US" w:eastAsia="zh-CN"/>
          </w:rPr>
          <w:t>Cit</w:t>
        </w:r>
      </w:ins>
      <w:ins w:id="27" w:author="lv-xyr" w:date="2019-02-13T20:52:03Z">
        <w:r>
          <w:rPr>
            <w:rFonts w:hint="eastAsia" w:ascii="Times New Roman" w:hAnsi="Times New Roman" w:cs="Times New Roman"/>
            <w:i/>
            <w:sz w:val="15"/>
            <w:szCs w:val="15"/>
            <w:lang w:val="en-US" w:eastAsia="zh-CN"/>
          </w:rPr>
          <w:t>y</w:t>
        </w:r>
      </w:ins>
      <w:r>
        <w:rPr>
          <w:rFonts w:ascii="Times New Roman" w:hAnsi="Times New Roman" w:cs="Times New Roman"/>
          <w:i/>
          <w:sz w:val="15"/>
          <w:szCs w:val="15"/>
        </w:rPr>
        <w:t xml:space="preserve"> </w:t>
      </w:r>
      <w:ins w:id="28" w:author="lv-xyr" w:date="2019-02-13T20:51:49Z">
        <w:r>
          <w:rPr>
            <w:rFonts w:ascii="Times New Roman" w:hAnsi="Times New Roman" w:cs="Times New Roman"/>
            <w:i/>
            <w:sz w:val="15"/>
            <w:szCs w:val="15"/>
          </w:rPr>
          <w:t>,</w:t>
        </w:r>
      </w:ins>
      <w:ins w:id="29" w:author="lv-xyr" w:date="2019-02-13T20:51:56Z">
        <w:r>
          <w:rPr>
            <w:rFonts w:hint="eastAsia" w:ascii="Times New Roman" w:hAnsi="Times New Roman" w:cs="Times New Roman"/>
            <w:i/>
            <w:sz w:val="15"/>
            <w:szCs w:val="15"/>
            <w:lang w:val="en-US" w:eastAsia="zh-CN"/>
          </w:rPr>
          <w:t xml:space="preserve"> </w:t>
        </w:r>
      </w:ins>
      <w:r>
        <w:rPr>
          <w:rFonts w:ascii="Times New Roman" w:hAnsi="Times New Roman" w:cs="Times New Roman"/>
          <w:i/>
          <w:sz w:val="15"/>
          <w:szCs w:val="15"/>
        </w:rPr>
        <w:t>030024, P. R. China</w:t>
      </w:r>
      <w:r>
        <w:rPr>
          <w:rFonts w:hint="eastAsia" w:ascii="Times New Roman" w:hAnsi="Times New Roman" w:cs="Times New Roman"/>
          <w:sz w:val="15"/>
          <w:szCs w:val="15"/>
        </w:rPr>
        <w:t>)</w:t>
      </w:r>
    </w:p>
    <w:p>
      <w:pPr>
        <w:spacing w:line="312" w:lineRule="atLeast"/>
        <w:outlineLvl w:val="0"/>
        <w:rPr>
          <w:rFonts w:ascii="Times New Roman" w:hAnsi="Times New Roman" w:cs="Times New Roman"/>
          <w:bCs/>
          <w:szCs w:val="21"/>
        </w:rPr>
      </w:pPr>
      <w:bookmarkStart w:id="0" w:name="OLE_LINK1"/>
      <w:r>
        <w:rPr>
          <w:rFonts w:ascii="Times New Roman" w:hAnsi="Times New Roman" w:cs="Times New Roman"/>
          <w:b/>
          <w:bCs/>
          <w:szCs w:val="21"/>
        </w:rPr>
        <w:t>Abstract:</w:t>
      </w:r>
      <w:r>
        <w:rPr>
          <w:rFonts w:ascii="Times New Roman" w:hAnsi="Times New Roman" w:cs="Times New Roman"/>
        </w:rPr>
        <w:t xml:space="preserve"> </w:t>
      </w:r>
      <w:ins w:id="30" w:author="lv-xyr" w:date="2019-02-13T21:06:43Z">
        <w:r>
          <w:rPr>
            <w:rFonts w:hint="eastAsia" w:ascii="Times New Roman" w:hAnsi="Times New Roman" w:cs="Times New Roman"/>
            <w:lang w:val="en-US" w:eastAsia="zh-CN"/>
          </w:rPr>
          <w:t>In th</w:t>
        </w:r>
      </w:ins>
      <w:ins w:id="31" w:author="lv-xyr" w:date="2019-02-13T21:06:44Z">
        <w:r>
          <w:rPr>
            <w:rFonts w:hint="eastAsia" w:ascii="Times New Roman" w:hAnsi="Times New Roman" w:cs="Times New Roman"/>
            <w:lang w:val="en-US" w:eastAsia="zh-CN"/>
          </w:rPr>
          <w:t xml:space="preserve">is </w:t>
        </w:r>
      </w:ins>
      <w:ins w:id="32" w:author="lv-xyr" w:date="2019-02-13T21:06:45Z">
        <w:r>
          <w:rPr>
            <w:rFonts w:hint="eastAsia" w:ascii="Times New Roman" w:hAnsi="Times New Roman" w:cs="Times New Roman"/>
            <w:lang w:val="en-US" w:eastAsia="zh-CN"/>
          </w:rPr>
          <w:t>pap</w:t>
        </w:r>
      </w:ins>
      <w:ins w:id="33" w:author="lv-xyr" w:date="2019-02-13T21:06:46Z">
        <w:r>
          <w:rPr>
            <w:rFonts w:hint="eastAsia" w:ascii="Times New Roman" w:hAnsi="Times New Roman" w:cs="Times New Roman"/>
            <w:lang w:val="en-US" w:eastAsia="zh-CN"/>
          </w:rPr>
          <w:t>er</w:t>
        </w:r>
      </w:ins>
      <w:ins w:id="34" w:author="lv-xyr" w:date="2019-02-13T21:06:47Z">
        <w:r>
          <w:rPr>
            <w:rFonts w:hint="eastAsia" w:ascii="Times New Roman" w:hAnsi="Times New Roman" w:cs="Times New Roman"/>
            <w:lang w:val="en-US" w:eastAsia="zh-CN"/>
          </w:rPr>
          <w:t xml:space="preserve">, </w:t>
        </w:r>
      </w:ins>
      <w:ins w:id="35" w:author="lv-xyr" w:date="2019-02-13T21:06:48Z">
        <w:r>
          <w:rPr>
            <w:rFonts w:hint="eastAsia" w:ascii="Times New Roman" w:hAnsi="Times New Roman" w:cs="Times New Roman"/>
            <w:lang w:val="en-US" w:eastAsia="zh-CN"/>
          </w:rPr>
          <w:t>the a</w:t>
        </w:r>
      </w:ins>
      <w:ins w:id="36" w:author="lv-xyr" w:date="2019-02-13T21:06:49Z">
        <w:r>
          <w:rPr>
            <w:rFonts w:hint="eastAsia" w:ascii="Times New Roman" w:hAnsi="Times New Roman" w:cs="Times New Roman"/>
            <w:lang w:val="en-US" w:eastAsia="zh-CN"/>
          </w:rPr>
          <w:t>utho</w:t>
        </w:r>
      </w:ins>
      <w:ins w:id="37" w:author="lv-xyr" w:date="2019-02-13T21:07:03Z">
        <w:r>
          <w:rPr>
            <w:rFonts w:hint="eastAsia" w:ascii="Times New Roman" w:hAnsi="Times New Roman" w:cs="Times New Roman"/>
            <w:lang w:val="en-US" w:eastAsia="zh-CN"/>
          </w:rPr>
          <w:t>r</w:t>
        </w:r>
      </w:ins>
      <w:ins w:id="38" w:author="lv-xyr" w:date="2019-02-13T21:06:50Z">
        <w:r>
          <w:rPr>
            <w:rFonts w:hint="eastAsia" w:ascii="Times New Roman" w:hAnsi="Times New Roman" w:cs="Times New Roman"/>
            <w:lang w:val="en-US" w:eastAsia="zh-CN"/>
          </w:rPr>
          <w:t xml:space="preserve">s </w:t>
        </w:r>
      </w:ins>
      <w:del w:id="39" w:author="lv-xyr" w:date="2019-02-14T19:20:42Z">
        <w:r>
          <w:rPr>
            <w:rFonts w:ascii="Times New Roman" w:hAnsi="Times New Roman" w:eastAsia="楷体" w:cs="Times New Roman"/>
            <w:lang w:val="en-US"/>
          </w:rPr>
          <w:delText>Application</w:delText>
        </w:r>
      </w:del>
      <w:ins w:id="40" w:author="lv-xyr" w:date="2019-02-14T19:20:42Z">
        <w:r>
          <w:rPr>
            <w:rFonts w:hint="eastAsia" w:ascii="Times New Roman" w:hAnsi="Times New Roman" w:eastAsia="楷体" w:cs="Times New Roman"/>
            <w:lang w:val="en-US" w:eastAsia="zh-CN"/>
          </w:rPr>
          <w:t>f</w:t>
        </w:r>
      </w:ins>
      <w:ins w:id="41" w:author="lv-xyr" w:date="2019-02-14T19:20:43Z">
        <w:r>
          <w:rPr>
            <w:rFonts w:hint="eastAsia" w:ascii="Times New Roman" w:hAnsi="Times New Roman" w:eastAsia="楷体" w:cs="Times New Roman"/>
            <w:lang w:val="en-US" w:eastAsia="zh-CN"/>
          </w:rPr>
          <w:t>i</w:t>
        </w:r>
      </w:ins>
      <w:ins w:id="42" w:author="lv-xyr" w:date="2019-02-14T19:20:44Z">
        <w:r>
          <w:rPr>
            <w:rFonts w:hint="eastAsia" w:ascii="Times New Roman" w:hAnsi="Times New Roman" w:eastAsia="楷体" w:cs="Times New Roman"/>
            <w:lang w:val="en-US" w:eastAsia="zh-CN"/>
          </w:rPr>
          <w:t>rst</w:t>
        </w:r>
      </w:ins>
      <w:ins w:id="43" w:author="lv-xyr" w:date="2019-02-14T19:20:45Z">
        <w:r>
          <w:rPr>
            <w:rFonts w:hint="eastAsia" w:ascii="Times New Roman" w:hAnsi="Times New Roman" w:eastAsia="楷体" w:cs="Times New Roman"/>
            <w:lang w:val="en-US" w:eastAsia="zh-CN"/>
          </w:rPr>
          <w:t xml:space="preserve">ly </w:t>
        </w:r>
      </w:ins>
      <w:ins w:id="44" w:author="lv-xyr" w:date="2019-02-14T19:20:51Z">
        <w:r>
          <w:rPr>
            <w:rFonts w:hint="eastAsia" w:ascii="Times New Roman" w:hAnsi="Times New Roman" w:eastAsia="楷体" w:cs="Times New Roman"/>
            <w:lang w:val="en-US" w:eastAsia="zh-CN"/>
          </w:rPr>
          <w:t>cons</w:t>
        </w:r>
      </w:ins>
      <w:ins w:id="45" w:author="lv-xyr" w:date="2019-02-14T19:20:52Z">
        <w:r>
          <w:rPr>
            <w:rFonts w:hint="eastAsia" w:ascii="Times New Roman" w:hAnsi="Times New Roman" w:eastAsia="楷体" w:cs="Times New Roman"/>
            <w:lang w:val="en-US" w:eastAsia="zh-CN"/>
          </w:rPr>
          <w:t>tr</w:t>
        </w:r>
      </w:ins>
      <w:ins w:id="46" w:author="lv-xyr" w:date="2019-02-14T19:20:56Z">
        <w:r>
          <w:rPr>
            <w:rFonts w:hint="eastAsia" w:ascii="Times New Roman" w:hAnsi="Times New Roman" w:eastAsia="楷体" w:cs="Times New Roman"/>
            <w:lang w:val="en-US" w:eastAsia="zh-CN"/>
          </w:rPr>
          <w:t>uc</w:t>
        </w:r>
      </w:ins>
      <w:ins w:id="47" w:author="lv-xyr" w:date="2019-02-14T19:20:59Z">
        <w:r>
          <w:rPr>
            <w:rFonts w:hint="eastAsia" w:ascii="Times New Roman" w:hAnsi="Times New Roman" w:eastAsia="楷体" w:cs="Times New Roman"/>
            <w:lang w:val="en-US" w:eastAsia="zh-CN"/>
          </w:rPr>
          <w:t>t</w:t>
        </w:r>
      </w:ins>
      <w:ins w:id="48" w:author="lv-xyr" w:date="2019-02-14T19:21:14Z">
        <w:r>
          <w:rPr>
            <w:rFonts w:hint="eastAsia" w:ascii="Times New Roman" w:hAnsi="Times New Roman" w:eastAsia="楷体" w:cs="Times New Roman"/>
            <w:lang w:val="en-US" w:eastAsia="zh-CN"/>
          </w:rPr>
          <w:t>e</w:t>
        </w:r>
      </w:ins>
      <w:ins w:id="49" w:author="lv-xyr" w:date="2019-02-14T19:21:15Z">
        <w:r>
          <w:rPr>
            <w:rFonts w:hint="eastAsia" w:ascii="Times New Roman" w:hAnsi="Times New Roman" w:eastAsia="楷体" w:cs="Times New Roman"/>
            <w:lang w:val="en-US" w:eastAsia="zh-CN"/>
          </w:rPr>
          <w:t>d</w:t>
        </w:r>
      </w:ins>
      <w:ins w:id="50" w:author="lv-xyr" w:date="2019-02-14T19:22:19Z">
        <w:r>
          <w:rPr>
            <w:rFonts w:ascii="Times New Roman" w:hAnsi="Times New Roman" w:eastAsia="楷体" w:cs="Times New Roman"/>
          </w:rPr>
          <w:t xml:space="preserve"> macromolecular structure model of </w:t>
        </w:r>
      </w:ins>
      <w:ins w:id="51" w:author="lv-xyr" w:date="2019-02-14T19:22:43Z">
        <w:r>
          <w:rPr>
            <w:rFonts w:ascii="Times New Roman" w:hAnsi="Times New Roman" w:eastAsia="楷体" w:cs="Times New Roman"/>
          </w:rPr>
          <w:t>No</w:t>
        </w:r>
      </w:ins>
      <w:ins w:id="52" w:author="lv-xyr" w:date="2019-02-14T19:22:43Z">
        <w:r>
          <w:rPr>
            <w:rFonts w:hint="eastAsia" w:ascii="Times New Roman" w:hAnsi="Times New Roman" w:eastAsia="楷体" w:cs="Times New Roman"/>
            <w:lang w:val="en-US" w:eastAsia="zh-CN"/>
          </w:rPr>
          <w:t>.</w:t>
        </w:r>
      </w:ins>
      <w:ins w:id="53" w:author="lv-xyr" w:date="2019-02-14T19:22:43Z">
        <w:r>
          <w:rPr>
            <w:rFonts w:ascii="Times New Roman" w:hAnsi="Times New Roman" w:eastAsia="楷体" w:cs="Times New Roman"/>
          </w:rPr>
          <w:t>2</w:t>
        </w:r>
      </w:ins>
      <w:ins w:id="54" w:author="lv-xyr" w:date="2019-02-14T19:22:43Z">
        <w:r>
          <w:rPr>
            <w:rFonts w:hint="eastAsia" w:ascii="Times New Roman" w:hAnsi="Times New Roman" w:eastAsia="楷体" w:cs="Times New Roman"/>
            <w:lang w:val="en-US" w:eastAsia="zh-CN"/>
          </w:rPr>
          <w:t xml:space="preserve"> </w:t>
        </w:r>
      </w:ins>
      <w:ins w:id="55" w:author="lv-xyr" w:date="2019-02-14T19:22:19Z">
        <w:r>
          <w:rPr>
            <w:rFonts w:ascii="Times New Roman" w:hAnsi="Times New Roman" w:eastAsia="楷体" w:cs="Times New Roman"/>
          </w:rPr>
          <w:t xml:space="preserve">Dongqu </w:t>
        </w:r>
      </w:ins>
      <w:ins w:id="56" w:author="lv-xyr" w:date="2019-02-14T19:23:03Z">
        <w:r>
          <w:rPr>
            <w:rFonts w:hint="eastAsia" w:ascii="Times New Roman" w:hAnsi="Times New Roman" w:eastAsia="楷体" w:cs="Times New Roman"/>
            <w:lang w:val="en-US" w:eastAsia="zh-CN"/>
          </w:rPr>
          <w:t>ra</w:t>
        </w:r>
      </w:ins>
      <w:ins w:id="57" w:author="lv-xyr" w:date="2019-02-14T19:23:04Z">
        <w:r>
          <w:rPr>
            <w:rFonts w:hint="eastAsia" w:ascii="Times New Roman" w:hAnsi="Times New Roman" w:eastAsia="楷体" w:cs="Times New Roman"/>
            <w:lang w:val="en-US" w:eastAsia="zh-CN"/>
          </w:rPr>
          <w:t>w</w:t>
        </w:r>
      </w:ins>
      <w:ins w:id="58" w:author="lv-xyr" w:date="2019-02-14T19:23:07Z">
        <w:r>
          <w:rPr>
            <w:rFonts w:hint="eastAsia" w:ascii="Times New Roman" w:hAnsi="Times New Roman" w:eastAsia="楷体" w:cs="Times New Roman"/>
            <w:lang w:val="en-US" w:eastAsia="zh-CN"/>
          </w:rPr>
          <w:t xml:space="preserve"> coa</w:t>
        </w:r>
      </w:ins>
      <w:ins w:id="59" w:author="lv-xyr" w:date="2019-02-14T19:23:08Z">
        <w:r>
          <w:rPr>
            <w:rFonts w:hint="eastAsia" w:ascii="Times New Roman" w:hAnsi="Times New Roman" w:eastAsia="楷体" w:cs="Times New Roman"/>
            <w:lang w:val="en-US" w:eastAsia="zh-CN"/>
          </w:rPr>
          <w:t xml:space="preserve">l </w:t>
        </w:r>
      </w:ins>
      <w:ins w:id="60" w:author="lv-xyr" w:date="2019-02-14T19:23:11Z">
        <w:r>
          <w:rPr>
            <w:rFonts w:hint="eastAsia" w:ascii="Times New Roman" w:hAnsi="Times New Roman" w:eastAsia="楷体" w:cs="Times New Roman"/>
            <w:lang w:val="en-US" w:eastAsia="zh-CN"/>
          </w:rPr>
          <w:t>b</w:t>
        </w:r>
      </w:ins>
      <w:ins w:id="61" w:author="lv-xyr" w:date="2019-02-14T19:23:12Z">
        <w:r>
          <w:rPr>
            <w:rFonts w:hint="eastAsia" w:ascii="Times New Roman" w:hAnsi="Times New Roman" w:eastAsia="楷体" w:cs="Times New Roman"/>
            <w:lang w:val="en-US" w:eastAsia="zh-CN"/>
          </w:rPr>
          <w:t>y</w:t>
        </w:r>
      </w:ins>
      <w:ins w:id="62" w:author="lv-xyr" w:date="2019-02-14T19:37:45Z">
        <w:r>
          <w:rPr>
            <w:rFonts w:ascii="Times New Roman" w:hAnsi="Times New Roman" w:eastAsia="楷体" w:cs="Times New Roman"/>
          </w:rPr>
          <w:t xml:space="preserve"> extract</w:t>
        </w:r>
      </w:ins>
      <w:ins w:id="63" w:author="lv-xyr" w:date="2019-02-14T19:37:45Z">
        <w:r>
          <w:rPr>
            <w:rFonts w:hint="eastAsia" w:ascii="Times New Roman" w:hAnsi="Times New Roman" w:eastAsia="楷体" w:cs="Times New Roman"/>
            <w:lang w:val="en-US" w:eastAsia="zh-CN"/>
          </w:rPr>
          <w:t>ing</w:t>
        </w:r>
      </w:ins>
      <w:ins w:id="64" w:author="lv-xyr" w:date="2019-02-14T19:37:45Z">
        <w:r>
          <w:rPr>
            <w:rFonts w:ascii="Times New Roman" w:hAnsi="Times New Roman" w:eastAsia="楷体" w:cs="Times New Roman"/>
          </w:rPr>
          <w:t xml:space="preserve"> the skeleton information of coal macromolecules</w:t>
        </w:r>
      </w:ins>
      <w:ins w:id="65" w:author="lv-xyr" w:date="2019-02-14T19:23:12Z">
        <w:r>
          <w:rPr>
            <w:rFonts w:hint="eastAsia" w:ascii="Times New Roman" w:hAnsi="Times New Roman" w:eastAsia="楷体" w:cs="Times New Roman"/>
            <w:lang w:val="en-US" w:eastAsia="zh-CN"/>
          </w:rPr>
          <w:t xml:space="preserve"> </w:t>
        </w:r>
      </w:ins>
      <w:ins w:id="66" w:author="lv-xyr" w:date="2019-02-14T19:37:56Z">
        <w:r>
          <w:rPr>
            <w:rFonts w:hint="eastAsia" w:ascii="Times New Roman" w:hAnsi="Times New Roman" w:eastAsia="楷体" w:cs="Times New Roman"/>
            <w:lang w:val="en-US" w:eastAsia="zh-CN"/>
          </w:rPr>
          <w:t>ba</w:t>
        </w:r>
      </w:ins>
      <w:ins w:id="67" w:author="lv-xyr" w:date="2019-02-14T19:37:57Z">
        <w:r>
          <w:rPr>
            <w:rFonts w:hint="eastAsia" w:ascii="Times New Roman" w:hAnsi="Times New Roman" w:eastAsia="楷体" w:cs="Times New Roman"/>
            <w:lang w:val="en-US" w:eastAsia="zh-CN"/>
          </w:rPr>
          <w:t xml:space="preserve">sed </w:t>
        </w:r>
      </w:ins>
      <w:ins w:id="68" w:author="lv-xyr" w:date="2019-02-14T19:37:58Z">
        <w:r>
          <w:rPr>
            <w:rFonts w:hint="eastAsia" w:ascii="Times New Roman" w:hAnsi="Times New Roman" w:eastAsia="楷体" w:cs="Times New Roman"/>
            <w:lang w:val="en-US" w:eastAsia="zh-CN"/>
          </w:rPr>
          <w:t>on</w:t>
        </w:r>
      </w:ins>
      <w:ins w:id="69" w:author="lv-xyr" w:date="2019-02-14T19:23:16Z">
        <w:r>
          <w:rPr>
            <w:rFonts w:hint="eastAsia" w:ascii="Times New Roman" w:hAnsi="Times New Roman" w:eastAsia="楷体" w:cs="Times New Roman"/>
            <w:lang w:val="en-US" w:eastAsia="zh-CN"/>
          </w:rPr>
          <w:t xml:space="preserve"> </w:t>
        </w:r>
      </w:ins>
      <w:ins w:id="70" w:author="lv-xyr" w:date="2019-02-14T19:20:30Z">
        <w:r>
          <w:rPr>
            <w:rFonts w:hint="eastAsia" w:ascii="Times New Roman" w:hAnsi="Times New Roman" w:eastAsia="楷体" w:cs="Times New Roman"/>
            <w:lang w:val="en-US" w:eastAsia="zh-CN"/>
          </w:rPr>
          <w:t xml:space="preserve">experimental </w:t>
        </w:r>
      </w:ins>
      <w:ins w:id="71" w:author="lv-xyr" w:date="2019-02-14T19:20:30Z">
        <w:r>
          <w:rPr>
            <w:rFonts w:ascii="Times New Roman" w:hAnsi="Times New Roman" w:eastAsia="楷体" w:cs="Times New Roman"/>
          </w:rPr>
          <w:t xml:space="preserve">data </w:t>
        </w:r>
      </w:ins>
      <w:r>
        <w:rPr>
          <w:rFonts w:ascii="Times New Roman" w:hAnsi="Times New Roman" w:eastAsia="楷体" w:cs="Times New Roman"/>
          <w:vertAlign w:val="superscript"/>
        </w:rPr>
        <w:t>13</w:t>
      </w:r>
      <w:r>
        <w:rPr>
          <w:rFonts w:ascii="Times New Roman" w:hAnsi="Times New Roman" w:eastAsia="楷体" w:cs="Times New Roman"/>
        </w:rPr>
        <w:t>C-NMR</w:t>
      </w:r>
      <w:del w:id="72" w:author="lv-xyr" w:date="2019-02-14T19:38:02Z">
        <w:r>
          <w:rPr>
            <w:rFonts w:ascii="Times New Roman" w:hAnsi="Times New Roman" w:eastAsia="楷体" w:cs="Times New Roman"/>
          </w:rPr>
          <w:delText xml:space="preserve"> data were used to</w:delText>
        </w:r>
      </w:del>
      <w:del w:id="73" w:author="lv-xyr" w:date="2019-02-14T19:37:45Z">
        <w:r>
          <w:rPr>
            <w:rFonts w:ascii="Times New Roman" w:hAnsi="Times New Roman" w:eastAsia="楷体" w:cs="Times New Roman"/>
          </w:rPr>
          <w:delText xml:space="preserve"> extract the skeleton information of coal macromolecules</w:delText>
        </w:r>
      </w:del>
      <w:r>
        <w:rPr>
          <w:rFonts w:ascii="Times New Roman" w:hAnsi="Times New Roman" w:eastAsia="楷体" w:cs="Times New Roman"/>
        </w:rPr>
        <w:t xml:space="preserve">, </w:t>
      </w:r>
      <w:del w:id="74" w:author="lv-xyr" w:date="2019-02-14T19:24:21Z">
        <w:r>
          <w:rPr>
            <w:rFonts w:ascii="Times New Roman" w:hAnsi="Times New Roman" w:eastAsia="楷体" w:cs="Times New Roman"/>
            <w:lang w:val="en-US"/>
          </w:rPr>
          <w:delText>and the macromolecular structure model of Dongqu No. 2 was constructed. The</w:delText>
        </w:r>
      </w:del>
      <w:ins w:id="75" w:author="lv-xyr" w:date="2019-02-14T19:24:21Z">
        <w:r>
          <w:rPr>
            <w:rFonts w:hint="eastAsia" w:ascii="Times New Roman" w:hAnsi="Times New Roman" w:eastAsia="楷体" w:cs="Times New Roman"/>
            <w:lang w:val="en-US" w:eastAsia="zh-CN"/>
          </w:rPr>
          <w:t>th</w:t>
        </w:r>
      </w:ins>
      <w:ins w:id="76" w:author="lv-xyr" w:date="2019-02-14T19:24:22Z">
        <w:r>
          <w:rPr>
            <w:rFonts w:hint="eastAsia" w:ascii="Times New Roman" w:hAnsi="Times New Roman" w:eastAsia="楷体" w:cs="Times New Roman"/>
            <w:lang w:val="en-US" w:eastAsia="zh-CN"/>
          </w:rPr>
          <w:t>en</w:t>
        </w:r>
      </w:ins>
      <w:ins w:id="77" w:author="lv-xyr" w:date="2019-02-14T19:24:58Z">
        <w:r>
          <w:rPr>
            <w:rFonts w:hint="eastAsia" w:ascii="Times New Roman" w:hAnsi="Times New Roman" w:eastAsia="楷体" w:cs="Times New Roman"/>
            <w:lang w:val="en-US" w:eastAsia="zh-CN"/>
          </w:rPr>
          <w:t xml:space="preserve"> </w:t>
        </w:r>
      </w:ins>
      <w:ins w:id="78" w:author="lv-xyr" w:date="2019-02-14T19:25:01Z">
        <w:r>
          <w:rPr>
            <w:rFonts w:hint="eastAsia" w:ascii="Times New Roman" w:hAnsi="Times New Roman" w:eastAsia="楷体" w:cs="Times New Roman"/>
            <w:lang w:val="en-US" w:eastAsia="zh-CN"/>
          </w:rPr>
          <w:t>con</w:t>
        </w:r>
      </w:ins>
      <w:ins w:id="79" w:author="lv-xyr" w:date="2019-02-14T19:25:04Z">
        <w:r>
          <w:rPr>
            <w:rFonts w:hint="eastAsia" w:ascii="Times New Roman" w:hAnsi="Times New Roman" w:eastAsia="楷体" w:cs="Times New Roman"/>
            <w:lang w:val="en-US" w:eastAsia="zh-CN"/>
          </w:rPr>
          <w:t>ducte</w:t>
        </w:r>
      </w:ins>
      <w:ins w:id="80" w:author="lv-xyr" w:date="2019-02-14T19:25:05Z">
        <w:r>
          <w:rPr>
            <w:rFonts w:hint="eastAsia" w:ascii="Times New Roman" w:hAnsi="Times New Roman" w:eastAsia="楷体" w:cs="Times New Roman"/>
            <w:lang w:val="en-US" w:eastAsia="zh-CN"/>
          </w:rPr>
          <w:t>d</w:t>
        </w:r>
      </w:ins>
      <w:ins w:id="81" w:author="lv-xyr" w:date="2019-02-17T17:42:45Z">
        <w:r>
          <w:rPr>
            <w:rFonts w:ascii="Times New Roman" w:hAnsi="Times New Roman" w:eastAsia="楷体" w:cs="Times New Roman"/>
          </w:rPr>
          <w:t xml:space="preserve"> single </w:t>
        </w:r>
      </w:ins>
      <w:ins w:id="82" w:author="lv-xyr" w:date="2019-02-17T17:42:45Z">
        <w:r>
          <w:rPr>
            <w:rFonts w:hint="eastAsia" w:ascii="Times New Roman" w:hAnsi="Times New Roman" w:eastAsia="楷体" w:cs="Times New Roman"/>
            <w:lang w:val="en-US" w:eastAsia="zh-CN"/>
          </w:rPr>
          <w:t>macromolecule</w:t>
        </w:r>
      </w:ins>
      <w:ins w:id="83" w:author="lv-xyr" w:date="2019-02-14T19:25:05Z">
        <w:bookmarkStart w:id="1" w:name="OLE_LINK3"/>
        <w:r>
          <w:rPr>
            <w:rFonts w:hint="eastAsia" w:ascii="Times New Roman" w:hAnsi="Times New Roman" w:eastAsia="楷体" w:cs="Times New Roman"/>
            <w:lang w:val="en-US" w:eastAsia="zh-CN"/>
          </w:rPr>
          <w:t xml:space="preserve"> </w:t>
        </w:r>
      </w:ins>
      <w:ins w:id="84" w:author="lv-xyr" w:date="2019-02-14T19:26:06Z">
        <w:r>
          <w:rPr>
            <w:rFonts w:hint="eastAsia" w:ascii="Times New Roman" w:hAnsi="Times New Roman" w:eastAsia="楷体" w:cs="Times New Roman"/>
            <w:lang w:val="en-US" w:eastAsia="zh-CN"/>
          </w:rPr>
          <w:t>p</w:t>
        </w:r>
      </w:ins>
      <w:ins w:id="85" w:author="lv-xyr" w:date="2019-02-14T19:26:04Z">
        <w:r>
          <w:rPr>
            <w:rFonts w:hint="eastAsia" w:ascii="Times New Roman" w:hAnsi="Times New Roman" w:eastAsia="楷体" w:cs="Times New Roman"/>
            <w:lang w:val="en-US" w:eastAsia="zh-CN"/>
          </w:rPr>
          <w:t xml:space="preserve">yrolysis </w:t>
        </w:r>
      </w:ins>
      <w:ins w:id="86" w:author="lv-xyr" w:date="2019-02-14T19:26:09Z">
        <w:r>
          <w:rPr>
            <w:rFonts w:hint="eastAsia" w:ascii="Times New Roman" w:hAnsi="Times New Roman" w:eastAsia="楷体" w:cs="Times New Roman"/>
            <w:lang w:val="en-US" w:eastAsia="zh-CN"/>
          </w:rPr>
          <w:t>s</w:t>
        </w:r>
      </w:ins>
      <w:ins w:id="87" w:author="lv-xyr" w:date="2019-02-14T19:26:04Z">
        <w:r>
          <w:rPr>
            <w:rFonts w:hint="eastAsia" w:ascii="Times New Roman" w:hAnsi="Times New Roman" w:eastAsia="楷体" w:cs="Times New Roman"/>
            <w:lang w:val="en-US" w:eastAsia="zh-CN"/>
          </w:rPr>
          <w:t>imulation</w:t>
        </w:r>
        <w:bookmarkEnd w:id="1"/>
      </w:ins>
      <w:r>
        <w:rPr>
          <w:rFonts w:ascii="Times New Roman" w:hAnsi="Times New Roman" w:eastAsia="楷体" w:cs="Times New Roman"/>
        </w:rPr>
        <w:t xml:space="preserve"> </w:t>
      </w:r>
      <w:ins w:id="88" w:author="lv-xyr" w:date="2019-02-17T17:43:25Z">
        <w:r>
          <w:rPr>
            <w:rFonts w:ascii="Times New Roman" w:hAnsi="Times New Roman" w:eastAsia="楷体" w:cs="Times New Roman"/>
          </w:rPr>
          <w:t>and five</w:t>
        </w:r>
      </w:ins>
      <w:ins w:id="89" w:author="lv-xyr" w:date="2019-02-17T17:48:15Z">
        <w:r>
          <w:rPr>
            <w:rFonts w:hint="eastAsia" w:ascii="Times New Roman" w:hAnsi="Times New Roman" w:eastAsia="楷体" w:cs="Times New Roman"/>
            <w:lang w:val="en-US" w:eastAsia="zh-CN"/>
          </w:rPr>
          <w:t>-</w:t>
        </w:r>
      </w:ins>
      <w:ins w:id="90" w:author="lv-xyr" w:date="2019-02-17T17:43:25Z">
        <w:r>
          <w:rPr>
            <w:rFonts w:ascii="Times New Roman" w:hAnsi="Times New Roman" w:eastAsia="楷体" w:cs="Times New Roman"/>
          </w:rPr>
          <w:t xml:space="preserve"> macromolecule</w:t>
        </w:r>
      </w:ins>
      <w:ins w:id="91" w:author="lv-xyr" w:date="2019-02-17T17:48:29Z">
        <w:r>
          <w:rPr>
            <w:rFonts w:hint="eastAsia" w:ascii="Times New Roman" w:hAnsi="Times New Roman" w:eastAsia="楷体" w:cs="Times New Roman"/>
            <w:lang w:val="en-US" w:eastAsia="zh-CN"/>
          </w:rPr>
          <w:t xml:space="preserve"> </w:t>
        </w:r>
        <w:bookmarkStart w:id="2" w:name="OLE_LINK4"/>
        <w:r>
          <w:rPr>
            <w:rFonts w:hint="eastAsia" w:ascii="Times New Roman" w:hAnsi="Times New Roman" w:eastAsia="楷体" w:cs="Times New Roman"/>
            <w:lang w:val="en-US" w:eastAsia="zh-CN"/>
          </w:rPr>
          <w:t xml:space="preserve">pyrolysis </w:t>
        </w:r>
        <w:bookmarkEnd w:id="2"/>
        <w:r>
          <w:rPr>
            <w:rFonts w:hint="eastAsia" w:ascii="Times New Roman" w:hAnsi="Times New Roman" w:eastAsia="楷体" w:cs="Times New Roman"/>
            <w:lang w:val="en-US" w:eastAsia="zh-CN"/>
          </w:rPr>
          <w:t>simulation</w:t>
        </w:r>
      </w:ins>
      <w:ins w:id="92" w:author="lv-xyr" w:date="2019-02-17T17:47:58Z">
        <w:r>
          <w:rPr>
            <w:rFonts w:ascii="Times New Roman" w:hAnsi="Times New Roman" w:eastAsia="楷体" w:cs="Times New Roman"/>
          </w:rPr>
          <w:t xml:space="preserve"> respectively</w:t>
        </w:r>
      </w:ins>
      <w:ins w:id="93" w:author="lv-xyr" w:date="2019-02-17T17:43:25Z">
        <w:r>
          <w:rPr>
            <w:rFonts w:ascii="Times New Roman" w:hAnsi="Times New Roman" w:eastAsia="楷体" w:cs="Times New Roman"/>
          </w:rPr>
          <w:t xml:space="preserve"> </w:t>
        </w:r>
      </w:ins>
      <w:ins w:id="94" w:author="lv-xyr" w:date="2019-02-17T17:48:01Z">
        <w:r>
          <w:rPr>
            <w:rFonts w:hint="eastAsia" w:ascii="Times New Roman" w:hAnsi="Times New Roman" w:eastAsia="楷体" w:cs="Times New Roman"/>
            <w:lang w:val="en-US" w:eastAsia="zh-CN"/>
          </w:rPr>
          <w:t>for</w:t>
        </w:r>
      </w:ins>
      <w:ins w:id="95" w:author="lv-xyr" w:date="2019-02-14T19:27:30Z">
        <w:r>
          <w:rPr>
            <w:rFonts w:hint="eastAsia" w:ascii="Times New Roman" w:hAnsi="Times New Roman" w:eastAsia="楷体" w:cs="Times New Roman"/>
            <w:lang w:val="en-US" w:eastAsia="zh-CN"/>
          </w:rPr>
          <w:t xml:space="preserve"> </w:t>
        </w:r>
      </w:ins>
      <w:ins w:id="96" w:author="lv-xyr" w:date="2019-02-14T19:27:39Z">
        <w:r>
          <w:rPr>
            <w:rFonts w:hint="eastAsia" w:ascii="Times New Roman" w:hAnsi="Times New Roman" w:eastAsia="楷体" w:cs="Times New Roman"/>
            <w:lang w:val="en-US" w:eastAsia="zh-CN"/>
          </w:rPr>
          <w:t xml:space="preserve">the </w:t>
        </w:r>
      </w:ins>
      <w:r>
        <w:rPr>
          <w:rFonts w:ascii="Times New Roman" w:hAnsi="Times New Roman" w:eastAsia="楷体" w:cs="Times New Roman"/>
        </w:rPr>
        <w:t>macromolecular structure model</w:t>
      </w:r>
      <w:del w:id="97" w:author="lv-xyr" w:date="2019-02-17T17:47:58Z">
        <w:r>
          <w:rPr>
            <w:rFonts w:ascii="Times New Roman" w:hAnsi="Times New Roman" w:eastAsia="楷体" w:cs="Times New Roman"/>
          </w:rPr>
          <w:delText xml:space="preserve"> was simulated by single and five macromolecules respectively</w:delText>
        </w:r>
      </w:del>
      <w:del w:id="98" w:author="lv-xyr" w:date="2019-02-14T19:35:28Z">
        <w:r>
          <w:rPr>
            <w:rFonts w:ascii="Times New Roman" w:hAnsi="Times New Roman" w:eastAsia="楷体" w:cs="Times New Roman"/>
            <w:lang w:val="en-US"/>
          </w:rPr>
          <w:delText>.</w:delText>
        </w:r>
      </w:del>
      <w:ins w:id="99" w:author="lv-xyr" w:date="2019-02-14T19:35:28Z">
        <w:r>
          <w:rPr>
            <w:rFonts w:hint="eastAsia" w:ascii="Times New Roman" w:hAnsi="Times New Roman" w:eastAsia="楷体" w:cs="Times New Roman"/>
            <w:lang w:val="en-US" w:eastAsia="zh-CN"/>
          </w:rPr>
          <w:t>,</w:t>
        </w:r>
      </w:ins>
      <w:ins w:id="100" w:author="lv-xyr" w:date="2019-02-14T19:35:29Z">
        <w:r>
          <w:rPr>
            <w:rFonts w:hint="eastAsia" w:ascii="Times New Roman" w:hAnsi="Times New Roman" w:eastAsia="楷体" w:cs="Times New Roman"/>
            <w:lang w:val="en-US" w:eastAsia="zh-CN"/>
          </w:rPr>
          <w:t xml:space="preserve"> a</w:t>
        </w:r>
      </w:ins>
      <w:ins w:id="101" w:author="lv-xyr" w:date="2019-02-14T19:35:30Z">
        <w:r>
          <w:rPr>
            <w:rFonts w:hint="eastAsia" w:ascii="Times New Roman" w:hAnsi="Times New Roman" w:eastAsia="楷体" w:cs="Times New Roman"/>
            <w:lang w:val="en-US" w:eastAsia="zh-CN"/>
          </w:rPr>
          <w:t>nd</w:t>
        </w:r>
      </w:ins>
      <w:r>
        <w:rPr>
          <w:rFonts w:ascii="Times New Roman" w:hAnsi="Times New Roman" w:eastAsia="楷体" w:cs="Times New Roman"/>
        </w:rPr>
        <w:t xml:space="preserve"> </w:t>
      </w:r>
      <w:bookmarkEnd w:id="0"/>
      <w:ins w:id="102" w:author="lv-xyr" w:date="2019-02-14T19:35:53Z">
        <w:r>
          <w:rPr>
            <w:rFonts w:hint="eastAsia" w:ascii="Times New Roman" w:hAnsi="Times New Roman" w:eastAsia="楷体" w:cs="Times New Roman"/>
            <w:lang w:val="en-US" w:eastAsia="zh-CN"/>
          </w:rPr>
          <w:t>fin</w:t>
        </w:r>
      </w:ins>
      <w:ins w:id="103" w:author="lv-xyr" w:date="2019-02-14T19:35:54Z">
        <w:r>
          <w:rPr>
            <w:rFonts w:hint="eastAsia" w:ascii="Times New Roman" w:hAnsi="Times New Roman" w:eastAsia="楷体" w:cs="Times New Roman"/>
            <w:lang w:val="en-US" w:eastAsia="zh-CN"/>
          </w:rPr>
          <w:t>ally</w:t>
        </w:r>
      </w:ins>
      <w:ins w:id="104" w:author="lv-xyr" w:date="2019-02-14T19:35:51Z">
        <w:r>
          <w:rPr>
            <w:rFonts w:ascii="Times New Roman" w:hAnsi="Times New Roman" w:eastAsia="楷体" w:cs="Times New Roman"/>
          </w:rPr>
          <w:t xml:space="preserve"> analy</w:t>
        </w:r>
      </w:ins>
      <w:ins w:id="105" w:author="lv-xyr" w:date="2019-02-14T19:35:51Z">
        <w:r>
          <w:rPr>
            <w:rFonts w:hint="eastAsia" w:ascii="Times New Roman" w:hAnsi="Times New Roman" w:eastAsia="楷体" w:cs="Times New Roman"/>
            <w:lang w:val="en-US" w:eastAsia="zh-CN"/>
          </w:rPr>
          <w:t>zed</w:t>
        </w:r>
      </w:ins>
      <w:ins w:id="106" w:author="lv-xyr" w:date="2019-02-14T19:36:08Z">
        <w:r>
          <w:rPr>
            <w:rFonts w:ascii="Times New Roman" w:hAnsi="Times New Roman" w:eastAsia="楷体" w:cs="Times New Roman"/>
          </w:rPr>
          <w:t xml:space="preserve"> </w:t>
        </w:r>
      </w:ins>
      <w:ins w:id="107" w:author="lv-xyr" w:date="2019-02-14T19:36:10Z">
        <w:r>
          <w:rPr>
            <w:rFonts w:hint="eastAsia" w:ascii="Times New Roman" w:hAnsi="Times New Roman" w:eastAsia="楷体" w:cs="Times New Roman"/>
            <w:lang w:val="en-US" w:eastAsia="zh-CN"/>
          </w:rPr>
          <w:t xml:space="preserve">the </w:t>
        </w:r>
      </w:ins>
      <w:ins w:id="108" w:author="lv-xyr" w:date="2019-02-14T19:36:08Z">
        <w:r>
          <w:rPr>
            <w:rFonts w:hint="eastAsia" w:ascii="Times New Roman" w:hAnsi="Times New Roman" w:eastAsia="楷体" w:cs="Times New Roman"/>
            <w:lang w:val="en-US" w:eastAsia="zh-CN"/>
          </w:rPr>
          <w:t>p</w:t>
        </w:r>
      </w:ins>
      <w:ins w:id="109" w:author="lv-xyr" w:date="2019-02-14T19:36:08Z">
        <w:r>
          <w:rPr>
            <w:rFonts w:ascii="Times New Roman" w:hAnsi="Times New Roman" w:eastAsia="楷体" w:cs="Times New Roman"/>
          </w:rPr>
          <w:t>yrolysis simulation</w:t>
        </w:r>
      </w:ins>
      <w:ins w:id="110" w:author="lv-xyr" w:date="2019-02-14T19:35:57Z">
        <w:r>
          <w:rPr>
            <w:rFonts w:hint="eastAsia" w:ascii="Times New Roman" w:hAnsi="Times New Roman" w:eastAsia="楷体" w:cs="Times New Roman"/>
            <w:lang w:val="en-US" w:eastAsia="zh-CN"/>
          </w:rPr>
          <w:t xml:space="preserve"> </w:t>
        </w:r>
      </w:ins>
      <w:ins w:id="111" w:author="lv-xyr" w:date="2019-02-14T19:36:22Z">
        <w:r>
          <w:rPr>
            <w:rFonts w:hint="eastAsia" w:ascii="Times New Roman" w:hAnsi="Times New Roman" w:eastAsia="楷体" w:cs="Times New Roman"/>
            <w:lang w:val="en-US" w:eastAsia="zh-CN"/>
          </w:rPr>
          <w:t>by</w:t>
        </w:r>
      </w:ins>
      <w:ins w:id="112" w:author="lv-xyr" w:date="2019-02-14T19:36:31Z">
        <w:r>
          <w:rPr>
            <w:rFonts w:ascii="Times New Roman" w:hAnsi="Times New Roman" w:eastAsia="楷体" w:cs="Times New Roman"/>
          </w:rPr>
          <w:t xml:space="preserve"> combin</w:t>
        </w:r>
      </w:ins>
      <w:ins w:id="113" w:author="lv-xyr" w:date="2019-02-14T19:36:31Z">
        <w:r>
          <w:rPr>
            <w:rFonts w:hint="eastAsia" w:ascii="Times New Roman" w:hAnsi="Times New Roman" w:eastAsia="楷体" w:cs="Times New Roman"/>
            <w:lang w:val="en-US" w:eastAsia="zh-CN"/>
          </w:rPr>
          <w:t>ing</w:t>
        </w:r>
      </w:ins>
      <w:ins w:id="114" w:author="lv-xyr" w:date="2019-02-14T19:36:37Z">
        <w:r>
          <w:rPr>
            <w:rFonts w:ascii="Times New Roman" w:hAnsi="Times New Roman" w:eastAsia="楷体" w:cs="Times New Roman"/>
          </w:rPr>
          <w:t xml:space="preserve"> kinetic parameters</w:t>
        </w:r>
      </w:ins>
      <w:ins w:id="115" w:author="lv-xyr" w:date="2019-02-14T19:36:22Z">
        <w:r>
          <w:rPr>
            <w:rFonts w:hint="eastAsia" w:ascii="Times New Roman" w:hAnsi="Times New Roman" w:eastAsia="楷体" w:cs="Times New Roman"/>
            <w:lang w:val="en-US" w:eastAsia="zh-CN"/>
          </w:rPr>
          <w:t xml:space="preserve"> </w:t>
        </w:r>
      </w:ins>
      <w:del w:id="116" w:author="lv-xyr" w:date="2019-02-14T19:36:40Z">
        <w:r>
          <w:rPr>
            <w:rFonts w:ascii="Times New Roman" w:hAnsi="Times New Roman" w:eastAsia="楷体" w:cs="Times New Roman"/>
            <w:lang w:val="en-US"/>
          </w:rPr>
          <w:delText>A</w:delText>
        </w:r>
      </w:del>
      <w:ins w:id="117" w:author="lv-xyr" w:date="2019-02-14T19:36:40Z">
        <w:r>
          <w:rPr>
            <w:rFonts w:hint="eastAsia" w:ascii="Times New Roman" w:hAnsi="Times New Roman" w:eastAsia="楷体" w:cs="Times New Roman"/>
            <w:lang w:val="en-US" w:eastAsia="zh-CN"/>
          </w:rPr>
          <w:t>a</w:t>
        </w:r>
      </w:ins>
      <w:r>
        <w:rPr>
          <w:rFonts w:ascii="Times New Roman" w:hAnsi="Times New Roman" w:eastAsia="楷体" w:cs="Times New Roman"/>
        </w:rPr>
        <w:t>fter the simulation</w:t>
      </w:r>
      <w:del w:id="118" w:author="lv-xyr" w:date="2019-02-14T19:36:45Z">
        <w:r>
          <w:rPr>
            <w:rFonts w:ascii="Times New Roman" w:hAnsi="Times New Roman" w:eastAsia="楷体" w:cs="Times New Roman"/>
          </w:rPr>
          <w:delText>, the kinetic parameters were combin</w:delText>
        </w:r>
      </w:del>
      <w:del w:id="119" w:author="lv-xyr" w:date="2019-02-14T19:36:45Z">
        <w:r>
          <w:rPr>
            <w:rFonts w:ascii="Times New Roman" w:hAnsi="Times New Roman" w:eastAsia="楷体" w:cs="Times New Roman"/>
            <w:lang w:val="en-US"/>
          </w:rPr>
          <w:delText>ed</w:delText>
        </w:r>
      </w:del>
      <w:del w:id="120" w:author="lv-xyr" w:date="2019-02-14T19:36:45Z">
        <w:r>
          <w:rPr>
            <w:rFonts w:ascii="Times New Roman" w:hAnsi="Times New Roman" w:eastAsia="楷体" w:cs="Times New Roman"/>
          </w:rPr>
          <w:delText xml:space="preserve">. </w:delText>
        </w:r>
      </w:del>
      <w:del w:id="121" w:author="lv-xyr" w:date="2019-02-14T19:36:45Z">
        <w:r>
          <w:rPr>
            <w:rFonts w:ascii="Times New Roman" w:hAnsi="Times New Roman" w:eastAsia="楷体" w:cs="Times New Roman"/>
            <w:lang w:val="en-US"/>
          </w:rPr>
          <w:delText>P</w:delText>
        </w:r>
      </w:del>
      <w:del w:id="122" w:author="lv-xyr" w:date="2019-02-14T19:36:45Z">
        <w:r>
          <w:rPr>
            <w:rFonts w:ascii="Times New Roman" w:hAnsi="Times New Roman" w:eastAsia="楷体" w:cs="Times New Roman"/>
          </w:rPr>
          <w:delText>yrolysis simulation was performed for</w:delText>
        </w:r>
      </w:del>
      <w:del w:id="123" w:author="lv-xyr" w:date="2019-02-14T19:35:51Z">
        <w:r>
          <w:rPr>
            <w:rFonts w:ascii="Times New Roman" w:hAnsi="Times New Roman" w:eastAsia="楷体" w:cs="Times New Roman"/>
          </w:rPr>
          <w:delText xml:space="preserve"> analy</w:delText>
        </w:r>
      </w:del>
      <w:del w:id="124" w:author="lv-xyr" w:date="2019-02-14T19:35:51Z">
        <w:r>
          <w:rPr>
            <w:rFonts w:ascii="Times New Roman" w:hAnsi="Times New Roman" w:eastAsia="楷体" w:cs="Times New Roman"/>
            <w:lang w:val="en-US"/>
          </w:rPr>
          <w:delText>sis</w:delText>
        </w:r>
      </w:del>
      <w:r>
        <w:rPr>
          <w:rFonts w:ascii="Times New Roman" w:hAnsi="Times New Roman" w:eastAsia="楷体" w:cs="Times New Roman"/>
        </w:rPr>
        <w:t xml:space="preserve">. </w:t>
      </w:r>
      <w:del w:id="125" w:author="lv-xyr" w:date="2019-02-14T19:41:12Z">
        <w:r>
          <w:rPr>
            <w:rFonts w:ascii="Times New Roman" w:hAnsi="Times New Roman" w:eastAsia="楷体" w:cs="Times New Roman"/>
            <w:lang w:val="en-US"/>
          </w:rPr>
          <w:delText>The results show</w:delText>
        </w:r>
      </w:del>
      <w:ins w:id="126" w:author="lv-xyr" w:date="2019-02-14T19:41:12Z">
        <w:r>
          <w:rPr>
            <w:rFonts w:hint="eastAsia" w:ascii="Times New Roman" w:hAnsi="Times New Roman" w:eastAsia="楷体" w:cs="Times New Roman"/>
            <w:lang w:val="en-US" w:eastAsia="zh-CN"/>
          </w:rPr>
          <w:t>It t</w:t>
        </w:r>
      </w:ins>
      <w:ins w:id="127" w:author="lv-xyr" w:date="2019-02-14T19:41:13Z">
        <w:r>
          <w:rPr>
            <w:rFonts w:hint="eastAsia" w:ascii="Times New Roman" w:hAnsi="Times New Roman" w:eastAsia="楷体" w:cs="Times New Roman"/>
            <w:lang w:val="en-US" w:eastAsia="zh-CN"/>
          </w:rPr>
          <w:t>urned</w:t>
        </w:r>
      </w:ins>
      <w:ins w:id="128" w:author="lv-xyr" w:date="2019-02-14T19:41:14Z">
        <w:r>
          <w:rPr>
            <w:rFonts w:hint="eastAsia" w:ascii="Times New Roman" w:hAnsi="Times New Roman" w:eastAsia="楷体" w:cs="Times New Roman"/>
            <w:lang w:val="en-US" w:eastAsia="zh-CN"/>
          </w:rPr>
          <w:t xml:space="preserve"> ou</w:t>
        </w:r>
      </w:ins>
      <w:ins w:id="129" w:author="lv-xyr" w:date="2019-02-14T19:41:15Z">
        <w:r>
          <w:rPr>
            <w:rFonts w:hint="eastAsia" w:ascii="Times New Roman" w:hAnsi="Times New Roman" w:eastAsia="楷体" w:cs="Times New Roman"/>
            <w:lang w:val="en-US" w:eastAsia="zh-CN"/>
          </w:rPr>
          <w:t>t</w:t>
        </w:r>
      </w:ins>
      <w:r>
        <w:rPr>
          <w:rFonts w:ascii="Times New Roman" w:hAnsi="Times New Roman" w:eastAsia="楷体" w:cs="Times New Roman"/>
        </w:rPr>
        <w:t xml:space="preserve"> that in </w:t>
      </w:r>
      <w:ins w:id="130" w:author="lv-xyr" w:date="2019-02-17T17:16:58Z">
        <w:r>
          <w:rPr>
            <w:rFonts w:hint="eastAsia" w:ascii="Times New Roman" w:hAnsi="Times New Roman" w:eastAsia="楷体" w:cs="Times New Roman"/>
            <w:lang w:val="en-US" w:eastAsia="zh-CN"/>
          </w:rPr>
          <w:t>the</w:t>
        </w:r>
      </w:ins>
      <w:ins w:id="131" w:author="lv-xyr" w:date="2019-02-17T17:48:51Z">
        <w:bookmarkStart w:id="3" w:name="OLE_LINK8"/>
        <w:r>
          <w:rPr>
            <w:rFonts w:hint="eastAsia" w:ascii="Times New Roman" w:hAnsi="Times New Roman" w:eastAsia="楷体" w:cs="Times New Roman"/>
            <w:lang w:val="en-US" w:eastAsia="zh-CN"/>
          </w:rPr>
          <w:t xml:space="preserve"> </w:t>
        </w:r>
      </w:ins>
      <w:ins w:id="132" w:author="lv-xyr" w:date="2019-02-17T17:48:51Z">
        <w:r>
          <w:rPr>
            <w:rFonts w:ascii="Times New Roman" w:hAnsi="Times New Roman" w:eastAsia="楷体" w:cs="Times New Roman"/>
          </w:rPr>
          <w:t>single macromolecular</w:t>
        </w:r>
      </w:ins>
      <w:ins w:id="133" w:author="lv-xyr" w:date="2019-02-17T17:17:08Z">
        <w:r>
          <w:rPr>
            <w:rFonts w:ascii="Times New Roman" w:hAnsi="Times New Roman" w:eastAsia="楷体" w:cs="Times New Roman"/>
          </w:rPr>
          <w:t xml:space="preserve"> simulation</w:t>
        </w:r>
        <w:bookmarkEnd w:id="3"/>
      </w:ins>
      <w:del w:id="134" w:author="lv-xyr" w:date="2019-02-17T17:48:51Z">
        <w:r>
          <w:rPr>
            <w:rFonts w:ascii="Times New Roman" w:hAnsi="Times New Roman" w:eastAsia="楷体" w:cs="Times New Roman"/>
          </w:rPr>
          <w:delText>a single macromolecular</w:delText>
        </w:r>
      </w:del>
      <w:del w:id="135" w:author="lv-xyr" w:date="2019-02-17T17:17:08Z">
        <w:r>
          <w:rPr>
            <w:rFonts w:ascii="Times New Roman" w:hAnsi="Times New Roman" w:eastAsia="楷体" w:cs="Times New Roman"/>
          </w:rPr>
          <w:delText xml:space="preserve"> simulation</w:delText>
        </w:r>
      </w:del>
      <w:r>
        <w:rPr>
          <w:rFonts w:ascii="Times New Roman" w:hAnsi="Times New Roman" w:eastAsia="楷体" w:cs="Times New Roman"/>
        </w:rPr>
        <w:t xml:space="preserve">, </w:t>
      </w:r>
      <w:del w:id="136" w:author="lv-xyr" w:date="2019-02-17T17:55:24Z">
        <w:r>
          <w:rPr>
            <w:rFonts w:ascii="Times New Roman" w:hAnsi="Times New Roman" w:eastAsia="楷体" w:cs="Times New Roman"/>
          </w:rPr>
          <w:delText xml:space="preserve">the </w:delText>
        </w:r>
      </w:del>
      <w:r>
        <w:rPr>
          <w:rFonts w:ascii="Times New Roman" w:hAnsi="Times New Roman" w:eastAsia="楷体" w:cs="Times New Roman"/>
        </w:rPr>
        <w:t xml:space="preserve">bond length and bond </w:t>
      </w:r>
      <w:del w:id="137" w:author="lv-xyr" w:date="2019-02-17T17:52:12Z">
        <w:r>
          <w:rPr>
            <w:rFonts w:ascii="Times New Roman" w:hAnsi="Times New Roman" w:eastAsia="楷体" w:cs="Times New Roman"/>
            <w:lang w:val="en-US"/>
          </w:rPr>
          <w:delText>level</w:delText>
        </w:r>
      </w:del>
      <w:ins w:id="138" w:author="lv-xyr" w:date="2019-02-17T17:52:12Z">
        <w:r>
          <w:rPr>
            <w:rFonts w:hint="eastAsia" w:ascii="Times New Roman" w:hAnsi="Times New Roman" w:eastAsia="楷体" w:cs="Times New Roman"/>
            <w:lang w:val="en-US" w:eastAsia="zh-CN"/>
          </w:rPr>
          <w:t>order</w:t>
        </w:r>
      </w:ins>
      <w:r>
        <w:rPr>
          <w:rFonts w:ascii="Times New Roman" w:hAnsi="Times New Roman" w:eastAsia="楷体" w:cs="Times New Roman"/>
        </w:rPr>
        <w:t xml:space="preserve"> affect the chemical reaction environment, </w:t>
      </w:r>
      <w:del w:id="139" w:author="lv-xyr" w:date="2019-02-17T17:57:57Z">
        <w:r>
          <w:rPr>
            <w:rFonts w:ascii="Times New Roman" w:hAnsi="Times New Roman" w:eastAsia="楷体" w:cs="Times New Roman"/>
          </w:rPr>
          <w:delText xml:space="preserve">which is the </w:delText>
        </w:r>
      </w:del>
      <w:r>
        <w:rPr>
          <w:rFonts w:ascii="Times New Roman" w:hAnsi="Times New Roman" w:eastAsia="楷体" w:cs="Times New Roman"/>
        </w:rPr>
        <w:t>main</w:t>
      </w:r>
      <w:del w:id="140" w:author="lv-xyr" w:date="2019-02-17T17:58:03Z">
        <w:r>
          <w:rPr>
            <w:rFonts w:ascii="Times New Roman" w:hAnsi="Times New Roman" w:eastAsia="楷体" w:cs="Times New Roman"/>
            <w:lang w:val="en-US"/>
          </w:rPr>
          <w:delText xml:space="preserve"> factor of</w:delText>
        </w:r>
      </w:del>
      <w:ins w:id="141" w:author="lv-xyr" w:date="2019-02-17T17:58:03Z">
        <w:r>
          <w:rPr>
            <w:rFonts w:hint="eastAsia" w:ascii="Times New Roman" w:hAnsi="Times New Roman" w:eastAsia="楷体" w:cs="Times New Roman"/>
            <w:lang w:val="en-US" w:eastAsia="zh-CN"/>
          </w:rPr>
          <w:t>l</w:t>
        </w:r>
      </w:ins>
      <w:ins w:id="142" w:author="lv-xyr" w:date="2019-02-17T17:58:04Z">
        <w:r>
          <w:rPr>
            <w:rFonts w:hint="eastAsia" w:ascii="Times New Roman" w:hAnsi="Times New Roman" w:eastAsia="楷体" w:cs="Times New Roman"/>
            <w:lang w:val="en-US" w:eastAsia="zh-CN"/>
          </w:rPr>
          <w:t>y</w:t>
        </w:r>
      </w:ins>
      <w:ins w:id="143" w:author="lv-xyr" w:date="2019-02-17T17:58:05Z">
        <w:r>
          <w:rPr>
            <w:rFonts w:hint="eastAsia" w:ascii="Times New Roman" w:hAnsi="Times New Roman" w:eastAsia="楷体" w:cs="Times New Roman"/>
            <w:lang w:val="en-US" w:eastAsia="zh-CN"/>
          </w:rPr>
          <w:t xml:space="preserve"> ca</w:t>
        </w:r>
      </w:ins>
      <w:ins w:id="144" w:author="lv-xyr" w:date="2019-02-17T17:58:06Z">
        <w:r>
          <w:rPr>
            <w:rFonts w:hint="eastAsia" w:ascii="Times New Roman" w:hAnsi="Times New Roman" w:eastAsia="楷体" w:cs="Times New Roman"/>
            <w:lang w:val="en-US" w:eastAsia="zh-CN"/>
          </w:rPr>
          <w:t>using</w:t>
        </w:r>
      </w:ins>
      <w:ins w:id="145" w:author="lv-xyr" w:date="2019-02-17T17:58:21Z">
        <w:r>
          <w:rPr>
            <w:rFonts w:ascii="Times New Roman" w:hAnsi="Times New Roman" w:eastAsia="楷体" w:cs="Times New Roman"/>
          </w:rPr>
          <w:t xml:space="preserve"> </w:t>
        </w:r>
      </w:ins>
      <w:ins w:id="146" w:author="lv-xyr" w:date="2019-02-17T17:58:25Z">
        <w:r>
          <w:rPr>
            <w:rFonts w:hint="eastAsia" w:ascii="Times New Roman" w:hAnsi="Times New Roman" w:eastAsia="楷体" w:cs="Times New Roman"/>
            <w:lang w:val="en-US" w:eastAsia="zh-CN"/>
          </w:rPr>
          <w:t>t</w:t>
        </w:r>
      </w:ins>
      <w:ins w:id="147" w:author="lv-xyr" w:date="2019-02-17T17:58:26Z">
        <w:r>
          <w:rPr>
            <w:rFonts w:hint="eastAsia" w:ascii="Times New Roman" w:hAnsi="Times New Roman" w:eastAsia="楷体" w:cs="Times New Roman"/>
            <w:lang w:val="en-US" w:eastAsia="zh-CN"/>
          </w:rPr>
          <w:t xml:space="preserve">he </w:t>
        </w:r>
      </w:ins>
      <w:ins w:id="148" w:author="lv-xyr" w:date="2019-02-17T17:58:21Z">
        <w:r>
          <w:rPr>
            <w:rFonts w:ascii="Times New Roman" w:hAnsi="Times New Roman" w:eastAsia="楷体" w:cs="Times New Roman"/>
          </w:rPr>
          <w:t>fracture</w:t>
        </w:r>
      </w:ins>
      <w:r>
        <w:rPr>
          <w:rFonts w:ascii="Times New Roman" w:hAnsi="Times New Roman" w:eastAsia="楷体" w:cs="Times New Roman"/>
        </w:rPr>
        <w:t xml:space="preserve"> </w:t>
      </w:r>
      <w:ins w:id="149" w:author="lv-xyr" w:date="2019-02-17T17:58:30Z">
        <w:r>
          <w:rPr>
            <w:rFonts w:hint="eastAsia" w:ascii="Times New Roman" w:hAnsi="Times New Roman" w:eastAsia="楷体" w:cs="Times New Roman"/>
            <w:lang w:val="en-US" w:eastAsia="zh-CN"/>
          </w:rPr>
          <w:t xml:space="preserve">of </w:t>
        </w:r>
      </w:ins>
      <w:r>
        <w:rPr>
          <w:rFonts w:ascii="Times New Roman" w:hAnsi="Times New Roman" w:eastAsia="楷体" w:cs="Times New Roman"/>
        </w:rPr>
        <w:t>C</w:t>
      </w:r>
      <w:ins w:id="150" w:author="lv-xyr" w:date="2019-02-17T17:58:32Z">
        <w:r>
          <w:rPr>
            <w:rFonts w:hint="eastAsia" w:ascii="Times New Roman" w:hAnsi="Times New Roman" w:eastAsia="楷体" w:cs="Times New Roman"/>
            <w:lang w:val="en-US" w:eastAsia="zh-CN"/>
          </w:rPr>
          <w:t>-</w:t>
        </w:r>
      </w:ins>
      <w:r>
        <w:rPr>
          <w:rFonts w:ascii="Times New Roman" w:hAnsi="Times New Roman" w:eastAsia="楷体" w:cs="Times New Roman"/>
        </w:rPr>
        <w:t>C</w:t>
      </w:r>
      <w:del w:id="151" w:author="lv-xyr" w:date="2019-02-17T17:58:21Z">
        <w:r>
          <w:rPr>
            <w:rFonts w:ascii="Times New Roman" w:hAnsi="Times New Roman" w:eastAsia="楷体" w:cs="Times New Roman"/>
          </w:rPr>
          <w:delText xml:space="preserve"> fracture</w:delText>
        </w:r>
      </w:del>
      <w:r>
        <w:rPr>
          <w:rFonts w:ascii="Times New Roman" w:hAnsi="Times New Roman" w:eastAsia="楷体" w:cs="Times New Roman"/>
        </w:rPr>
        <w:t xml:space="preserve"> in the model</w:t>
      </w:r>
      <w:del w:id="152" w:author="lv-xyr" w:date="2019-02-17T18:01:27Z">
        <w:r>
          <w:rPr>
            <w:rFonts w:ascii="Times New Roman" w:hAnsi="Times New Roman" w:eastAsia="楷体" w:cs="Times New Roman"/>
            <w:lang w:val="en-US"/>
          </w:rPr>
          <w:delText>. I</w:delText>
        </w:r>
      </w:del>
      <w:ins w:id="153" w:author="lv-xyr" w:date="2019-02-17T18:01:27Z">
        <w:r>
          <w:rPr>
            <w:rFonts w:hint="eastAsia" w:ascii="Times New Roman" w:hAnsi="Times New Roman" w:eastAsia="楷体" w:cs="Times New Roman"/>
            <w:lang w:val="en-US" w:eastAsia="zh-CN"/>
          </w:rPr>
          <w:t>,</w:t>
        </w:r>
      </w:ins>
      <w:ins w:id="154" w:author="lv-xyr" w:date="2019-02-17T18:01:29Z">
        <w:r>
          <w:rPr>
            <w:rFonts w:hint="eastAsia" w:ascii="Times New Roman" w:hAnsi="Times New Roman" w:eastAsia="楷体" w:cs="Times New Roman"/>
            <w:lang w:val="en-US" w:eastAsia="zh-CN"/>
          </w:rPr>
          <w:t xml:space="preserve"> </w:t>
        </w:r>
      </w:ins>
      <w:ins w:id="155" w:author="lv-xyr" w:date="2019-02-17T18:01:04Z">
        <w:r>
          <w:rPr>
            <w:rFonts w:hint="eastAsia" w:ascii="Times New Roman" w:hAnsi="Times New Roman" w:eastAsia="楷体" w:cs="Times New Roman"/>
            <w:lang w:val="en-US" w:eastAsia="zh-CN"/>
          </w:rPr>
          <w:t>whi</w:t>
        </w:r>
      </w:ins>
      <w:ins w:id="156" w:author="lv-xyr" w:date="2019-02-17T18:01:05Z">
        <w:r>
          <w:rPr>
            <w:rFonts w:hint="eastAsia" w:ascii="Times New Roman" w:hAnsi="Times New Roman" w:eastAsia="楷体" w:cs="Times New Roman"/>
            <w:lang w:val="en-US" w:eastAsia="zh-CN"/>
          </w:rPr>
          <w:t>le i</w:t>
        </w:r>
      </w:ins>
      <w:r>
        <w:rPr>
          <w:rFonts w:ascii="Times New Roman" w:hAnsi="Times New Roman" w:eastAsia="楷体" w:cs="Times New Roman"/>
        </w:rPr>
        <w:t>n the</w:t>
      </w:r>
      <w:ins w:id="157" w:author="lv-xyr" w:date="2019-02-17T18:01:53Z">
        <w:r>
          <w:rPr>
            <w:rFonts w:ascii="Times New Roman" w:hAnsi="Times New Roman" w:eastAsia="楷体" w:cs="Times New Roman"/>
          </w:rPr>
          <w:t xml:space="preserve"> </w:t>
        </w:r>
      </w:ins>
      <w:ins w:id="158" w:author="lv-xyr" w:date="2019-02-17T18:01:53Z">
        <w:r>
          <w:rPr>
            <w:rFonts w:hint="eastAsia" w:ascii="Times New Roman" w:hAnsi="Times New Roman" w:eastAsia="楷体" w:cs="Times New Roman"/>
            <w:lang w:val="en-US" w:eastAsia="zh-CN"/>
          </w:rPr>
          <w:t>five-</w:t>
        </w:r>
      </w:ins>
      <w:ins w:id="159" w:author="lv-xyr" w:date="2019-02-17T18:01:53Z">
        <w:r>
          <w:rPr>
            <w:rFonts w:ascii="Times New Roman" w:hAnsi="Times New Roman" w:eastAsia="楷体" w:cs="Times New Roman"/>
          </w:rPr>
          <w:t>macromolecule</w:t>
        </w:r>
      </w:ins>
      <w:r>
        <w:rPr>
          <w:rFonts w:ascii="Times New Roman" w:hAnsi="Times New Roman" w:eastAsia="楷体" w:cs="Times New Roman"/>
        </w:rPr>
        <w:t xml:space="preserve"> </w:t>
      </w:r>
      <w:ins w:id="160" w:author="lv-xyr" w:date="2019-02-17T18:03:20Z">
        <w:r>
          <w:rPr>
            <w:rFonts w:hint="eastAsia" w:ascii="Times New Roman" w:hAnsi="Times New Roman" w:eastAsia="楷体" w:cs="Times New Roman"/>
          </w:rPr>
          <w:t>pyrolysis</w:t>
        </w:r>
      </w:ins>
      <w:del w:id="161" w:author="lv-xyr" w:date="2019-02-17T18:03:22Z">
        <w:r>
          <w:rPr>
            <w:rFonts w:ascii="Times New Roman" w:hAnsi="Times New Roman" w:eastAsia="楷体" w:cs="Times New Roman"/>
          </w:rPr>
          <w:delText>molecular cluster</w:delText>
        </w:r>
      </w:del>
      <w:r>
        <w:rPr>
          <w:rFonts w:ascii="Times New Roman" w:hAnsi="Times New Roman" w:eastAsia="楷体" w:cs="Times New Roman"/>
        </w:rPr>
        <w:t xml:space="preserve"> simulation</w:t>
      </w:r>
      <w:del w:id="162" w:author="lv-xyr" w:date="2019-02-17T18:03:35Z">
        <w:r>
          <w:rPr>
            <w:rFonts w:ascii="Times New Roman" w:hAnsi="Times New Roman" w:eastAsia="楷体" w:cs="Times New Roman"/>
          </w:rPr>
          <w:delText xml:space="preserve"> of</w:delText>
        </w:r>
      </w:del>
      <w:del w:id="163" w:author="lv-xyr" w:date="2019-02-17T18:01:53Z">
        <w:r>
          <w:rPr>
            <w:rFonts w:ascii="Times New Roman" w:hAnsi="Times New Roman" w:eastAsia="楷体" w:cs="Times New Roman"/>
          </w:rPr>
          <w:delText xml:space="preserve"> </w:delText>
        </w:r>
      </w:del>
      <w:del w:id="164" w:author="lv-xyr" w:date="2019-02-17T18:01:53Z">
        <w:r>
          <w:rPr>
            <w:rFonts w:ascii="Times New Roman" w:hAnsi="Times New Roman" w:eastAsia="楷体" w:cs="Times New Roman"/>
            <w:lang w:val="en-US"/>
          </w:rPr>
          <w:delText xml:space="preserve">5 </w:delText>
        </w:r>
      </w:del>
      <w:del w:id="165" w:author="lv-xyr" w:date="2019-02-17T18:01:53Z">
        <w:r>
          <w:rPr>
            <w:rFonts w:ascii="Times New Roman" w:hAnsi="Times New Roman" w:eastAsia="楷体" w:cs="Times New Roman"/>
          </w:rPr>
          <w:delText>macromolecule</w:delText>
        </w:r>
      </w:del>
      <w:del w:id="166" w:author="lv-xyr" w:date="2019-02-17T18:01:44Z">
        <w:r>
          <w:rPr>
            <w:rFonts w:ascii="Times New Roman" w:hAnsi="Times New Roman" w:eastAsia="楷体" w:cs="Times New Roman"/>
          </w:rPr>
          <w:delText>s</w:delText>
        </w:r>
      </w:del>
      <w:r>
        <w:rPr>
          <w:rFonts w:ascii="Times New Roman" w:hAnsi="Times New Roman" w:eastAsia="楷体" w:cs="Times New Roman"/>
        </w:rPr>
        <w:t>, the</w:t>
      </w:r>
      <w:ins w:id="167" w:author="lv-xyr" w:date="2019-02-17T18:08:52Z">
        <w:r>
          <w:rPr>
            <w:rFonts w:hint="eastAsia" w:ascii="Times New Roman" w:hAnsi="Times New Roman" w:eastAsia="楷体" w:cs="Times New Roman"/>
            <w:lang w:val="en-US" w:eastAsia="zh-CN"/>
          </w:rPr>
          <w:t>re</w:t>
        </w:r>
      </w:ins>
      <w:ins w:id="168" w:author="lv-xyr" w:date="2019-02-17T18:08:53Z">
        <w:r>
          <w:rPr>
            <w:rFonts w:hint="eastAsia" w:ascii="Times New Roman" w:hAnsi="Times New Roman" w:eastAsia="楷体" w:cs="Times New Roman"/>
            <w:lang w:val="en-US" w:eastAsia="zh-CN"/>
          </w:rPr>
          <w:t xml:space="preserve"> a</w:t>
        </w:r>
      </w:ins>
      <w:ins w:id="169" w:author="lv-xyr" w:date="2019-02-17T18:08:54Z">
        <w:r>
          <w:rPr>
            <w:rFonts w:hint="eastAsia" w:ascii="Times New Roman" w:hAnsi="Times New Roman" w:eastAsia="楷体" w:cs="Times New Roman"/>
            <w:lang w:val="en-US" w:eastAsia="zh-CN"/>
          </w:rPr>
          <w:t>re</w:t>
        </w:r>
      </w:ins>
      <w:ins w:id="170" w:author="lv-xyr" w:date="2019-02-17T18:08:59Z">
        <w:r>
          <w:rPr>
            <w:rFonts w:hint="eastAsia" w:ascii="Times New Roman" w:hAnsi="Times New Roman" w:eastAsia="楷体" w:cs="Times New Roman"/>
            <w:lang w:val="en-US" w:eastAsia="zh-CN"/>
          </w:rPr>
          <w:t xml:space="preserve"> </w:t>
        </w:r>
      </w:ins>
      <w:ins w:id="171" w:author="lv-xyr" w:date="2019-02-17T18:09:00Z">
        <w:r>
          <w:rPr>
            <w:rFonts w:hint="eastAsia" w:ascii="Times New Roman" w:hAnsi="Times New Roman" w:eastAsia="楷体" w:cs="Times New Roman"/>
            <w:lang w:val="en-US" w:eastAsia="zh-CN"/>
          </w:rPr>
          <w:t>thre</w:t>
        </w:r>
      </w:ins>
      <w:ins w:id="172" w:author="lv-xyr" w:date="2019-02-17T18:09:01Z">
        <w:r>
          <w:rPr>
            <w:rFonts w:hint="eastAsia" w:ascii="Times New Roman" w:hAnsi="Times New Roman" w:eastAsia="楷体" w:cs="Times New Roman"/>
            <w:lang w:val="en-US" w:eastAsia="zh-CN"/>
          </w:rPr>
          <w:t>e</w:t>
        </w:r>
      </w:ins>
      <w:ins w:id="173" w:author="lv-xyr" w:date="2019-02-17T18:09:02Z">
        <w:r>
          <w:rPr>
            <w:rFonts w:hint="eastAsia" w:ascii="Times New Roman" w:hAnsi="Times New Roman" w:eastAsia="楷体" w:cs="Times New Roman"/>
            <w:lang w:val="en-US" w:eastAsia="zh-CN"/>
          </w:rPr>
          <w:t xml:space="preserve"> </w:t>
        </w:r>
      </w:ins>
      <w:del w:id="174" w:author="lv-xyr" w:date="2019-02-17T18:12:30Z">
        <w:r>
          <w:rPr>
            <w:rFonts w:ascii="Times New Roman" w:hAnsi="Times New Roman" w:eastAsia="楷体" w:cs="Times New Roman"/>
          </w:rPr>
          <w:delText xml:space="preserve"> </w:delText>
        </w:r>
      </w:del>
      <w:r>
        <w:rPr>
          <w:rFonts w:ascii="Times New Roman" w:hAnsi="Times New Roman" w:eastAsia="楷体" w:cs="Times New Roman"/>
        </w:rPr>
        <w:t xml:space="preserve">reaction types </w:t>
      </w:r>
      <w:del w:id="175" w:author="lv-xyr" w:date="2019-02-17T18:10:19Z">
        <w:r>
          <w:rPr>
            <w:rFonts w:ascii="Times New Roman" w:hAnsi="Times New Roman" w:eastAsia="楷体" w:cs="Times New Roman"/>
            <w:lang w:val="en-US"/>
          </w:rPr>
          <w:delText>of</w:delText>
        </w:r>
      </w:del>
      <w:ins w:id="176" w:author="lv-xyr" w:date="2019-02-17T18:10:19Z">
        <w:r>
          <w:rPr>
            <w:rFonts w:hint="eastAsia" w:ascii="Times New Roman" w:hAnsi="Times New Roman" w:eastAsia="楷体" w:cs="Times New Roman"/>
            <w:lang w:val="en-US" w:eastAsia="zh-CN"/>
          </w:rPr>
          <w:t>fo</w:t>
        </w:r>
      </w:ins>
      <w:ins w:id="177" w:author="lv-xyr" w:date="2019-02-17T18:10:20Z">
        <w:r>
          <w:rPr>
            <w:rFonts w:hint="eastAsia" w:ascii="Times New Roman" w:hAnsi="Times New Roman" w:eastAsia="楷体" w:cs="Times New Roman"/>
            <w:lang w:val="en-US" w:eastAsia="zh-CN"/>
          </w:rPr>
          <w:t>r</w:t>
        </w:r>
      </w:ins>
      <w:ins w:id="178" w:author="lv-xyr" w:date="2019-02-17T18:10:21Z">
        <w:r>
          <w:rPr>
            <w:rFonts w:hint="eastAsia" w:ascii="Times New Roman" w:hAnsi="Times New Roman" w:eastAsia="楷体" w:cs="Times New Roman"/>
            <w:lang w:val="en-US" w:eastAsia="zh-CN"/>
          </w:rPr>
          <w:t xml:space="preserve"> the</w:t>
        </w:r>
      </w:ins>
      <w:ins w:id="179" w:author="lv-xyr" w:date="2019-02-17T18:17:48Z">
        <w:r>
          <w:rPr>
            <w:rFonts w:ascii="Times New Roman" w:hAnsi="Times New Roman" w:eastAsia="楷体" w:cs="Times New Roman"/>
          </w:rPr>
          <w:t xml:space="preserve"> formation</w:t>
        </w:r>
      </w:ins>
      <w:ins w:id="180" w:author="lv-xyr" w:date="2019-02-17T18:10:21Z">
        <w:r>
          <w:rPr>
            <w:rFonts w:hint="eastAsia" w:ascii="Times New Roman" w:hAnsi="Times New Roman" w:eastAsia="楷体" w:cs="Times New Roman"/>
            <w:lang w:val="en-US" w:eastAsia="zh-CN"/>
          </w:rPr>
          <w:t xml:space="preserve"> </w:t>
        </w:r>
      </w:ins>
      <w:ins w:id="181" w:author="lv-xyr" w:date="2019-02-17T18:10:24Z">
        <w:r>
          <w:rPr>
            <w:rFonts w:hint="eastAsia" w:ascii="Times New Roman" w:hAnsi="Times New Roman" w:eastAsia="楷体" w:cs="Times New Roman"/>
            <w:lang w:val="en-US" w:eastAsia="zh-CN"/>
          </w:rPr>
          <w:t>of</w:t>
        </w:r>
      </w:ins>
      <w:r>
        <w:rPr>
          <w:rFonts w:ascii="Times New Roman" w:hAnsi="Times New Roman" w:eastAsia="楷体" w:cs="Times New Roman"/>
        </w:rPr>
        <w:t xml:space="preserve"> methane</w:t>
      </w:r>
      <w:del w:id="182" w:author="lv-xyr" w:date="2019-02-17T18:17:48Z">
        <w:r>
          <w:rPr>
            <w:rFonts w:ascii="Times New Roman" w:hAnsi="Times New Roman" w:eastAsia="楷体" w:cs="Times New Roman"/>
          </w:rPr>
          <w:delText xml:space="preserve"> formation</w:delText>
        </w:r>
      </w:del>
      <w:del w:id="183" w:author="lv-xyr" w:date="2019-02-17T18:09:13Z">
        <w:r>
          <w:rPr>
            <w:rFonts w:ascii="Times New Roman" w:hAnsi="Times New Roman" w:eastAsia="楷体" w:cs="Times New Roman"/>
          </w:rPr>
          <w:delText xml:space="preserve"> are mainly 3 Species</w:delText>
        </w:r>
      </w:del>
      <w:r>
        <w:rPr>
          <w:rFonts w:ascii="Times New Roman" w:hAnsi="Times New Roman" w:eastAsia="楷体" w:cs="Times New Roman"/>
        </w:rPr>
        <w:t>: (1)</w:t>
      </w:r>
      <w:ins w:id="184" w:author="lv-xyr" w:date="2019-02-17T18:34:43Z">
        <w:r>
          <w:rPr>
            <w:rFonts w:hint="eastAsia" w:ascii="Times New Roman" w:hAnsi="Times New Roman" w:eastAsia="楷体" w:cs="Times New Roman"/>
            <w:lang w:val="en-US" w:eastAsia="zh-CN"/>
          </w:rPr>
          <w:t xml:space="preserve"> </w:t>
        </w:r>
      </w:ins>
      <w:del w:id="185" w:author="lv-xyr" w:date="2019-02-17T18:34:40Z">
        <w:r>
          <w:rPr>
            <w:rFonts w:ascii="Times New Roman" w:hAnsi="Times New Roman" w:eastAsia="楷体" w:cs="Times New Roman"/>
            <w:color w:val="231F20"/>
            <w:lang w:val="en-US"/>
          </w:rPr>
          <w:delText>B</w:delText>
        </w:r>
      </w:del>
      <w:ins w:id="186" w:author="lv-xyr" w:date="2019-02-17T18:34:40Z">
        <w:r>
          <w:rPr>
            <w:rFonts w:hint="eastAsia" w:ascii="Times New Roman" w:hAnsi="Times New Roman" w:eastAsia="楷体" w:cs="Times New Roman"/>
            <w:color w:val="231F20"/>
            <w:lang w:val="en-US" w:eastAsia="zh-CN"/>
          </w:rPr>
          <w:t>b</w:t>
        </w:r>
      </w:ins>
      <w:r>
        <w:rPr>
          <w:rFonts w:ascii="Times New Roman" w:hAnsi="Times New Roman" w:eastAsia="楷体" w:cs="Times New Roman"/>
          <w:color w:val="231F20"/>
        </w:rPr>
        <w:t>efore</w:t>
      </w:r>
      <w:del w:id="187" w:author="lv-xyr" w:date="2019-02-17T18:31:17Z">
        <w:bookmarkStart w:id="4" w:name="OLE_LINK5"/>
        <w:r>
          <w:rPr>
            <w:rFonts w:ascii="Times New Roman" w:hAnsi="Times New Roman" w:eastAsia="楷体" w:cs="Times New Roman"/>
            <w:color w:val="231F20"/>
          </w:rPr>
          <w:delText xml:space="preserve"> </w:delText>
        </w:r>
      </w:del>
      <w:ins w:id="188" w:author="lv-xyr" w:date="2019-02-17T18:31:05Z">
        <w:r>
          <w:rPr>
            <w:rFonts w:hint="eastAsia" w:ascii="Times New Roman" w:hAnsi="Times New Roman" w:eastAsia="楷体" w:cs="Times New Roman"/>
            <w:color w:val="231F20"/>
            <w:lang w:val="en-US" w:eastAsia="zh-CN"/>
          </w:rPr>
          <w:t xml:space="preserve"> </w:t>
        </w:r>
      </w:ins>
      <w:r>
        <w:rPr>
          <w:rFonts w:ascii="Times New Roman" w:hAnsi="Times New Roman" w:eastAsia="楷体" w:cs="Times New Roman"/>
          <w:color w:val="231F20"/>
        </w:rPr>
        <w:t xml:space="preserve">the </w:t>
      </w:r>
      <w:ins w:id="189" w:author="lv-xyr" w:date="2019-02-17T18:30:36Z">
        <w:r>
          <w:rPr>
            <w:rFonts w:hint="eastAsia" w:ascii="Times New Roman" w:hAnsi="Times New Roman" w:eastAsia="楷体" w:cs="Times New Roman"/>
            <w:color w:val="231F20"/>
            <w:lang w:val="en-US" w:eastAsia="zh-CN"/>
          </w:rPr>
          <w:t>chemi</w:t>
        </w:r>
      </w:ins>
      <w:ins w:id="190" w:author="lv-xyr" w:date="2019-02-17T18:30:37Z">
        <w:r>
          <w:rPr>
            <w:rFonts w:hint="eastAsia" w:ascii="Times New Roman" w:hAnsi="Times New Roman" w:eastAsia="楷体" w:cs="Times New Roman"/>
            <w:color w:val="231F20"/>
            <w:lang w:val="en-US" w:eastAsia="zh-CN"/>
          </w:rPr>
          <w:t xml:space="preserve">cal </w:t>
        </w:r>
      </w:ins>
      <w:r>
        <w:rPr>
          <w:rFonts w:ascii="Times New Roman" w:hAnsi="Times New Roman" w:eastAsia="楷体" w:cs="Times New Roman"/>
          <w:color w:val="231F20"/>
        </w:rPr>
        <w:t>system</w:t>
      </w:r>
      <w:ins w:id="191" w:author="lv-xyr" w:date="2019-02-17T18:31:17Z">
        <w:r>
          <w:rPr>
            <w:rFonts w:ascii="Times New Roman" w:hAnsi="Times New Roman" w:eastAsia="楷体" w:cs="Times New Roman"/>
            <w:color w:val="231F20"/>
          </w:rPr>
          <w:t xml:space="preserve"> temperature</w:t>
        </w:r>
      </w:ins>
      <w:ins w:id="192" w:author="lv-xyr" w:date="2019-02-17T18:31:40Z">
        <w:r>
          <w:rPr>
            <w:rFonts w:ascii="Times New Roman" w:hAnsi="Times New Roman" w:eastAsia="楷体" w:cs="Times New Roman"/>
            <w:color w:val="231F20"/>
          </w:rPr>
          <w:t xml:space="preserve"> r</w:t>
        </w:r>
      </w:ins>
      <w:ins w:id="193" w:author="lv-xyr" w:date="2019-02-17T20:09:15Z">
        <w:r>
          <w:rPr>
            <w:rFonts w:hint="eastAsia" w:ascii="Times New Roman" w:hAnsi="Times New Roman" w:eastAsia="楷体" w:cs="Times New Roman"/>
            <w:color w:val="231F20"/>
            <w:lang w:val="en-US" w:eastAsia="zh-CN"/>
          </w:rPr>
          <w:t>i</w:t>
        </w:r>
      </w:ins>
      <w:ins w:id="194" w:author="lv-xyr" w:date="2019-02-17T18:31:40Z">
        <w:r>
          <w:rPr>
            <w:rFonts w:ascii="Times New Roman" w:hAnsi="Times New Roman" w:eastAsia="楷体" w:cs="Times New Roman"/>
            <w:color w:val="231F20"/>
          </w:rPr>
          <w:t>se</w:t>
        </w:r>
      </w:ins>
      <w:r>
        <w:rPr>
          <w:rFonts w:ascii="Times New Roman" w:hAnsi="Times New Roman" w:eastAsia="楷体" w:cs="Times New Roman"/>
          <w:color w:val="231F20"/>
        </w:rPr>
        <w:t xml:space="preserve"> </w:t>
      </w:r>
      <w:del w:id="195" w:author="lv-xyr" w:date="2019-02-17T18:31:23Z">
        <w:r>
          <w:rPr>
            <w:rFonts w:ascii="Times New Roman" w:hAnsi="Times New Roman" w:eastAsia="楷体" w:cs="Times New Roman"/>
            <w:color w:val="231F20"/>
          </w:rPr>
          <w:delText xml:space="preserve">simulates </w:delText>
        </w:r>
      </w:del>
      <w:r>
        <w:rPr>
          <w:rFonts w:ascii="Times New Roman" w:hAnsi="Times New Roman" w:eastAsia="楷体" w:cs="Times New Roman"/>
          <w:color w:val="231F20"/>
        </w:rPr>
        <w:t>st</w:t>
      </w:r>
      <w:del w:id="196" w:author="lv-xyr" w:date="2019-02-17T18:34:16Z">
        <w:r>
          <w:rPr>
            <w:rFonts w:ascii="Times New Roman" w:hAnsi="Times New Roman" w:eastAsia="楷体" w:cs="Times New Roman"/>
            <w:color w:val="231F20"/>
            <w:lang w:val="en-US"/>
          </w:rPr>
          <w:delText>able</w:delText>
        </w:r>
      </w:del>
      <w:ins w:id="197" w:author="lv-xyr" w:date="2019-02-17T18:34:16Z">
        <w:r>
          <w:rPr>
            <w:rFonts w:hint="eastAsia" w:ascii="Times New Roman" w:hAnsi="Times New Roman" w:eastAsia="楷体" w:cs="Times New Roman"/>
            <w:color w:val="231F20"/>
            <w:lang w:val="en-US" w:eastAsia="zh-CN"/>
          </w:rPr>
          <w:t>ea</w:t>
        </w:r>
      </w:ins>
      <w:ins w:id="198" w:author="lv-xyr" w:date="2019-02-17T18:34:17Z">
        <w:r>
          <w:rPr>
            <w:rFonts w:hint="eastAsia" w:ascii="Times New Roman" w:hAnsi="Times New Roman" w:eastAsia="楷体" w:cs="Times New Roman"/>
            <w:color w:val="231F20"/>
            <w:lang w:val="en-US" w:eastAsia="zh-CN"/>
          </w:rPr>
          <w:t>d</w:t>
        </w:r>
      </w:ins>
      <w:ins w:id="199" w:author="lv-xyr" w:date="2019-02-17T18:34:19Z">
        <w:r>
          <w:rPr>
            <w:rFonts w:hint="eastAsia" w:ascii="Times New Roman" w:hAnsi="Times New Roman" w:eastAsia="楷体" w:cs="Times New Roman"/>
            <w:color w:val="231F20"/>
            <w:lang w:val="en-US" w:eastAsia="zh-CN"/>
          </w:rPr>
          <w:t>i</w:t>
        </w:r>
      </w:ins>
      <w:ins w:id="200" w:author="lv-xyr" w:date="2019-02-17T18:31:31Z">
        <w:r>
          <w:rPr>
            <w:rFonts w:hint="eastAsia" w:ascii="Times New Roman" w:hAnsi="Times New Roman" w:eastAsia="楷体" w:cs="Times New Roman"/>
            <w:color w:val="231F20"/>
            <w:lang w:val="en-US" w:eastAsia="zh-CN"/>
          </w:rPr>
          <w:t>l</w:t>
        </w:r>
      </w:ins>
      <w:ins w:id="201" w:author="lv-xyr" w:date="2019-02-17T18:31:32Z">
        <w:r>
          <w:rPr>
            <w:rFonts w:hint="eastAsia" w:ascii="Times New Roman" w:hAnsi="Times New Roman" w:eastAsia="楷体" w:cs="Times New Roman"/>
            <w:color w:val="231F20"/>
            <w:lang w:val="en-US" w:eastAsia="zh-CN"/>
          </w:rPr>
          <w:t>y</w:t>
        </w:r>
        <w:bookmarkEnd w:id="4"/>
      </w:ins>
      <w:del w:id="202" w:author="lv-xyr" w:date="2019-02-17T18:58:06Z">
        <w:r>
          <w:rPr>
            <w:rFonts w:ascii="Times New Roman" w:hAnsi="Times New Roman" w:eastAsia="楷体" w:cs="Times New Roman"/>
            <w:color w:val="231F20"/>
          </w:rPr>
          <w:delText xml:space="preserve"> </w:delText>
        </w:r>
      </w:del>
      <w:del w:id="203" w:author="lv-xyr" w:date="2019-02-17T18:31:40Z">
        <w:r>
          <w:rPr>
            <w:rFonts w:ascii="Times New Roman" w:hAnsi="Times New Roman" w:eastAsia="楷体" w:cs="Times New Roman"/>
            <w:color w:val="231F20"/>
          </w:rPr>
          <w:delText>temperature r</w:delText>
        </w:r>
      </w:del>
      <w:del w:id="204" w:author="lv-xyr" w:date="2019-02-17T18:31:40Z">
        <w:r>
          <w:rPr>
            <w:rFonts w:ascii="Times New Roman" w:hAnsi="Times New Roman" w:eastAsia="楷体" w:cs="Times New Roman"/>
            <w:color w:val="231F20"/>
            <w:lang w:val="en-US"/>
          </w:rPr>
          <w:delText>i</w:delText>
        </w:r>
      </w:del>
      <w:del w:id="205" w:author="lv-xyr" w:date="2019-02-17T18:31:40Z">
        <w:r>
          <w:rPr>
            <w:rFonts w:ascii="Times New Roman" w:hAnsi="Times New Roman" w:eastAsia="楷体" w:cs="Times New Roman"/>
            <w:color w:val="231F20"/>
          </w:rPr>
          <w:delText>se</w:delText>
        </w:r>
      </w:del>
      <w:r>
        <w:rPr>
          <w:rFonts w:ascii="Times New Roman" w:hAnsi="Times New Roman" w:eastAsia="楷体" w:cs="Times New Roman"/>
          <w:color w:val="231F20"/>
        </w:rPr>
        <w:t>, the</w:t>
      </w:r>
      <w:del w:id="206" w:author="lv-xyr" w:date="2019-02-17T18:35:21Z">
        <w:r>
          <w:rPr>
            <w:rFonts w:ascii="Times New Roman" w:hAnsi="Times New Roman" w:eastAsia="楷体" w:cs="Times New Roman"/>
            <w:color w:val="231F20"/>
          </w:rPr>
          <w:delText xml:space="preserve"> system</w:delText>
        </w:r>
      </w:del>
      <w:r>
        <w:rPr>
          <w:rFonts w:ascii="Times New Roman" w:hAnsi="Times New Roman" w:eastAsia="楷体" w:cs="Times New Roman"/>
          <w:color w:val="231F20"/>
        </w:rPr>
        <w:t xml:space="preserve"> energy increases sharply</w:t>
      </w:r>
      <w:del w:id="207" w:author="lv-xyr" w:date="2019-02-17T18:35:31Z">
        <w:r>
          <w:rPr>
            <w:rFonts w:ascii="Times New Roman" w:hAnsi="Times New Roman" w:eastAsia="楷体" w:cs="Times New Roman"/>
            <w:color w:val="231F20"/>
            <w:lang w:val="en-US"/>
          </w:rPr>
          <w:delText>.</w:delText>
        </w:r>
      </w:del>
      <w:ins w:id="208" w:author="lv-xyr" w:date="2019-02-17T18:35:31Z">
        <w:r>
          <w:rPr>
            <w:rFonts w:hint="eastAsia" w:ascii="Times New Roman" w:hAnsi="Times New Roman" w:eastAsia="楷体" w:cs="Times New Roman"/>
            <w:color w:val="231F20"/>
            <w:lang w:val="en-US" w:eastAsia="zh-CN"/>
          </w:rPr>
          <w:t>,</w:t>
        </w:r>
      </w:ins>
      <w:r>
        <w:rPr>
          <w:rFonts w:hint="eastAsia" w:ascii="Times New Roman" w:hAnsi="Times New Roman" w:eastAsia="楷体" w:cs="Times New Roman"/>
          <w:color w:val="231F20"/>
        </w:rPr>
        <w:t xml:space="preserve"> </w:t>
      </w:r>
      <w:ins w:id="209" w:author="lv-xyr" w:date="2019-02-17T18:35:45Z">
        <w:r>
          <w:rPr>
            <w:rFonts w:hint="eastAsia" w:ascii="Times New Roman" w:hAnsi="Times New Roman" w:eastAsia="楷体" w:cs="Times New Roman"/>
            <w:color w:val="231F20"/>
            <w:lang w:val="en-US" w:eastAsia="zh-CN"/>
          </w:rPr>
          <w:t>f</w:t>
        </w:r>
      </w:ins>
      <w:ins w:id="210" w:author="lv-xyr" w:date="2019-02-17T18:35:46Z">
        <w:r>
          <w:rPr>
            <w:rFonts w:hint="eastAsia" w:ascii="Times New Roman" w:hAnsi="Times New Roman" w:eastAsia="楷体" w:cs="Times New Roman"/>
            <w:color w:val="231F20"/>
            <w:lang w:val="en-US" w:eastAsia="zh-CN"/>
          </w:rPr>
          <w:t>acili</w:t>
        </w:r>
      </w:ins>
      <w:ins w:id="211" w:author="lv-xyr" w:date="2019-02-17T18:35:52Z">
        <w:r>
          <w:rPr>
            <w:rFonts w:hint="eastAsia" w:ascii="Times New Roman" w:hAnsi="Times New Roman" w:eastAsia="楷体" w:cs="Times New Roman"/>
            <w:color w:val="231F20"/>
            <w:lang w:val="en-US" w:eastAsia="zh-CN"/>
          </w:rPr>
          <w:t>t</w:t>
        </w:r>
      </w:ins>
      <w:ins w:id="212" w:author="lv-xyr" w:date="2019-02-17T18:35:46Z">
        <w:r>
          <w:rPr>
            <w:rFonts w:hint="eastAsia" w:ascii="Times New Roman" w:hAnsi="Times New Roman" w:eastAsia="楷体" w:cs="Times New Roman"/>
            <w:color w:val="231F20"/>
            <w:lang w:val="en-US" w:eastAsia="zh-CN"/>
          </w:rPr>
          <w:t>at</w:t>
        </w:r>
      </w:ins>
      <w:ins w:id="213" w:author="lv-xyr" w:date="2019-02-17T18:35:47Z">
        <w:r>
          <w:rPr>
            <w:rFonts w:hint="eastAsia" w:ascii="Times New Roman" w:hAnsi="Times New Roman" w:eastAsia="楷体" w:cs="Times New Roman"/>
            <w:color w:val="231F20"/>
            <w:lang w:val="en-US" w:eastAsia="zh-CN"/>
          </w:rPr>
          <w:t>i</w:t>
        </w:r>
      </w:ins>
      <w:ins w:id="214" w:author="lv-xyr" w:date="2019-02-17T18:35:48Z">
        <w:r>
          <w:rPr>
            <w:rFonts w:hint="eastAsia" w:ascii="Times New Roman" w:hAnsi="Times New Roman" w:eastAsia="楷体" w:cs="Times New Roman"/>
            <w:color w:val="231F20"/>
            <w:lang w:val="en-US" w:eastAsia="zh-CN"/>
          </w:rPr>
          <w:t>ng</w:t>
        </w:r>
      </w:ins>
      <w:ins w:id="215" w:author="lv-xyr" w:date="2019-02-17T18:54:57Z">
        <w:r>
          <w:rPr>
            <w:rFonts w:ascii="Times New Roman" w:hAnsi="Times New Roman" w:eastAsia="楷体" w:cs="Times New Roman"/>
          </w:rPr>
          <w:t xml:space="preserve"> atom</w:t>
        </w:r>
      </w:ins>
      <w:ins w:id="216" w:author="lv-xyr" w:date="2019-02-17T18:35:48Z">
        <w:r>
          <w:rPr>
            <w:rFonts w:hint="eastAsia" w:ascii="Times New Roman" w:hAnsi="Times New Roman" w:eastAsia="楷体" w:cs="Times New Roman"/>
            <w:color w:val="231F20"/>
            <w:lang w:val="en-US" w:eastAsia="zh-CN"/>
          </w:rPr>
          <w:t xml:space="preserve"> </w:t>
        </w:r>
      </w:ins>
      <w:r>
        <w:rPr>
          <w:rFonts w:ascii="Times New Roman" w:hAnsi="Times New Roman" w:eastAsia="楷体" w:cs="Times New Roman"/>
        </w:rPr>
        <w:t>C</w:t>
      </w:r>
      <w:ins w:id="217" w:author="lv-xyr" w:date="2019-02-17T18:55:52Z">
        <w:r>
          <w:rPr>
            <w:rFonts w:ascii="Times New Roman" w:hAnsi="Times New Roman" w:eastAsia="楷体" w:cs="Times New Roman"/>
          </w:rPr>
          <w:t xml:space="preserve"> at the edge of the molecular group</w:t>
        </w:r>
      </w:ins>
      <w:ins w:id="218" w:author="lv-xyr" w:date="2019-02-17T18:55:37Z">
        <w:r>
          <w:rPr>
            <w:rFonts w:ascii="Times New Roman" w:hAnsi="Times New Roman" w:eastAsia="楷体" w:cs="Times New Roman"/>
          </w:rPr>
          <w:t xml:space="preserve"> </w:t>
        </w:r>
      </w:ins>
      <w:ins w:id="219" w:author="lv-xyr" w:date="2019-02-17T18:55:37Z">
        <w:r>
          <w:rPr>
            <w:rFonts w:hint="eastAsia" w:ascii="Times New Roman" w:hAnsi="Times New Roman" w:eastAsia="楷体" w:cs="Times New Roman"/>
            <w:lang w:val="en-US" w:eastAsia="zh-CN"/>
          </w:rPr>
          <w:t>is</w:t>
        </w:r>
      </w:ins>
      <w:ins w:id="220" w:author="lv-xyr" w:date="2019-02-17T18:55:37Z">
        <w:r>
          <w:rPr>
            <w:rFonts w:ascii="Times New Roman" w:hAnsi="Times New Roman" w:eastAsia="楷体" w:cs="Times New Roman"/>
          </w:rPr>
          <w:t xml:space="preserve"> cleaved off</w:t>
        </w:r>
      </w:ins>
      <w:del w:id="221" w:author="lv-xyr" w:date="2019-02-17T18:54:57Z">
        <w:r>
          <w:rPr>
            <w:rFonts w:ascii="Times New Roman" w:hAnsi="Times New Roman" w:eastAsia="楷体" w:cs="Times New Roman"/>
          </w:rPr>
          <w:delText xml:space="preserve"> atom</w:delText>
        </w:r>
      </w:del>
      <w:del w:id="222" w:author="lv-xyr" w:date="2019-02-17T18:54:45Z">
        <w:r>
          <w:rPr>
            <w:rFonts w:ascii="Times New Roman" w:hAnsi="Times New Roman" w:eastAsia="楷体" w:cs="Times New Roman"/>
          </w:rPr>
          <w:delText>s</w:delText>
        </w:r>
      </w:del>
      <w:r>
        <w:rPr>
          <w:rFonts w:ascii="Times New Roman" w:hAnsi="Times New Roman" w:eastAsia="楷体" w:cs="Times New Roman"/>
        </w:rPr>
        <w:t xml:space="preserve"> </w:t>
      </w:r>
      <w:del w:id="223" w:author="lv-xyr" w:date="2019-02-17T18:55:57Z">
        <w:r>
          <w:rPr>
            <w:rFonts w:ascii="Times New Roman" w:hAnsi="Times New Roman" w:eastAsia="楷体" w:cs="Times New Roman"/>
          </w:rPr>
          <w:delText xml:space="preserve">and </w:delText>
        </w:r>
      </w:del>
      <w:r>
        <w:rPr>
          <w:rFonts w:ascii="Times New Roman" w:hAnsi="Times New Roman" w:eastAsia="楷体" w:cs="Times New Roman"/>
        </w:rPr>
        <w:t>the main chain</w:t>
      </w:r>
      <w:del w:id="224" w:author="lv-xyr" w:date="2019-02-17T18:55:52Z">
        <w:r>
          <w:rPr>
            <w:rFonts w:ascii="Times New Roman" w:hAnsi="Times New Roman" w:eastAsia="楷体" w:cs="Times New Roman"/>
          </w:rPr>
          <w:delText xml:space="preserve"> at the edge of the molecular group</w:delText>
        </w:r>
      </w:del>
      <w:del w:id="225" w:author="lv-xyr" w:date="2019-02-17T18:55:37Z">
        <w:r>
          <w:rPr>
            <w:rFonts w:ascii="Times New Roman" w:hAnsi="Times New Roman" w:eastAsia="楷体" w:cs="Times New Roman"/>
          </w:rPr>
          <w:delText xml:space="preserve"> </w:delText>
        </w:r>
      </w:del>
      <w:del w:id="226" w:author="lv-xyr" w:date="2019-02-17T18:55:37Z">
        <w:r>
          <w:rPr>
            <w:rFonts w:ascii="Times New Roman" w:hAnsi="Times New Roman" w:eastAsia="楷体" w:cs="Times New Roman"/>
            <w:lang w:val="en-US"/>
          </w:rPr>
          <w:delText>are</w:delText>
        </w:r>
      </w:del>
      <w:del w:id="227" w:author="lv-xyr" w:date="2019-02-17T18:55:37Z">
        <w:r>
          <w:rPr>
            <w:rFonts w:ascii="Times New Roman" w:hAnsi="Times New Roman" w:eastAsia="楷体" w:cs="Times New Roman"/>
          </w:rPr>
          <w:delText xml:space="preserve"> cleaved off</w:delText>
        </w:r>
      </w:del>
      <w:r>
        <w:rPr>
          <w:rFonts w:ascii="Times New Roman" w:hAnsi="Times New Roman" w:eastAsia="楷体" w:cs="Times New Roman"/>
        </w:rPr>
        <w:t>; (2)</w:t>
      </w:r>
      <w:ins w:id="228" w:author="lv-xyr" w:date="2019-02-17T18:56:38Z">
        <w:r>
          <w:rPr>
            <w:rFonts w:hint="eastAsia" w:ascii="Times New Roman" w:hAnsi="Times New Roman" w:eastAsia="楷体" w:cs="Times New Roman"/>
            <w:lang w:val="en-US" w:eastAsia="zh-CN"/>
          </w:rPr>
          <w:t xml:space="preserve"> </w:t>
        </w:r>
      </w:ins>
      <w:ins w:id="229" w:author="lv-xyr" w:date="2019-02-17T18:57:50Z">
        <w:bookmarkStart w:id="5" w:name="OLE_LINK6"/>
        <w:r>
          <w:rPr>
            <w:rFonts w:hint="eastAsia" w:ascii="Times New Roman" w:hAnsi="Times New Roman" w:eastAsia="楷体" w:cs="Times New Roman"/>
            <w:lang w:val="en-US" w:eastAsia="zh-CN"/>
          </w:rPr>
          <w:t>i</w:t>
        </w:r>
      </w:ins>
      <w:ins w:id="230" w:author="lv-xyr" w:date="2019-02-17T18:56:22Z">
        <w:r>
          <w:rPr>
            <w:rFonts w:hint="eastAsia" w:ascii="Times New Roman" w:hAnsi="Times New Roman" w:eastAsia="楷体" w:cs="Times New Roman"/>
            <w:lang w:val="en-US" w:eastAsia="zh-CN"/>
          </w:rPr>
          <w:t>n t</w:t>
        </w:r>
      </w:ins>
      <w:ins w:id="231" w:author="lv-xyr" w:date="2019-02-17T18:56:23Z">
        <w:r>
          <w:rPr>
            <w:rFonts w:hint="eastAsia" w:ascii="Times New Roman" w:hAnsi="Times New Roman" w:eastAsia="楷体" w:cs="Times New Roman"/>
            <w:lang w:val="en-US" w:eastAsia="zh-CN"/>
          </w:rPr>
          <w:t>he</w:t>
        </w:r>
      </w:ins>
      <w:ins w:id="232" w:author="lv-xyr" w:date="2019-02-17T18:56:36Z">
        <w:r>
          <w:rPr>
            <w:rFonts w:ascii="Times New Roman" w:hAnsi="Times New Roman" w:eastAsia="楷体" w:cs="Times New Roman"/>
          </w:rPr>
          <w:t xml:space="preserve"> medium </w:t>
        </w:r>
      </w:ins>
      <w:ins w:id="233" w:author="lv-xyr" w:date="2019-02-17T18:56:36Z">
        <w:r>
          <w:rPr>
            <w:rFonts w:hint="eastAsia" w:ascii="Times New Roman" w:hAnsi="Times New Roman" w:eastAsia="楷体" w:cs="Times New Roman"/>
            <w:lang w:val="en-US" w:eastAsia="zh-CN"/>
          </w:rPr>
          <w:t>term</w:t>
        </w:r>
      </w:ins>
      <w:ins w:id="234" w:author="lv-xyr" w:date="2019-02-17T18:56:23Z">
        <w:r>
          <w:rPr>
            <w:rFonts w:hint="eastAsia" w:ascii="Times New Roman" w:hAnsi="Times New Roman" w:eastAsia="楷体" w:cs="Times New Roman"/>
            <w:lang w:val="en-US" w:eastAsia="zh-CN"/>
          </w:rPr>
          <w:t xml:space="preserve"> </w:t>
        </w:r>
      </w:ins>
      <w:ins w:id="235" w:author="lv-xyr" w:date="2019-02-17T18:57:30Z">
        <w:r>
          <w:rPr>
            <w:rFonts w:hint="eastAsia" w:ascii="Times New Roman" w:hAnsi="Times New Roman" w:eastAsia="楷体" w:cs="Times New Roman"/>
            <w:lang w:val="en-US" w:eastAsia="zh-CN"/>
          </w:rPr>
          <w:t>w</w:t>
        </w:r>
      </w:ins>
      <w:ins w:id="236" w:author="lv-xyr" w:date="2019-02-17T18:57:31Z">
        <w:r>
          <w:rPr>
            <w:rFonts w:hint="eastAsia" w:ascii="Times New Roman" w:hAnsi="Times New Roman" w:eastAsia="楷体" w:cs="Times New Roman"/>
            <w:lang w:val="en-US" w:eastAsia="zh-CN"/>
          </w:rPr>
          <w:t xml:space="preserve">hen </w:t>
        </w:r>
      </w:ins>
      <w:ins w:id="237" w:author="lv-xyr" w:date="2019-02-17T18:58:24Z">
        <w:r>
          <w:rPr>
            <w:rFonts w:ascii="Times New Roman" w:hAnsi="Times New Roman" w:eastAsia="楷体" w:cs="Times New Roman"/>
            <w:color w:val="231F20"/>
          </w:rPr>
          <w:t xml:space="preserve">the </w:t>
        </w:r>
      </w:ins>
      <w:ins w:id="238" w:author="lv-xyr" w:date="2019-02-17T18:58:24Z">
        <w:r>
          <w:rPr>
            <w:rFonts w:hint="eastAsia" w:ascii="Times New Roman" w:hAnsi="Times New Roman" w:eastAsia="楷体" w:cs="Times New Roman"/>
            <w:color w:val="231F20"/>
            <w:lang w:val="en-US" w:eastAsia="zh-CN"/>
          </w:rPr>
          <w:t xml:space="preserve">chemical </w:t>
        </w:r>
      </w:ins>
      <w:ins w:id="239" w:author="lv-xyr" w:date="2019-02-17T18:58:24Z">
        <w:r>
          <w:rPr>
            <w:rFonts w:ascii="Times New Roman" w:hAnsi="Times New Roman" w:eastAsia="楷体" w:cs="Times New Roman"/>
            <w:color w:val="231F20"/>
          </w:rPr>
          <w:t>system temperature r</w:t>
        </w:r>
      </w:ins>
      <w:ins w:id="240" w:author="lv-xyr" w:date="2019-02-17T20:09:10Z">
        <w:r>
          <w:rPr>
            <w:rFonts w:hint="eastAsia" w:ascii="Times New Roman" w:hAnsi="Times New Roman" w:eastAsia="楷体" w:cs="Times New Roman"/>
            <w:color w:val="231F20"/>
            <w:lang w:val="en-US" w:eastAsia="zh-CN"/>
          </w:rPr>
          <w:t>i</w:t>
        </w:r>
      </w:ins>
      <w:ins w:id="241" w:author="lv-xyr" w:date="2019-02-17T18:58:24Z">
        <w:r>
          <w:rPr>
            <w:rFonts w:ascii="Times New Roman" w:hAnsi="Times New Roman" w:eastAsia="楷体" w:cs="Times New Roman"/>
            <w:color w:val="231F20"/>
          </w:rPr>
          <w:t>se st</w:t>
        </w:r>
      </w:ins>
      <w:ins w:id="242" w:author="lv-xyr" w:date="2019-02-17T18:58:24Z">
        <w:r>
          <w:rPr>
            <w:rFonts w:hint="eastAsia" w:ascii="Times New Roman" w:hAnsi="Times New Roman" w:eastAsia="楷体" w:cs="Times New Roman"/>
            <w:color w:val="231F20"/>
            <w:lang w:val="en-US" w:eastAsia="zh-CN"/>
          </w:rPr>
          <w:t>eadily</w:t>
        </w:r>
        <w:bookmarkEnd w:id="5"/>
      </w:ins>
      <w:del w:id="243" w:author="lv-xyr" w:date="2019-02-17T18:58:24Z">
        <w:r>
          <w:rPr>
            <w:rFonts w:ascii="Times New Roman" w:hAnsi="Times New Roman" w:eastAsia="楷体" w:cs="Times New Roman"/>
            <w:color w:val="231F20"/>
            <w:highlight w:val="yellow"/>
          </w:rPr>
          <w:delText>system</w:delText>
        </w:r>
      </w:del>
      <w:del w:id="244" w:author="lv-xyr" w:date="2019-02-17T18:58:24Z">
        <w:r>
          <w:rPr>
            <w:rFonts w:ascii="Times New Roman" w:hAnsi="Times New Roman" w:eastAsia="楷体" w:cs="Times New Roman"/>
            <w:highlight w:val="yellow"/>
          </w:rPr>
          <w:delText>Stable</w:delText>
        </w:r>
      </w:del>
      <w:del w:id="245" w:author="lv-xyr" w:date="2019-02-17T18:58:24Z">
        <w:r>
          <w:rPr>
            <w:rFonts w:ascii="Times New Roman" w:hAnsi="Times New Roman" w:eastAsia="楷体" w:cs="Times New Roman"/>
          </w:rPr>
          <w:delText xml:space="preserve"> warming</w:delText>
        </w:r>
      </w:del>
      <w:del w:id="246" w:author="lv-xyr" w:date="2019-02-17T18:56:36Z">
        <w:r>
          <w:rPr>
            <w:rFonts w:ascii="Times New Roman" w:hAnsi="Times New Roman" w:eastAsia="楷体" w:cs="Times New Roman"/>
          </w:rPr>
          <w:delText xml:space="preserve"> medium </w:delText>
        </w:r>
      </w:del>
      <w:r>
        <w:rPr>
          <w:rFonts w:ascii="Times New Roman" w:hAnsi="Times New Roman" w:eastAsia="楷体" w:cs="Times New Roman"/>
        </w:rPr>
        <w:t xml:space="preserve">(&lt;2600K), </w:t>
      </w:r>
      <w:del w:id="247" w:author="lv-xyr" w:date="2019-02-17T19:11:41Z">
        <w:r>
          <w:rPr>
            <w:rFonts w:ascii="Times New Roman" w:hAnsi="Times New Roman" w:eastAsia="楷体" w:cs="Times New Roman"/>
          </w:rPr>
          <w:delText>and</w:delText>
        </w:r>
      </w:del>
      <w:del w:id="248" w:author="lv-xyr" w:date="2019-02-17T19:11:41Z">
        <w:r>
          <w:rPr>
            <w:rFonts w:hint="eastAsia" w:ascii="Times New Roman" w:hAnsi="Times New Roman" w:eastAsia="楷体" w:cs="Times New Roman"/>
          </w:rPr>
          <w:delText xml:space="preserve"> </w:delText>
        </w:r>
      </w:del>
      <w:del w:id="249" w:author="lv-xyr" w:date="2019-02-17T19:11:41Z">
        <w:r>
          <w:rPr>
            <w:rFonts w:ascii="Times New Roman" w:hAnsi="Times New Roman" w:eastAsia="楷体" w:cs="Times New Roman"/>
            <w:color w:val="231F20"/>
          </w:rPr>
          <w:delText xml:space="preserve">The </w:delText>
        </w:r>
      </w:del>
      <w:r>
        <w:rPr>
          <w:rFonts w:ascii="Times New Roman" w:hAnsi="Times New Roman" w:eastAsia="楷体" w:cs="Times New Roman"/>
          <w:color w:val="231F20"/>
        </w:rPr>
        <w:t xml:space="preserve">benzyl group </w:t>
      </w:r>
      <w:del w:id="250" w:author="lv-xyr" w:date="2019-02-17T19:57:57Z">
        <w:r>
          <w:rPr>
            <w:rFonts w:ascii="Times New Roman" w:hAnsi="Times New Roman" w:eastAsia="楷体" w:cs="Times New Roman"/>
            <w:color w:val="231F20"/>
            <w:lang w:val="en-US"/>
          </w:rPr>
          <w:delText>attach</w:delText>
        </w:r>
      </w:del>
      <w:ins w:id="251" w:author="lv-xyr" w:date="2019-02-17T19:57:57Z">
        <w:r>
          <w:rPr>
            <w:rFonts w:hint="eastAsia" w:ascii="Times New Roman" w:hAnsi="Times New Roman" w:eastAsia="楷体" w:cs="Times New Roman"/>
            <w:color w:val="231F20"/>
            <w:lang w:val="en-US" w:eastAsia="zh-CN"/>
          </w:rPr>
          <w:t>c</w:t>
        </w:r>
      </w:ins>
      <w:ins w:id="252" w:author="lv-xyr" w:date="2019-02-17T19:57:58Z">
        <w:r>
          <w:rPr>
            <w:rFonts w:hint="eastAsia" w:ascii="Times New Roman" w:hAnsi="Times New Roman" w:eastAsia="楷体" w:cs="Times New Roman"/>
            <w:color w:val="231F20"/>
            <w:lang w:val="en-US" w:eastAsia="zh-CN"/>
          </w:rPr>
          <w:t>onnect</w:t>
        </w:r>
      </w:ins>
      <w:r>
        <w:rPr>
          <w:rFonts w:ascii="Times New Roman" w:hAnsi="Times New Roman" w:eastAsia="楷体" w:cs="Times New Roman"/>
          <w:color w:val="231F20"/>
        </w:rPr>
        <w:t>ed to the aromatic nucleus on the pyrolysis fragment of the molecular group</w:t>
      </w:r>
      <w:ins w:id="253" w:author="lv-xyr" w:date="2019-02-17T19:57:00Z">
        <w:r>
          <w:rPr>
            <w:rFonts w:hint="eastAsia" w:ascii="Times New Roman" w:hAnsi="Times New Roman" w:eastAsia="楷体" w:cs="Times New Roman"/>
            <w:color w:val="231F20"/>
            <w:lang w:val="en-US" w:eastAsia="zh-CN"/>
          </w:rPr>
          <w:t xml:space="preserve"> </w:t>
        </w:r>
      </w:ins>
      <w:ins w:id="254" w:author="lv-xyr" w:date="2019-02-17T19:57:01Z">
        <w:r>
          <w:rPr>
            <w:rFonts w:hint="eastAsia" w:ascii="Times New Roman" w:hAnsi="Times New Roman" w:eastAsia="楷体" w:cs="Times New Roman"/>
            <w:color w:val="231F20"/>
            <w:lang w:val="en-US" w:eastAsia="zh-CN"/>
          </w:rPr>
          <w:t>is c</w:t>
        </w:r>
      </w:ins>
      <w:ins w:id="255" w:author="lv-xyr" w:date="2019-02-17T19:57:09Z">
        <w:r>
          <w:rPr>
            <w:rFonts w:hint="eastAsia" w:ascii="Times New Roman" w:hAnsi="Times New Roman" w:eastAsia="楷体" w:cs="Times New Roman"/>
            <w:color w:val="231F20"/>
            <w:lang w:val="en-US" w:eastAsia="zh-CN"/>
          </w:rPr>
          <w:t>lea</w:t>
        </w:r>
      </w:ins>
      <w:ins w:id="256" w:author="lv-xyr" w:date="2019-02-17T19:57:10Z">
        <w:r>
          <w:rPr>
            <w:rFonts w:hint="eastAsia" w:ascii="Times New Roman" w:hAnsi="Times New Roman" w:eastAsia="楷体" w:cs="Times New Roman"/>
            <w:color w:val="231F20"/>
            <w:lang w:val="en-US" w:eastAsia="zh-CN"/>
          </w:rPr>
          <w:t>ved</w:t>
        </w:r>
      </w:ins>
      <w:ins w:id="257" w:author="lv-xyr" w:date="2019-02-17T19:57:11Z">
        <w:r>
          <w:rPr>
            <w:rFonts w:hint="eastAsia" w:ascii="Times New Roman" w:hAnsi="Times New Roman" w:eastAsia="楷体" w:cs="Times New Roman"/>
            <w:color w:val="231F20"/>
            <w:lang w:val="en-US" w:eastAsia="zh-CN"/>
          </w:rPr>
          <w:t xml:space="preserve"> </w:t>
        </w:r>
      </w:ins>
      <w:ins w:id="258" w:author="lv-xyr" w:date="2019-02-17T19:57:12Z">
        <w:r>
          <w:rPr>
            <w:rFonts w:hint="eastAsia" w:ascii="Times New Roman" w:hAnsi="Times New Roman" w:eastAsia="楷体" w:cs="Times New Roman"/>
            <w:color w:val="231F20"/>
            <w:lang w:val="en-US" w:eastAsia="zh-CN"/>
          </w:rPr>
          <w:t>of</w:t>
        </w:r>
      </w:ins>
      <w:ins w:id="259" w:author="lv-xyr" w:date="2019-02-17T19:57:13Z">
        <w:r>
          <w:rPr>
            <w:rFonts w:hint="eastAsia" w:ascii="Times New Roman" w:hAnsi="Times New Roman" w:eastAsia="楷体" w:cs="Times New Roman"/>
            <w:color w:val="231F20"/>
            <w:lang w:val="en-US" w:eastAsia="zh-CN"/>
          </w:rPr>
          <w:t>f</w:t>
        </w:r>
      </w:ins>
      <w:r>
        <w:rPr>
          <w:rFonts w:ascii="Times New Roman" w:hAnsi="Times New Roman" w:eastAsia="楷体" w:cs="Times New Roman"/>
          <w:color w:val="231F20"/>
        </w:rPr>
        <w:t>; (3)</w:t>
      </w:r>
      <w:ins w:id="260" w:author="lv-xyr" w:date="2019-02-17T19:59:28Z">
        <w:r>
          <w:rPr>
            <w:rFonts w:hint="eastAsia" w:ascii="Times New Roman" w:hAnsi="Times New Roman" w:eastAsia="楷体" w:cs="Times New Roman"/>
            <w:lang w:val="en-US" w:eastAsia="zh-CN"/>
          </w:rPr>
          <w:t>in the</w:t>
        </w:r>
      </w:ins>
      <w:ins w:id="261" w:author="lv-xyr" w:date="2019-02-17T19:59:28Z">
        <w:r>
          <w:rPr>
            <w:rFonts w:ascii="Times New Roman" w:hAnsi="Times New Roman" w:eastAsia="楷体" w:cs="Times New Roman"/>
          </w:rPr>
          <w:t xml:space="preserve"> </w:t>
        </w:r>
      </w:ins>
      <w:ins w:id="262" w:author="lv-xyr" w:date="2019-02-17T19:59:32Z">
        <w:r>
          <w:rPr>
            <w:rFonts w:hint="eastAsia" w:ascii="Times New Roman" w:hAnsi="Times New Roman" w:eastAsia="楷体" w:cs="Times New Roman"/>
            <w:lang w:val="en-US" w:eastAsia="zh-CN"/>
          </w:rPr>
          <w:t>later</w:t>
        </w:r>
      </w:ins>
      <w:ins w:id="263" w:author="lv-xyr" w:date="2019-02-17T19:59:28Z">
        <w:r>
          <w:rPr>
            <w:rFonts w:ascii="Times New Roman" w:hAnsi="Times New Roman" w:eastAsia="楷体" w:cs="Times New Roman"/>
          </w:rPr>
          <w:t xml:space="preserve"> </w:t>
        </w:r>
      </w:ins>
      <w:ins w:id="264" w:author="lv-xyr" w:date="2019-02-17T19:59:28Z">
        <w:r>
          <w:rPr>
            <w:rFonts w:hint="eastAsia" w:ascii="Times New Roman" w:hAnsi="Times New Roman" w:eastAsia="楷体" w:cs="Times New Roman"/>
            <w:lang w:val="en-US" w:eastAsia="zh-CN"/>
          </w:rPr>
          <w:t xml:space="preserve">term when </w:t>
        </w:r>
      </w:ins>
      <w:ins w:id="265" w:author="lv-xyr" w:date="2019-02-17T19:59:28Z">
        <w:r>
          <w:rPr>
            <w:rFonts w:ascii="Times New Roman" w:hAnsi="Times New Roman" w:eastAsia="楷体" w:cs="Times New Roman"/>
            <w:color w:val="231F20"/>
          </w:rPr>
          <w:t xml:space="preserve">the </w:t>
        </w:r>
      </w:ins>
      <w:ins w:id="266" w:author="lv-xyr" w:date="2019-02-17T19:59:28Z">
        <w:r>
          <w:rPr>
            <w:rFonts w:hint="eastAsia" w:ascii="Times New Roman" w:hAnsi="Times New Roman" w:eastAsia="楷体" w:cs="Times New Roman"/>
            <w:color w:val="231F20"/>
            <w:lang w:val="en-US" w:eastAsia="zh-CN"/>
          </w:rPr>
          <w:t xml:space="preserve">chemical </w:t>
        </w:r>
      </w:ins>
      <w:ins w:id="267" w:author="lv-xyr" w:date="2019-02-17T19:59:28Z">
        <w:r>
          <w:rPr>
            <w:rFonts w:ascii="Times New Roman" w:hAnsi="Times New Roman" w:eastAsia="楷体" w:cs="Times New Roman"/>
            <w:color w:val="231F20"/>
          </w:rPr>
          <w:t>system temperature r</w:t>
        </w:r>
      </w:ins>
      <w:ins w:id="268" w:author="lv-xyr" w:date="2019-02-17T20:09:33Z">
        <w:r>
          <w:rPr>
            <w:rFonts w:hint="eastAsia" w:ascii="Times New Roman" w:hAnsi="Times New Roman" w:eastAsia="楷体" w:cs="Times New Roman"/>
            <w:color w:val="231F20"/>
            <w:lang w:val="en-US" w:eastAsia="zh-CN"/>
          </w:rPr>
          <w:t>i</w:t>
        </w:r>
      </w:ins>
      <w:ins w:id="269" w:author="lv-xyr" w:date="2019-02-17T19:59:28Z">
        <w:r>
          <w:rPr>
            <w:rFonts w:ascii="Times New Roman" w:hAnsi="Times New Roman" w:eastAsia="楷体" w:cs="Times New Roman"/>
            <w:color w:val="231F20"/>
          </w:rPr>
          <w:t>se st</w:t>
        </w:r>
      </w:ins>
      <w:ins w:id="270" w:author="lv-xyr" w:date="2019-02-17T19:59:28Z">
        <w:r>
          <w:rPr>
            <w:rFonts w:hint="eastAsia" w:ascii="Times New Roman" w:hAnsi="Times New Roman" w:eastAsia="楷体" w:cs="Times New Roman"/>
            <w:color w:val="231F20"/>
            <w:lang w:val="en-US" w:eastAsia="zh-CN"/>
          </w:rPr>
          <w:t>eadily</w:t>
        </w:r>
      </w:ins>
      <w:del w:id="271" w:author="lv-xyr" w:date="2019-02-17T19:59:28Z">
        <w:r>
          <w:rPr>
            <w:rFonts w:ascii="Times New Roman" w:hAnsi="Times New Roman" w:eastAsia="楷体" w:cs="Times New Roman"/>
            <w:color w:val="231F20"/>
          </w:rPr>
          <w:delText xml:space="preserve"> </w:delText>
        </w:r>
      </w:del>
      <w:del w:id="272" w:author="lv-xyr" w:date="2019-02-17T19:59:28Z">
        <w:r>
          <w:rPr>
            <w:rFonts w:ascii="Times New Roman" w:hAnsi="Times New Roman" w:eastAsia="楷体" w:cs="Times New Roman"/>
            <w:color w:val="231F20"/>
            <w:highlight w:val="yellow"/>
          </w:rPr>
          <w:delText>system</w:delText>
        </w:r>
      </w:del>
      <w:del w:id="273" w:author="lv-xyr" w:date="2019-02-17T19:59:28Z">
        <w:r>
          <w:rPr>
            <w:rFonts w:ascii="Times New Roman" w:hAnsi="Times New Roman" w:eastAsia="楷体" w:cs="Times New Roman"/>
            <w:highlight w:val="yellow"/>
          </w:rPr>
          <w:delText>Stable</w:delText>
        </w:r>
      </w:del>
      <w:del w:id="274" w:author="lv-xyr" w:date="2019-02-17T19:59:28Z">
        <w:r>
          <w:rPr>
            <w:rFonts w:ascii="Times New Roman" w:hAnsi="Times New Roman" w:eastAsia="楷体" w:cs="Times New Roman"/>
          </w:rPr>
          <w:delText xml:space="preserve"> temperature rise</w:delText>
        </w:r>
      </w:del>
      <w:del w:id="275" w:author="lv-xyr" w:date="2019-02-17T19:59:37Z">
        <w:r>
          <w:rPr>
            <w:rFonts w:ascii="Times New Roman" w:hAnsi="Times New Roman" w:eastAsia="楷体" w:cs="Times New Roman"/>
          </w:rPr>
          <w:delText xml:space="preserve"> </w:delText>
        </w:r>
      </w:del>
      <w:r>
        <w:rPr>
          <w:rFonts w:ascii="Times New Roman" w:hAnsi="Times New Roman" w:eastAsia="楷体" w:cs="Times New Roman"/>
        </w:rPr>
        <w:t>(&gt;2600K)</w:t>
      </w:r>
      <w:del w:id="276" w:author="lv-xyr" w:date="2019-02-17T20:00:22Z">
        <w:r>
          <w:rPr>
            <w:rFonts w:ascii="Times New Roman" w:hAnsi="Times New Roman" w:eastAsia="楷体" w:cs="Times New Roman"/>
            <w:lang w:val="en-US"/>
          </w:rPr>
          <w:delText>,</w:delText>
        </w:r>
      </w:del>
      <w:ins w:id="277" w:author="lv-xyr" w:date="2019-02-17T20:00:22Z">
        <w:r>
          <w:rPr>
            <w:rFonts w:hint="eastAsia" w:ascii="Times New Roman" w:hAnsi="Times New Roman" w:eastAsia="楷体" w:cs="Times New Roman"/>
            <w:lang w:val="en-US" w:eastAsia="zh-CN"/>
          </w:rPr>
          <w:t>,</w:t>
        </w:r>
      </w:ins>
      <w:ins w:id="278" w:author="lv-xyr" w:date="2019-02-17T20:00:26Z">
        <w:r>
          <w:rPr>
            <w:rFonts w:hint="eastAsia" w:ascii="Times New Roman" w:hAnsi="Times New Roman" w:eastAsia="楷体" w:cs="Times New Roman"/>
            <w:lang w:val="en-US" w:eastAsia="zh-CN"/>
          </w:rPr>
          <w:t xml:space="preserve"> </w:t>
        </w:r>
      </w:ins>
      <w:del w:id="279" w:author="lv-xyr" w:date="2019-02-17T20:00:14Z">
        <w:r>
          <w:rPr>
            <w:rFonts w:ascii="Times New Roman" w:hAnsi="Times New Roman" w:eastAsia="楷体" w:cs="Times New Roman"/>
            <w:color w:val="231F20"/>
            <w:lang w:val="en-US"/>
          </w:rPr>
          <w:delText>T</w:delText>
        </w:r>
      </w:del>
      <w:ins w:id="280" w:author="lv-xyr" w:date="2019-02-17T20:00:14Z">
        <w:r>
          <w:rPr>
            <w:rFonts w:hint="eastAsia" w:ascii="Times New Roman" w:hAnsi="Times New Roman" w:eastAsia="楷体" w:cs="Times New Roman"/>
            <w:color w:val="231F20"/>
            <w:lang w:val="en-US" w:eastAsia="zh-CN"/>
          </w:rPr>
          <w:t>t</w:t>
        </w:r>
      </w:ins>
      <w:r>
        <w:rPr>
          <w:rFonts w:ascii="Times New Roman" w:hAnsi="Times New Roman" w:eastAsia="楷体" w:cs="Times New Roman"/>
          <w:color w:val="231F20"/>
        </w:rPr>
        <w:t>he cyclopentane on the main chain fragment of the molecular group is thermally broken</w:t>
      </w:r>
      <w:ins w:id="281" w:author="lv-xyr" w:date="2019-02-17T20:06:58Z">
        <w:r>
          <w:rPr>
            <w:rFonts w:hint="eastAsia" w:ascii="Times New Roman" w:hAnsi="Times New Roman" w:eastAsia="楷体" w:cs="Times New Roman"/>
            <w:color w:val="231F20"/>
            <w:lang w:val="en-US" w:eastAsia="zh-CN"/>
          </w:rPr>
          <w:t xml:space="preserve"> so </w:t>
        </w:r>
      </w:ins>
      <w:ins w:id="282" w:author="lv-xyr" w:date="2019-02-17T20:06:59Z">
        <w:r>
          <w:rPr>
            <w:rFonts w:hint="eastAsia" w:ascii="Times New Roman" w:hAnsi="Times New Roman" w:eastAsia="楷体" w:cs="Times New Roman"/>
            <w:color w:val="231F20"/>
            <w:lang w:val="en-US" w:eastAsia="zh-CN"/>
          </w:rPr>
          <w:t>that</w:t>
        </w:r>
      </w:ins>
      <w:del w:id="283" w:author="lv-xyr" w:date="2019-02-17T20:07:06Z">
        <w:r>
          <w:rPr>
            <w:rFonts w:ascii="Times New Roman" w:hAnsi="Times New Roman" w:eastAsia="楷体" w:cs="Times New Roman"/>
            <w:color w:val="231F20"/>
          </w:rPr>
          <w:delText>, causing</w:delText>
        </w:r>
      </w:del>
      <w:r>
        <w:rPr>
          <w:rFonts w:ascii="Times New Roman" w:hAnsi="Times New Roman" w:eastAsia="楷体" w:cs="Times New Roman"/>
          <w:color w:val="231F20"/>
        </w:rPr>
        <w:t xml:space="preserve"> the methyl group at the end of the branch </w:t>
      </w:r>
      <w:del w:id="284" w:author="lv-xyr" w:date="2019-02-17T20:07:36Z">
        <w:r>
          <w:rPr>
            <w:rFonts w:ascii="Times New Roman" w:hAnsi="Times New Roman" w:eastAsia="楷体" w:cs="Times New Roman"/>
            <w:color w:val="231F20"/>
          </w:rPr>
          <w:delText xml:space="preserve">to </w:delText>
        </w:r>
      </w:del>
      <w:r>
        <w:rPr>
          <w:rFonts w:ascii="Times New Roman" w:hAnsi="Times New Roman" w:eastAsia="楷体" w:cs="Times New Roman"/>
          <w:color w:val="231F20"/>
        </w:rPr>
        <w:t>fall</w:t>
      </w:r>
      <w:ins w:id="285" w:author="lv-xyr" w:date="2019-02-17T20:08:52Z">
        <w:r>
          <w:rPr>
            <w:rFonts w:hint="eastAsia" w:ascii="Times New Roman" w:hAnsi="Times New Roman" w:eastAsia="楷体" w:cs="Times New Roman"/>
            <w:color w:val="231F20"/>
            <w:lang w:val="en-US" w:eastAsia="zh-CN"/>
          </w:rPr>
          <w:t>s</w:t>
        </w:r>
      </w:ins>
      <w:r>
        <w:rPr>
          <w:rFonts w:ascii="Times New Roman" w:hAnsi="Times New Roman" w:eastAsia="楷体" w:cs="Times New Roman"/>
          <w:color w:val="231F20"/>
        </w:rPr>
        <w:t xml:space="preserve"> off</w:t>
      </w:r>
      <w:ins w:id="286" w:author="lv-xyr" w:date="2019-02-17T20:09:47Z">
        <w:r>
          <w:rPr>
            <w:rFonts w:hint="eastAsia" w:ascii="Times New Roman" w:hAnsi="Times New Roman" w:eastAsia="楷体" w:cs="Times New Roman"/>
            <w:color w:val="231F20"/>
            <w:lang w:val="en-US" w:eastAsia="zh-CN"/>
          </w:rPr>
          <w:t>,</w:t>
        </w:r>
      </w:ins>
      <w:ins w:id="287" w:author="lv-xyr" w:date="2019-02-17T20:09:48Z">
        <w:r>
          <w:rPr>
            <w:rFonts w:hint="eastAsia" w:ascii="Times New Roman" w:hAnsi="Times New Roman" w:eastAsia="楷体" w:cs="Times New Roman"/>
            <w:color w:val="231F20"/>
            <w:lang w:val="en-US" w:eastAsia="zh-CN"/>
          </w:rPr>
          <w:t xml:space="preserve"> </w:t>
        </w:r>
      </w:ins>
      <w:ins w:id="288" w:author="lv-xyr" w:date="2019-02-17T20:12:41Z">
        <w:r>
          <w:rPr>
            <w:rFonts w:hint="eastAsia" w:ascii="Times New Roman" w:hAnsi="Times New Roman" w:eastAsia="楷体" w:cs="Times New Roman"/>
            <w:color w:val="231F20"/>
            <w:lang w:val="en-US" w:eastAsia="zh-CN"/>
          </w:rPr>
          <w:t>givi</w:t>
        </w:r>
      </w:ins>
      <w:ins w:id="289" w:author="lv-xyr" w:date="2019-02-17T20:12:42Z">
        <w:r>
          <w:rPr>
            <w:rFonts w:hint="eastAsia" w:ascii="Times New Roman" w:hAnsi="Times New Roman" w:eastAsia="楷体" w:cs="Times New Roman"/>
            <w:color w:val="231F20"/>
            <w:lang w:val="en-US" w:eastAsia="zh-CN"/>
          </w:rPr>
          <w:t xml:space="preserve">ng rise </w:t>
        </w:r>
      </w:ins>
      <w:ins w:id="290" w:author="lv-xyr" w:date="2019-02-17T20:12:43Z">
        <w:r>
          <w:rPr>
            <w:rFonts w:hint="eastAsia" w:ascii="Times New Roman" w:hAnsi="Times New Roman" w:eastAsia="楷体" w:cs="Times New Roman"/>
            <w:color w:val="231F20"/>
            <w:lang w:val="en-US" w:eastAsia="zh-CN"/>
          </w:rPr>
          <w:t xml:space="preserve">to </w:t>
        </w:r>
      </w:ins>
      <w:ins w:id="291" w:author="lv-xyr" w:date="2019-02-17T20:11:27Z">
        <w:r>
          <w:rPr>
            <w:rFonts w:hint="eastAsia" w:ascii="Times New Roman" w:hAnsi="Times New Roman" w:eastAsia="楷体" w:cs="Times New Roman"/>
            <w:color w:val="231F20"/>
            <w:lang w:val="en-US" w:eastAsia="zh-CN"/>
          </w:rPr>
          <w:t>the</w:t>
        </w:r>
      </w:ins>
      <w:r>
        <w:rPr>
          <w:rFonts w:ascii="Times New Roman" w:hAnsi="Times New Roman" w:eastAsia="楷体" w:cs="Times New Roman"/>
          <w:color w:val="231F20"/>
        </w:rPr>
        <w:t xml:space="preserve"> </w:t>
      </w:r>
      <w:del w:id="292" w:author="lv-xyr" w:date="2019-02-17T20:11:30Z">
        <w:r>
          <w:rPr>
            <w:rFonts w:ascii="Times New Roman" w:hAnsi="Times New Roman" w:eastAsia="楷体" w:cs="Times New Roman"/>
            <w:color w:val="231F20"/>
          </w:rPr>
          <w:delText xml:space="preserve">to </w:delText>
        </w:r>
      </w:del>
      <w:r>
        <w:rPr>
          <w:rFonts w:ascii="Times New Roman" w:hAnsi="Times New Roman" w:eastAsia="楷体" w:cs="Times New Roman"/>
          <w:color w:val="231F20"/>
        </w:rPr>
        <w:t>form</w:t>
      </w:r>
      <w:ins w:id="293" w:author="lv-xyr" w:date="2019-02-17T20:11:33Z">
        <w:r>
          <w:rPr>
            <w:rFonts w:hint="eastAsia" w:ascii="Times New Roman" w:hAnsi="Times New Roman" w:eastAsia="楷体" w:cs="Times New Roman"/>
            <w:color w:val="231F20"/>
            <w:lang w:val="en-US" w:eastAsia="zh-CN"/>
          </w:rPr>
          <w:t>at</w:t>
        </w:r>
      </w:ins>
      <w:ins w:id="294" w:author="lv-xyr" w:date="2019-02-17T20:11:34Z">
        <w:r>
          <w:rPr>
            <w:rFonts w:hint="eastAsia" w:ascii="Times New Roman" w:hAnsi="Times New Roman" w:eastAsia="楷体" w:cs="Times New Roman"/>
            <w:color w:val="231F20"/>
            <w:lang w:val="en-US" w:eastAsia="zh-CN"/>
          </w:rPr>
          <w:t>ion</w:t>
        </w:r>
      </w:ins>
      <w:ins w:id="295" w:author="lv-xyr" w:date="2019-02-17T20:11:35Z">
        <w:r>
          <w:rPr>
            <w:rFonts w:hint="eastAsia" w:ascii="Times New Roman" w:hAnsi="Times New Roman" w:eastAsia="楷体" w:cs="Times New Roman"/>
            <w:color w:val="231F20"/>
            <w:lang w:val="en-US" w:eastAsia="zh-CN"/>
          </w:rPr>
          <w:t xml:space="preserve"> of</w:t>
        </w:r>
      </w:ins>
      <w:r>
        <w:rPr>
          <w:rFonts w:ascii="Times New Roman" w:hAnsi="Times New Roman" w:eastAsia="楷体" w:cs="Times New Roman"/>
          <w:color w:val="231F20"/>
        </w:rPr>
        <w:t xml:space="preserve"> methane.</w:t>
      </w:r>
      <w:ins w:id="296" w:author="lv-xyr" w:date="2019-02-17T20:11:40Z">
        <w:r>
          <w:rPr>
            <w:rFonts w:hint="eastAsia" w:ascii="Times New Roman" w:hAnsi="Times New Roman" w:eastAsia="楷体" w:cs="Times New Roman"/>
            <w:color w:val="231F20"/>
            <w:lang w:val="en-US" w:eastAsia="zh-CN"/>
          </w:rPr>
          <w:t xml:space="preserve"> </w:t>
        </w:r>
      </w:ins>
      <w:del w:id="297" w:author="lv-xyr" w:date="2019-02-17T20:11:39Z">
        <w:r>
          <w:rPr>
            <w:rFonts w:ascii="Times New Roman" w:hAnsi="Times New Roman" w:eastAsia="楷体" w:cs="Times New Roman"/>
          </w:rPr>
          <w:delText xml:space="preserve">。 </w:delText>
        </w:r>
      </w:del>
      <w:r>
        <w:rPr>
          <w:rFonts w:ascii="Times New Roman" w:hAnsi="Times New Roman" w:eastAsia="楷体" w:cs="Times New Roman"/>
        </w:rPr>
        <w:t xml:space="preserve">At the same time, the pyrolysis </w:t>
      </w:r>
      <w:del w:id="298" w:author="lv-xyr" w:date="2019-02-17T20:19:32Z">
        <w:r>
          <w:rPr>
            <w:rFonts w:ascii="Times New Roman" w:hAnsi="Times New Roman" w:eastAsia="楷体" w:cs="Times New Roman"/>
            <w:lang w:val="en-US"/>
          </w:rPr>
          <w:delText>test</w:delText>
        </w:r>
      </w:del>
      <w:ins w:id="299" w:author="lv-xyr" w:date="2019-02-17T20:19:32Z">
        <w:r>
          <w:rPr>
            <w:rFonts w:hint="eastAsia" w:ascii="Times New Roman" w:hAnsi="Times New Roman" w:eastAsia="楷体" w:cs="Times New Roman"/>
            <w:lang w:val="en-US" w:eastAsia="zh-CN"/>
          </w:rPr>
          <w:t>e</w:t>
        </w:r>
      </w:ins>
      <w:ins w:id="300" w:author="lv-xyr" w:date="2019-02-17T20:19:33Z">
        <w:r>
          <w:rPr>
            <w:rFonts w:hint="eastAsia" w:ascii="Times New Roman" w:hAnsi="Times New Roman" w:eastAsia="楷体" w:cs="Times New Roman"/>
            <w:lang w:val="en-US" w:eastAsia="zh-CN"/>
          </w:rPr>
          <w:t>xp</w:t>
        </w:r>
      </w:ins>
      <w:ins w:id="301" w:author="lv-xyr" w:date="2019-02-17T20:19:34Z">
        <w:r>
          <w:rPr>
            <w:rFonts w:hint="eastAsia" w:ascii="Times New Roman" w:hAnsi="Times New Roman" w:eastAsia="楷体" w:cs="Times New Roman"/>
            <w:lang w:val="en-US" w:eastAsia="zh-CN"/>
          </w:rPr>
          <w:t>er</w:t>
        </w:r>
      </w:ins>
      <w:ins w:id="302" w:author="lv-xyr" w:date="2019-02-17T20:19:35Z">
        <w:r>
          <w:rPr>
            <w:rFonts w:hint="eastAsia" w:ascii="Times New Roman" w:hAnsi="Times New Roman" w:eastAsia="楷体" w:cs="Times New Roman"/>
            <w:lang w:val="en-US" w:eastAsia="zh-CN"/>
          </w:rPr>
          <w:t>im</w:t>
        </w:r>
      </w:ins>
      <w:ins w:id="303" w:author="lv-xyr" w:date="2019-02-17T20:19:37Z">
        <w:r>
          <w:rPr>
            <w:rFonts w:hint="eastAsia" w:ascii="Times New Roman" w:hAnsi="Times New Roman" w:eastAsia="楷体" w:cs="Times New Roman"/>
            <w:lang w:val="en-US" w:eastAsia="zh-CN"/>
          </w:rPr>
          <w:t>ent</w:t>
        </w:r>
      </w:ins>
      <w:ins w:id="304" w:author="lv-xyr" w:date="2019-02-17T20:19:39Z">
        <w:r>
          <w:rPr>
            <w:rFonts w:hint="eastAsia" w:ascii="Times New Roman" w:hAnsi="Times New Roman" w:eastAsia="楷体" w:cs="Times New Roman"/>
            <w:lang w:val="en-US" w:eastAsia="zh-CN"/>
          </w:rPr>
          <w:t xml:space="preserve"> </w:t>
        </w:r>
      </w:ins>
      <w:ins w:id="305" w:author="lv-xyr" w:date="2019-02-17T20:19:41Z">
        <w:r>
          <w:rPr>
            <w:rFonts w:hint="eastAsia" w:ascii="Times New Roman" w:hAnsi="Times New Roman" w:eastAsia="楷体" w:cs="Times New Roman"/>
            <w:lang w:val="en-US" w:eastAsia="zh-CN"/>
          </w:rPr>
          <w:t>has</w:t>
        </w:r>
      </w:ins>
      <w:ins w:id="306" w:author="lv-xyr" w:date="2019-02-17T20:19:43Z">
        <w:r>
          <w:rPr>
            <w:rFonts w:hint="eastAsia" w:ascii="Times New Roman" w:hAnsi="Times New Roman" w:eastAsia="楷体" w:cs="Times New Roman"/>
            <w:lang w:val="en-US" w:eastAsia="zh-CN"/>
          </w:rPr>
          <w:t xml:space="preserve"> </w:t>
        </w:r>
      </w:ins>
      <w:ins w:id="307" w:author="lv-xyr" w:date="2019-02-17T20:19:44Z">
        <w:r>
          <w:rPr>
            <w:rFonts w:hint="eastAsia" w:ascii="Times New Roman" w:hAnsi="Times New Roman" w:eastAsia="楷体" w:cs="Times New Roman"/>
            <w:lang w:val="en-US" w:eastAsia="zh-CN"/>
          </w:rPr>
          <w:t>been</w:t>
        </w:r>
      </w:ins>
      <w:ins w:id="308" w:author="lv-xyr" w:date="2019-02-17T20:19:45Z">
        <w:r>
          <w:rPr>
            <w:rFonts w:hint="eastAsia" w:ascii="Times New Roman" w:hAnsi="Times New Roman" w:eastAsia="楷体" w:cs="Times New Roman"/>
            <w:lang w:val="en-US" w:eastAsia="zh-CN"/>
          </w:rPr>
          <w:t xml:space="preserve"> </w:t>
        </w:r>
      </w:ins>
      <w:ins w:id="309" w:author="lv-xyr" w:date="2019-02-17T20:19:49Z">
        <w:r>
          <w:rPr>
            <w:rFonts w:hint="eastAsia" w:ascii="Times New Roman" w:hAnsi="Times New Roman" w:eastAsia="楷体" w:cs="Times New Roman"/>
            <w:lang w:val="en-US" w:eastAsia="zh-CN"/>
          </w:rPr>
          <w:t>mad</w:t>
        </w:r>
      </w:ins>
      <w:ins w:id="310" w:author="lv-xyr" w:date="2019-02-17T20:19:50Z">
        <w:r>
          <w:rPr>
            <w:rFonts w:hint="eastAsia" w:ascii="Times New Roman" w:hAnsi="Times New Roman" w:eastAsia="楷体" w:cs="Times New Roman"/>
            <w:lang w:val="en-US" w:eastAsia="zh-CN"/>
          </w:rPr>
          <w:t>e</w:t>
        </w:r>
      </w:ins>
      <w:r>
        <w:rPr>
          <w:rFonts w:ascii="Times New Roman" w:hAnsi="Times New Roman" w:eastAsia="楷体" w:cs="Times New Roman"/>
        </w:rPr>
        <w:t xml:space="preserve"> </w:t>
      </w:r>
      <w:del w:id="311" w:author="lv-xyr" w:date="2019-02-17T20:19:57Z">
        <w:r>
          <w:rPr>
            <w:rFonts w:ascii="Times New Roman" w:hAnsi="Times New Roman" w:eastAsia="楷体" w:cs="Times New Roman"/>
          </w:rPr>
          <w:delText xml:space="preserve">is used </w:delText>
        </w:r>
      </w:del>
      <w:r>
        <w:rPr>
          <w:rFonts w:ascii="Times New Roman" w:hAnsi="Times New Roman" w:eastAsia="楷体" w:cs="Times New Roman"/>
        </w:rPr>
        <w:t>to analy</w:t>
      </w:r>
      <w:del w:id="312" w:author="lv-xyr" w:date="2019-02-17T20:20:05Z">
        <w:r>
          <w:rPr>
            <w:rFonts w:ascii="Times New Roman" w:hAnsi="Times New Roman" w:eastAsia="楷体" w:cs="Times New Roman"/>
            <w:lang w:val="en-US"/>
          </w:rPr>
          <w:delText xml:space="preserve">ze </w:delText>
        </w:r>
      </w:del>
      <w:ins w:id="313" w:author="lv-xyr" w:date="2019-02-17T20:20:05Z">
        <w:r>
          <w:rPr>
            <w:rFonts w:hint="eastAsia" w:ascii="Times New Roman" w:hAnsi="Times New Roman" w:eastAsia="楷体" w:cs="Times New Roman"/>
            <w:lang w:val="en-US" w:eastAsia="zh-CN"/>
          </w:rPr>
          <w:t>ze</w:t>
        </w:r>
      </w:ins>
      <w:ins w:id="314" w:author="lv-xyr" w:date="2019-02-17T20:18:05Z">
        <w:r>
          <w:rPr>
            <w:rFonts w:hint="eastAsia" w:ascii="Times New Roman" w:hAnsi="Times New Roman" w:eastAsia="楷体" w:cs="Times New Roman"/>
            <w:lang w:val="en-US" w:eastAsia="zh-CN"/>
          </w:rPr>
          <w:t xml:space="preserve"> </w:t>
        </w:r>
      </w:ins>
      <w:r>
        <w:rPr>
          <w:rFonts w:ascii="Times New Roman" w:hAnsi="Times New Roman" w:eastAsia="楷体" w:cs="Times New Roman"/>
        </w:rPr>
        <w:t xml:space="preserve">the formation of methane and </w:t>
      </w:r>
      <w:ins w:id="315" w:author="lv-xyr" w:date="2019-02-17T20:20:26Z">
        <w:r>
          <w:rPr>
            <w:rFonts w:hint="eastAsia" w:ascii="Times New Roman" w:hAnsi="Times New Roman" w:eastAsia="楷体" w:cs="Times New Roman"/>
            <w:lang w:val="en-US" w:eastAsia="zh-CN"/>
          </w:rPr>
          <w:t>ma</w:t>
        </w:r>
      </w:ins>
      <w:ins w:id="316" w:author="lv-xyr" w:date="2019-02-17T20:20:27Z">
        <w:r>
          <w:rPr>
            <w:rFonts w:hint="eastAsia" w:ascii="Times New Roman" w:hAnsi="Times New Roman" w:eastAsia="楷体" w:cs="Times New Roman"/>
            <w:lang w:val="en-US" w:eastAsia="zh-CN"/>
          </w:rPr>
          <w:t>k</w:t>
        </w:r>
      </w:ins>
      <w:ins w:id="317" w:author="lv-xyr" w:date="2019-02-17T20:20:29Z">
        <w:r>
          <w:rPr>
            <w:rFonts w:hint="eastAsia" w:ascii="Times New Roman" w:hAnsi="Times New Roman" w:eastAsia="楷体" w:cs="Times New Roman"/>
            <w:lang w:val="en-US" w:eastAsia="zh-CN"/>
          </w:rPr>
          <w:t xml:space="preserve">e </w:t>
        </w:r>
      </w:ins>
      <w:r>
        <w:rPr>
          <w:rFonts w:ascii="Times New Roman" w:hAnsi="Times New Roman" w:eastAsia="楷体" w:cs="Times New Roman"/>
        </w:rPr>
        <w:t xml:space="preserve">the </w:t>
      </w:r>
      <w:ins w:id="318" w:author="lv-xyr" w:date="2019-02-17T20:18:26Z">
        <w:r>
          <w:rPr>
            <w:rFonts w:hint="eastAsia" w:ascii="Times New Roman" w:hAnsi="Times New Roman" w:eastAsia="楷体" w:cs="Times New Roman"/>
            <w:lang w:val="en-US" w:eastAsia="zh-CN"/>
          </w:rPr>
          <w:t>c</w:t>
        </w:r>
      </w:ins>
      <w:ins w:id="319" w:author="lv-xyr" w:date="2019-02-17T20:18:30Z">
        <w:r>
          <w:rPr>
            <w:rFonts w:hint="eastAsia" w:ascii="Times New Roman" w:hAnsi="Times New Roman" w:eastAsia="楷体" w:cs="Times New Roman"/>
            <w:lang w:val="en-US" w:eastAsia="zh-CN"/>
          </w:rPr>
          <w:t>om</w:t>
        </w:r>
      </w:ins>
      <w:ins w:id="320" w:author="lv-xyr" w:date="2019-02-17T20:18:31Z">
        <w:r>
          <w:rPr>
            <w:rFonts w:hint="eastAsia" w:ascii="Times New Roman" w:hAnsi="Times New Roman" w:eastAsia="楷体" w:cs="Times New Roman"/>
            <w:lang w:val="en-US" w:eastAsia="zh-CN"/>
          </w:rPr>
          <w:t>p</w:t>
        </w:r>
      </w:ins>
      <w:ins w:id="321" w:author="lv-xyr" w:date="2019-02-17T20:18:32Z">
        <w:r>
          <w:rPr>
            <w:rFonts w:hint="eastAsia" w:ascii="Times New Roman" w:hAnsi="Times New Roman" w:eastAsia="楷体" w:cs="Times New Roman"/>
            <w:lang w:val="en-US" w:eastAsia="zh-CN"/>
          </w:rPr>
          <w:t>ar</w:t>
        </w:r>
      </w:ins>
      <w:ins w:id="322" w:author="lv-xyr" w:date="2019-02-17T20:18:33Z">
        <w:r>
          <w:rPr>
            <w:rFonts w:hint="eastAsia" w:ascii="Times New Roman" w:hAnsi="Times New Roman" w:eastAsia="楷体" w:cs="Times New Roman"/>
            <w:lang w:val="en-US" w:eastAsia="zh-CN"/>
          </w:rPr>
          <w:t>is</w:t>
        </w:r>
      </w:ins>
      <w:ins w:id="323" w:author="lv-xyr" w:date="2019-02-17T20:18:34Z">
        <w:r>
          <w:rPr>
            <w:rFonts w:hint="eastAsia" w:ascii="Times New Roman" w:hAnsi="Times New Roman" w:eastAsia="楷体" w:cs="Times New Roman"/>
            <w:lang w:val="en-US" w:eastAsia="zh-CN"/>
          </w:rPr>
          <w:t>on</w:t>
        </w:r>
      </w:ins>
      <w:ins w:id="324" w:author="lv-xyr" w:date="2019-02-17T20:18:39Z">
        <w:r>
          <w:rPr>
            <w:rFonts w:hint="eastAsia" w:ascii="Times New Roman" w:hAnsi="Times New Roman" w:eastAsia="楷体" w:cs="Times New Roman"/>
            <w:lang w:val="en-US" w:eastAsia="zh-CN"/>
          </w:rPr>
          <w:t xml:space="preserve"> </w:t>
        </w:r>
      </w:ins>
      <w:ins w:id="325" w:author="lv-xyr" w:date="2019-02-17T20:20:37Z">
        <w:r>
          <w:rPr>
            <w:rFonts w:hint="eastAsia" w:ascii="Times New Roman" w:hAnsi="Times New Roman" w:eastAsia="楷体" w:cs="Times New Roman"/>
            <w:lang w:val="en-US" w:eastAsia="zh-CN"/>
          </w:rPr>
          <w:t>wit</w:t>
        </w:r>
      </w:ins>
      <w:ins w:id="326" w:author="lv-xyr" w:date="2019-02-17T20:20:38Z">
        <w:r>
          <w:rPr>
            <w:rFonts w:hint="eastAsia" w:ascii="Times New Roman" w:hAnsi="Times New Roman" w:eastAsia="楷体" w:cs="Times New Roman"/>
            <w:lang w:val="en-US" w:eastAsia="zh-CN"/>
          </w:rPr>
          <w:t xml:space="preserve">h </w:t>
        </w:r>
      </w:ins>
      <w:r>
        <w:rPr>
          <w:rFonts w:ascii="Times New Roman" w:hAnsi="Times New Roman" w:eastAsia="楷体" w:cs="Times New Roman"/>
        </w:rPr>
        <w:t xml:space="preserve">pyrolysis simulation, </w:t>
      </w:r>
      <w:del w:id="327" w:author="lv-xyr" w:date="2019-02-17T20:21:29Z">
        <w:r>
          <w:rPr>
            <w:rFonts w:ascii="Times New Roman" w:hAnsi="Times New Roman" w:eastAsia="楷体" w:cs="Times New Roman"/>
            <w:lang w:val="en-US"/>
          </w:rPr>
          <w:delText xml:space="preserve">and </w:delText>
        </w:r>
      </w:del>
      <w:ins w:id="328" w:author="lv-xyr" w:date="2019-02-17T20:21:29Z">
        <w:r>
          <w:rPr>
            <w:rFonts w:hint="eastAsia" w:ascii="Times New Roman" w:hAnsi="Times New Roman" w:eastAsia="楷体" w:cs="Times New Roman"/>
            <w:lang w:val="en-US" w:eastAsia="zh-CN"/>
          </w:rPr>
          <w:t>which</w:t>
        </w:r>
      </w:ins>
      <w:ins w:id="329" w:author="lv-xyr" w:date="2019-02-17T20:21:30Z">
        <w:r>
          <w:rPr>
            <w:rFonts w:hint="eastAsia" w:ascii="Times New Roman" w:hAnsi="Times New Roman" w:eastAsia="楷体" w:cs="Times New Roman"/>
            <w:lang w:val="en-US" w:eastAsia="zh-CN"/>
          </w:rPr>
          <w:t xml:space="preserve"> </w:t>
        </w:r>
      </w:ins>
      <w:r>
        <w:rPr>
          <w:rFonts w:ascii="Times New Roman" w:hAnsi="Times New Roman" w:eastAsia="楷体" w:cs="Times New Roman"/>
        </w:rPr>
        <w:t>provide</w:t>
      </w:r>
      <w:ins w:id="330" w:author="lv-xyr" w:date="2019-02-17T20:21:32Z">
        <w:r>
          <w:rPr>
            <w:rFonts w:hint="eastAsia" w:ascii="Times New Roman" w:hAnsi="Times New Roman" w:eastAsia="楷体" w:cs="Times New Roman"/>
            <w:lang w:val="en-US" w:eastAsia="zh-CN"/>
          </w:rPr>
          <w:t>s</w:t>
        </w:r>
      </w:ins>
      <w:r>
        <w:rPr>
          <w:rFonts w:ascii="Times New Roman" w:hAnsi="Times New Roman" w:eastAsia="楷体" w:cs="Times New Roman"/>
        </w:rPr>
        <w:t xml:space="preserve"> theoretical support for the pyroly</w:t>
      </w:r>
      <w:del w:id="331" w:author="lv-xyr" w:date="2019-02-17T20:22:02Z">
        <w:r>
          <w:rPr>
            <w:rFonts w:ascii="Times New Roman" w:hAnsi="Times New Roman" w:eastAsia="楷体" w:cs="Times New Roman"/>
            <w:lang w:val="en-US"/>
          </w:rPr>
          <w:delText>sis</w:delText>
        </w:r>
      </w:del>
      <w:ins w:id="332" w:author="lv-xyr" w:date="2019-02-17T20:22:02Z">
        <w:r>
          <w:rPr>
            <w:rFonts w:hint="eastAsia" w:ascii="Times New Roman" w:hAnsi="Times New Roman" w:eastAsia="楷体" w:cs="Times New Roman"/>
            <w:lang w:val="en-US" w:eastAsia="zh-CN"/>
          </w:rPr>
          <w:t>ti</w:t>
        </w:r>
      </w:ins>
      <w:ins w:id="333" w:author="lv-xyr" w:date="2019-02-17T20:22:03Z">
        <w:r>
          <w:rPr>
            <w:rFonts w:hint="eastAsia" w:ascii="Times New Roman" w:hAnsi="Times New Roman" w:eastAsia="楷体" w:cs="Times New Roman"/>
            <w:lang w:val="en-US" w:eastAsia="zh-CN"/>
          </w:rPr>
          <w:t>c</w:t>
        </w:r>
      </w:ins>
      <w:r>
        <w:rPr>
          <w:rFonts w:ascii="Times New Roman" w:hAnsi="Times New Roman" w:eastAsia="楷体" w:cs="Times New Roman"/>
        </w:rPr>
        <w:t xml:space="preserve"> reaction of coal from the microscopic point of view.</w:t>
      </w:r>
    </w:p>
    <w:p>
      <w:pPr>
        <w:spacing w:line="312" w:lineRule="atLeast"/>
        <w:outlineLvl w:val="0"/>
        <w:rPr>
          <w:rFonts w:ascii="Times New Roman" w:hAnsi="Times New Roman" w:eastAsia="宋体" w:cs="Times New Roman"/>
          <w:szCs w:val="21"/>
        </w:rPr>
      </w:pPr>
      <w:r>
        <w:rPr>
          <w:rFonts w:ascii="Times New Roman" w:hAnsi="Times New Roman" w:cs="Times New Roman"/>
          <w:b/>
          <w:bCs/>
          <w:szCs w:val="21"/>
        </w:rPr>
        <w:t xml:space="preserve">Key words: </w:t>
      </w:r>
      <w:ins w:id="334" w:author="lv-xyr" w:date="2019-02-13T21:22:38Z">
        <w:r>
          <w:rPr>
            <w:rFonts w:ascii="Times New Roman" w:hAnsi="Times New Roman" w:eastAsia="宋体" w:cs="Times New Roman"/>
            <w:szCs w:val="21"/>
          </w:rPr>
          <w:t xml:space="preserve">No.2 </w:t>
        </w:r>
      </w:ins>
      <w:r>
        <w:rPr>
          <w:rFonts w:ascii="Times New Roman" w:hAnsi="Times New Roman" w:eastAsia="宋体" w:cs="Times New Roman"/>
          <w:szCs w:val="21"/>
        </w:rPr>
        <w:t xml:space="preserve">Dongqu </w:t>
      </w:r>
      <w:del w:id="335" w:author="lv-xyr" w:date="2019-02-13T21:22:44Z">
        <w:r>
          <w:rPr>
            <w:rFonts w:ascii="Times New Roman" w:hAnsi="Times New Roman" w:eastAsia="宋体" w:cs="Times New Roman"/>
            <w:szCs w:val="21"/>
            <w:lang w:val="en-US"/>
          </w:rPr>
          <w:delText>No.2 c</w:delText>
        </w:r>
      </w:del>
      <w:ins w:id="336" w:author="lv-xyr" w:date="2019-02-13T21:22:44Z">
        <w:r>
          <w:rPr>
            <w:rFonts w:hint="eastAsia" w:ascii="Times New Roman" w:hAnsi="Times New Roman" w:eastAsia="宋体" w:cs="Times New Roman"/>
            <w:szCs w:val="21"/>
            <w:lang w:val="en-US" w:eastAsia="zh-CN"/>
          </w:rPr>
          <w:t>C</w:t>
        </w:r>
      </w:ins>
      <w:r>
        <w:rPr>
          <w:rFonts w:ascii="Times New Roman" w:hAnsi="Times New Roman" w:eastAsia="宋体" w:cs="Times New Roman"/>
          <w:szCs w:val="21"/>
        </w:rPr>
        <w:t>oal</w:t>
      </w:r>
      <w:del w:id="337" w:author="lv-xyr" w:date="2019-02-13T21:24:55Z">
        <w:r>
          <w:rPr>
            <w:rFonts w:ascii="Times New Roman" w:hAnsi="Times New Roman" w:eastAsia="宋体" w:cs="Times New Roman"/>
            <w:szCs w:val="21"/>
            <w:lang w:val="en-US"/>
          </w:rPr>
          <w:delText xml:space="preserve">; </w:delText>
        </w:r>
      </w:del>
      <w:ins w:id="338" w:author="lv-xyr" w:date="2019-02-13T21:24:55Z">
        <w:r>
          <w:rPr>
            <w:rFonts w:hint="eastAsia" w:ascii="Times New Roman" w:hAnsi="Times New Roman" w:eastAsia="宋体" w:cs="Times New Roman"/>
            <w:szCs w:val="21"/>
            <w:lang w:val="en-US" w:eastAsia="zh-CN"/>
          </w:rPr>
          <w:t>,</w:t>
        </w:r>
      </w:ins>
      <w:ins w:id="339" w:author="lv-xyr" w:date="2019-02-13T21:24:56Z">
        <w:r>
          <w:rPr>
            <w:rFonts w:hint="eastAsia" w:ascii="Times New Roman" w:hAnsi="Times New Roman" w:eastAsia="宋体" w:cs="Times New Roman"/>
            <w:szCs w:val="21"/>
            <w:lang w:val="en-US" w:eastAsia="zh-CN"/>
          </w:rPr>
          <w:t xml:space="preserve"> </w:t>
        </w:r>
      </w:ins>
      <w:del w:id="340" w:author="lv-xyr" w:date="2019-02-13T21:23:30Z">
        <w:r>
          <w:rPr>
            <w:rFonts w:ascii="Times New Roman" w:hAnsi="Times New Roman" w:eastAsia="宋体" w:cs="Times New Roman"/>
            <w:szCs w:val="21"/>
            <w:lang w:val="en-US"/>
          </w:rPr>
          <w:delText>c</w:delText>
        </w:r>
      </w:del>
      <w:ins w:id="341" w:author="lv-xyr" w:date="2019-02-13T21:23:30Z">
        <w:r>
          <w:rPr>
            <w:rFonts w:hint="eastAsia" w:ascii="Times New Roman" w:hAnsi="Times New Roman" w:eastAsia="宋体" w:cs="Times New Roman"/>
            <w:szCs w:val="21"/>
            <w:lang w:val="en-US" w:eastAsia="zh-CN"/>
          </w:rPr>
          <w:t>C</w:t>
        </w:r>
      </w:ins>
      <w:r>
        <w:rPr>
          <w:rFonts w:ascii="Times New Roman" w:hAnsi="Times New Roman" w:eastAsia="宋体" w:cs="Times New Roman"/>
          <w:szCs w:val="21"/>
        </w:rPr>
        <w:t xml:space="preserve">oal </w:t>
      </w:r>
      <w:del w:id="342" w:author="lv-xyr" w:date="2019-02-13T21:23:34Z">
        <w:r>
          <w:rPr>
            <w:rFonts w:ascii="Times New Roman" w:hAnsi="Times New Roman" w:eastAsia="宋体" w:cs="Times New Roman"/>
            <w:szCs w:val="21"/>
            <w:lang w:val="en-US"/>
          </w:rPr>
          <w:delText>m</w:delText>
        </w:r>
      </w:del>
      <w:ins w:id="343" w:author="lv-xyr" w:date="2019-02-13T21:23:34Z">
        <w:r>
          <w:rPr>
            <w:rFonts w:hint="eastAsia" w:ascii="Times New Roman" w:hAnsi="Times New Roman" w:eastAsia="宋体" w:cs="Times New Roman"/>
            <w:szCs w:val="21"/>
            <w:lang w:val="en-US" w:eastAsia="zh-CN"/>
          </w:rPr>
          <w:t>M</w:t>
        </w:r>
      </w:ins>
      <w:r>
        <w:rPr>
          <w:rFonts w:ascii="Times New Roman" w:hAnsi="Times New Roman" w:eastAsia="宋体" w:cs="Times New Roman"/>
          <w:szCs w:val="21"/>
        </w:rPr>
        <w:t>acromolecule</w:t>
      </w:r>
      <w:del w:id="344" w:author="lv-xyr" w:date="2019-02-13T21:24:30Z">
        <w:r>
          <w:rPr>
            <w:rFonts w:ascii="Times New Roman" w:hAnsi="Times New Roman" w:eastAsia="宋体" w:cs="Times New Roman"/>
            <w:szCs w:val="21"/>
          </w:rPr>
          <w:delText>;</w:delText>
        </w:r>
      </w:del>
      <w:ins w:id="345" w:author="lv-xyr" w:date="2019-02-13T21:24:34Z">
        <w:r>
          <w:rPr>
            <w:rFonts w:hint="eastAsia" w:ascii="Times New Roman" w:hAnsi="Times New Roman" w:eastAsia="宋体" w:cs="Times New Roman"/>
            <w:szCs w:val="21"/>
            <w:lang w:val="en-US" w:eastAsia="zh-CN"/>
          </w:rPr>
          <w:t>,</w:t>
        </w:r>
      </w:ins>
      <w:r>
        <w:rPr>
          <w:rFonts w:ascii="Times New Roman" w:hAnsi="Times New Roman" w:eastAsia="宋体" w:cs="Times New Roman"/>
          <w:szCs w:val="21"/>
        </w:rPr>
        <w:t xml:space="preserve"> </w:t>
      </w:r>
      <w:r>
        <w:rPr>
          <w:rFonts w:ascii="Times New Roman" w:hAnsi="Times New Roman" w:eastAsia="宋体" w:cs="Times New Roman"/>
          <w:szCs w:val="24"/>
        </w:rPr>
        <w:t>ReaxFF</w:t>
      </w:r>
      <w:del w:id="346" w:author="lv-xyr" w:date="2019-02-13T21:24:37Z">
        <w:r>
          <w:rPr>
            <w:rFonts w:ascii="Times New Roman" w:hAnsi="Times New Roman" w:eastAsia="宋体" w:cs="Times New Roman"/>
            <w:szCs w:val="21"/>
            <w:lang w:val="en-US"/>
          </w:rPr>
          <w:delText>;</w:delText>
        </w:r>
      </w:del>
      <w:ins w:id="347" w:author="lv-xyr" w:date="2019-02-13T21:24:37Z">
        <w:r>
          <w:rPr>
            <w:rFonts w:hint="eastAsia" w:ascii="Times New Roman" w:hAnsi="Times New Roman" w:eastAsia="宋体" w:cs="Times New Roman"/>
            <w:szCs w:val="21"/>
            <w:lang w:val="en-US" w:eastAsia="zh-CN"/>
          </w:rPr>
          <w:t>,</w:t>
        </w:r>
      </w:ins>
      <w:r>
        <w:rPr>
          <w:rFonts w:ascii="Times New Roman" w:hAnsi="Times New Roman" w:eastAsia="宋体" w:cs="Times New Roman"/>
          <w:szCs w:val="21"/>
        </w:rPr>
        <w:t xml:space="preserve"> </w:t>
      </w:r>
      <w:del w:id="348" w:author="lv-xyr" w:date="2019-02-13T21:24:19Z">
        <w:bookmarkStart w:id="6" w:name="OLE_LINK2"/>
        <w:r>
          <w:rPr>
            <w:rFonts w:ascii="Times New Roman" w:hAnsi="Times New Roman" w:eastAsia="宋体" w:cs="Times New Roman"/>
            <w:szCs w:val="21"/>
            <w:lang w:val="en-US"/>
          </w:rPr>
          <w:delText>p</w:delText>
        </w:r>
      </w:del>
      <w:ins w:id="349" w:author="lv-xyr" w:date="2019-02-13T21:24:19Z">
        <w:r>
          <w:rPr>
            <w:rFonts w:hint="eastAsia" w:ascii="Times New Roman" w:hAnsi="Times New Roman" w:eastAsia="宋体" w:cs="Times New Roman"/>
            <w:szCs w:val="21"/>
            <w:lang w:val="en-US" w:eastAsia="zh-CN"/>
          </w:rPr>
          <w:t>P</w:t>
        </w:r>
      </w:ins>
      <w:r>
        <w:rPr>
          <w:rFonts w:ascii="Times New Roman" w:hAnsi="Times New Roman" w:eastAsia="宋体" w:cs="Times New Roman"/>
          <w:szCs w:val="21"/>
        </w:rPr>
        <w:t xml:space="preserve">yrolysis </w:t>
      </w:r>
      <w:del w:id="350" w:author="lv-xyr" w:date="2019-02-13T21:24:21Z">
        <w:r>
          <w:rPr>
            <w:rFonts w:ascii="Times New Roman" w:hAnsi="Times New Roman" w:eastAsia="宋体" w:cs="Times New Roman"/>
            <w:szCs w:val="21"/>
            <w:lang w:val="en-US"/>
          </w:rPr>
          <w:delText>s</w:delText>
        </w:r>
      </w:del>
      <w:ins w:id="351" w:author="lv-xyr" w:date="2019-02-13T21:24:21Z">
        <w:r>
          <w:rPr>
            <w:rFonts w:hint="eastAsia" w:ascii="Times New Roman" w:hAnsi="Times New Roman" w:eastAsia="宋体" w:cs="Times New Roman"/>
            <w:szCs w:val="21"/>
            <w:lang w:val="en-US" w:eastAsia="zh-CN"/>
          </w:rPr>
          <w:t>S</w:t>
        </w:r>
      </w:ins>
      <w:r>
        <w:rPr>
          <w:rFonts w:ascii="Times New Roman" w:hAnsi="Times New Roman" w:eastAsia="宋体" w:cs="Times New Roman"/>
          <w:szCs w:val="21"/>
        </w:rPr>
        <w:t>imulation</w:t>
      </w:r>
      <w:bookmarkEnd w:id="6"/>
      <w:del w:id="352" w:author="lv-xyr" w:date="2019-02-13T21:24:40Z">
        <w:r>
          <w:rPr>
            <w:rFonts w:ascii="Times New Roman" w:hAnsi="Times New Roman" w:eastAsia="宋体" w:cs="Times New Roman"/>
            <w:szCs w:val="21"/>
            <w:lang w:val="en-US"/>
          </w:rPr>
          <w:delText xml:space="preserve">; </w:delText>
        </w:r>
      </w:del>
      <w:ins w:id="353" w:author="lv-xyr" w:date="2019-02-13T21:24:40Z">
        <w:r>
          <w:rPr>
            <w:rFonts w:hint="eastAsia" w:ascii="Times New Roman" w:hAnsi="Times New Roman" w:eastAsia="宋体" w:cs="Times New Roman"/>
            <w:szCs w:val="21"/>
            <w:lang w:val="en-US" w:eastAsia="zh-CN"/>
          </w:rPr>
          <w:t>,</w:t>
        </w:r>
      </w:ins>
      <w:ins w:id="354" w:author="lv-xyr" w:date="2019-02-13T21:24:42Z">
        <w:r>
          <w:rPr>
            <w:rFonts w:hint="eastAsia" w:ascii="Times New Roman" w:hAnsi="Times New Roman" w:eastAsia="宋体" w:cs="Times New Roman"/>
            <w:szCs w:val="21"/>
            <w:lang w:val="en-US" w:eastAsia="zh-CN"/>
          </w:rPr>
          <w:t xml:space="preserve"> </w:t>
        </w:r>
      </w:ins>
      <w:del w:id="355" w:author="lv-xyr" w:date="2019-02-13T21:24:26Z">
        <w:r>
          <w:rPr>
            <w:rFonts w:ascii="Times New Roman" w:hAnsi="Times New Roman" w:eastAsia="宋体" w:cs="Times New Roman"/>
            <w:szCs w:val="21"/>
            <w:lang w:val="en-US"/>
          </w:rPr>
          <w:delText>m</w:delText>
        </w:r>
      </w:del>
      <w:ins w:id="356" w:author="lv-xyr" w:date="2019-02-13T21:24:26Z">
        <w:r>
          <w:rPr>
            <w:rFonts w:hint="eastAsia" w:ascii="Times New Roman" w:hAnsi="Times New Roman" w:eastAsia="宋体" w:cs="Times New Roman"/>
            <w:szCs w:val="21"/>
            <w:lang w:val="en-US" w:eastAsia="zh-CN"/>
          </w:rPr>
          <w:t>M</w:t>
        </w:r>
      </w:ins>
      <w:r>
        <w:rPr>
          <w:rFonts w:ascii="Times New Roman" w:hAnsi="Times New Roman" w:eastAsia="宋体" w:cs="Times New Roman"/>
          <w:szCs w:val="21"/>
        </w:rPr>
        <w:t>ethane</w:t>
      </w:r>
    </w:p>
    <w:p>
      <w:pPr>
        <w:spacing w:line="312" w:lineRule="atLeast"/>
        <w:ind w:firstLine="420" w:firstLineChars="200"/>
        <w:outlineLvl w:val="0"/>
        <w:rPr>
          <w:rFonts w:ascii="Times New Roman" w:hAnsi="Times New Roman" w:cs="Times New Roman"/>
          <w:szCs w:val="21"/>
        </w:rPr>
        <w:sectPr>
          <w:pgSz w:w="11906" w:h="16838"/>
          <w:pgMar w:top="1440" w:right="1800" w:bottom="1440" w:left="1800" w:header="851" w:footer="992" w:gutter="0"/>
          <w:cols w:space="425" w:num="1"/>
          <w:docGrid w:type="lines" w:linePitch="312" w:charSpace="0"/>
        </w:sectPr>
      </w:pP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color w:val="000000"/>
          <w:szCs w:val="21"/>
        </w:rPr>
      </w:pPr>
      <w:r>
        <w:rPr>
          <w:rFonts w:ascii="Times New Roman" w:hAnsi="Times New Roman" w:cs="Times New Roman"/>
          <w:szCs w:val="21"/>
        </w:rPr>
        <w:t>煤的热解是煤清洁</w:t>
      </w:r>
      <w:r>
        <w:rPr>
          <w:rFonts w:hint="eastAsia" w:ascii="Times New Roman" w:hAnsi="Times New Roman" w:cs="Times New Roman"/>
          <w:szCs w:val="21"/>
        </w:rPr>
        <w:t>、</w:t>
      </w:r>
      <w:r>
        <w:rPr>
          <w:rFonts w:ascii="Times New Roman" w:hAnsi="Times New Roman" w:cs="Times New Roman"/>
          <w:szCs w:val="21"/>
        </w:rPr>
        <w:t>气</w:t>
      </w:r>
      <w:r>
        <w:rPr>
          <w:rFonts w:hint="eastAsia" w:ascii="Times New Roman" w:hAnsi="Times New Roman" w:cs="Times New Roman"/>
          <w:szCs w:val="21"/>
        </w:rPr>
        <w:t>化、</w:t>
      </w:r>
      <w:r>
        <w:rPr>
          <w:rFonts w:ascii="Times New Roman" w:hAnsi="Times New Roman" w:cs="Times New Roman"/>
          <w:szCs w:val="21"/>
        </w:rPr>
        <w:t>液化等热转化加工中的重要步骤，研究煤的热解对煤工业生产的意义重大。关于煤结构模型的构建早有研究，1942年宾夕法尼亚大学的Fuchs</w:t>
      </w:r>
      <w:r>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hint="eastAsia" w:ascii="Times New Roman" w:hAnsi="Times New Roman" w:cs="Times New Roman"/>
          <w:szCs w:val="21"/>
        </w:rPr>
        <w:t>后</w:t>
      </w:r>
      <w:r>
        <w:rPr>
          <w:rFonts w:ascii="Times New Roman" w:hAnsi="Times New Roman" w:cs="Times New Roman"/>
          <w:szCs w:val="21"/>
        </w:rPr>
        <w:t>，为各学者研究煤结构</w:t>
      </w:r>
      <w:r>
        <w:rPr>
          <w:rFonts w:hint="eastAsia" w:ascii="Times New Roman" w:hAnsi="Times New Roman" w:cs="Times New Roman"/>
          <w:szCs w:val="21"/>
        </w:rPr>
        <w:t>奠定了</w:t>
      </w:r>
      <w:r>
        <w:rPr>
          <w:rFonts w:ascii="Times New Roman" w:hAnsi="Times New Roman" w:cs="Times New Roman"/>
          <w:szCs w:val="21"/>
        </w:rPr>
        <w:t>坚实的基础。随着测试技术与测试理论，计算机技术的发展，</w:t>
      </w:r>
      <w:r>
        <w:rPr>
          <w:rFonts w:ascii="Times New Roman" w:hAnsi="Times New Roman" w:cs="Times New Roman"/>
          <w:szCs w:val="21"/>
          <w:highlight w:val="yellow"/>
          <w:rPrChange w:id="357" w:author="lv-xyr" w:date="2019-02-18T09:39:07Z">
            <w:rPr>
              <w:rFonts w:ascii="Times New Roman" w:hAnsi="Times New Roman" w:cs="Times New Roman"/>
              <w:szCs w:val="21"/>
            </w:rPr>
          </w:rPrChange>
        </w:rPr>
        <w:t>人们对工业分析、元素分析、傅里叶变换红外线光谱(FTIR)、X射线光电子能谱(XPS)等表征煤结构的数据更加准确可信</w:t>
      </w:r>
      <w:r>
        <w:rPr>
          <w:rFonts w:ascii="Times New Roman" w:hAnsi="Times New Roman" w:cs="Times New Roman"/>
          <w:szCs w:val="21"/>
        </w:rPr>
        <w:t>，也可以根据科学计算软件来进行必要的验证计算。Hatcher</w:t>
      </w:r>
      <w:r>
        <w:rPr>
          <w:rFonts w:ascii="Times New Roman" w:hAnsi="Times New Roman" w:cs="Times New Roman"/>
          <w:szCs w:val="21"/>
          <w:vertAlign w:val="superscript"/>
        </w:rPr>
        <w:t>[2]</w:t>
      </w:r>
      <w:r>
        <w:rPr>
          <w:rFonts w:ascii="Times New Roman" w:hAnsi="Times New Roman" w:cs="Times New Roman"/>
          <w:szCs w:val="21"/>
        </w:rPr>
        <w:t>、贾建波</w:t>
      </w:r>
      <w:r>
        <w:rPr>
          <w:rFonts w:ascii="Times New Roman" w:hAnsi="Times New Roman" w:cs="Times New Roman"/>
          <w:szCs w:val="21"/>
          <w:vertAlign w:val="superscript"/>
        </w:rPr>
        <w:t>[3]</w:t>
      </w:r>
      <w:r>
        <w:rPr>
          <w:rFonts w:ascii="Times New Roman" w:hAnsi="Times New Roman" w:cs="Times New Roman"/>
          <w:szCs w:val="21"/>
        </w:rPr>
        <w:t>、相建华</w:t>
      </w:r>
      <w:r>
        <w:rPr>
          <w:rFonts w:ascii="Times New Roman" w:hAnsi="Times New Roman" w:cs="Times New Roman"/>
          <w:szCs w:val="21"/>
          <w:vertAlign w:val="superscript"/>
        </w:rPr>
        <w:t>[4-5]</w:t>
      </w:r>
      <w:r>
        <w:rPr>
          <w:rFonts w:ascii="Times New Roman" w:hAnsi="Times New Roman" w:cs="Times New Roman"/>
          <w:szCs w:val="21"/>
        </w:rPr>
        <w:t>、</w:t>
      </w:r>
      <w:bookmarkStart w:id="7" w:name="OLE_LINK7"/>
      <w:r>
        <w:rPr>
          <w:rFonts w:ascii="Times New Roman" w:hAnsi="Times New Roman" w:cs="Times New Roman"/>
          <w:szCs w:val="21"/>
          <w:highlight w:val="yellow"/>
          <w:rPrChange w:id="358" w:author="lv-xyr" w:date="2019-02-19T23:01:00Z">
            <w:rPr>
              <w:rFonts w:ascii="Times New Roman" w:hAnsi="Times New Roman" w:cs="Times New Roman"/>
              <w:szCs w:val="21"/>
            </w:rPr>
          </w:rPrChange>
        </w:rPr>
        <w:t>Wu Li</w:t>
      </w:r>
      <w:r>
        <w:rPr>
          <w:rFonts w:ascii="Times New Roman" w:hAnsi="Times New Roman" w:cs="Times New Roman"/>
          <w:szCs w:val="21"/>
          <w:highlight w:val="yellow"/>
          <w:vertAlign w:val="superscript"/>
          <w:rPrChange w:id="359" w:author="lv-xyr" w:date="2019-02-19T23:01:00Z">
            <w:rPr>
              <w:rFonts w:ascii="Times New Roman" w:hAnsi="Times New Roman" w:cs="Times New Roman"/>
              <w:szCs w:val="21"/>
              <w:vertAlign w:val="superscript"/>
            </w:rPr>
          </w:rPrChange>
        </w:rPr>
        <w:t>[6]</w:t>
      </w:r>
      <w:r>
        <w:rPr>
          <w:rFonts w:ascii="Times New Roman" w:hAnsi="Times New Roman" w:cs="Times New Roman"/>
          <w:szCs w:val="21"/>
          <w:highlight w:val="yellow"/>
          <w:rPrChange w:id="360" w:author="lv-xyr" w:date="2019-02-19T23:01:00Z">
            <w:rPr>
              <w:rFonts w:ascii="Times New Roman" w:hAnsi="Times New Roman" w:cs="Times New Roman"/>
              <w:szCs w:val="21"/>
            </w:rPr>
          </w:rPrChange>
        </w:rPr>
        <w:t>、</w:t>
      </w:r>
      <w:r>
        <w:rPr>
          <w:rFonts w:ascii="Times New Roman" w:hAnsi="Times New Roman" w:cs="Times New Roman"/>
          <w:color w:val="000000"/>
          <w:szCs w:val="21"/>
          <w:highlight w:val="yellow"/>
          <w:rPrChange w:id="361" w:author="lv-xyr" w:date="2019-02-19T23:01:00Z">
            <w:rPr>
              <w:rFonts w:ascii="Times New Roman" w:hAnsi="Times New Roman" w:cs="Times New Roman"/>
              <w:color w:val="000000"/>
              <w:szCs w:val="21"/>
            </w:rPr>
          </w:rPrChange>
        </w:rPr>
        <w:t>Zhan-Ku Li</w:t>
      </w:r>
      <w:bookmarkEnd w:id="7"/>
      <w:r>
        <w:rPr>
          <w:rFonts w:ascii="Times New Roman" w:hAnsi="Times New Roman" w:cs="Times New Roman"/>
          <w:szCs w:val="21"/>
          <w:vertAlign w:val="superscript"/>
        </w:rPr>
        <w:t>[7]</w:t>
      </w:r>
      <w:r>
        <w:rPr>
          <w:rFonts w:ascii="Times New Roman" w:hAnsi="Times New Roman" w:cs="Times New Roman"/>
          <w:color w:val="000000"/>
          <w:szCs w:val="21"/>
        </w:rPr>
        <w:t>、</w:t>
      </w:r>
      <w:r>
        <w:rPr>
          <w:rFonts w:ascii="Times New Roman" w:hAnsi="Times New Roman" w:cs="Times New Roman"/>
          <w:szCs w:val="21"/>
        </w:rPr>
        <w:t>马延平</w:t>
      </w:r>
      <w:r>
        <w:rPr>
          <w:rFonts w:ascii="Times New Roman" w:hAnsi="Times New Roman" w:cs="Times New Roman"/>
          <w:szCs w:val="21"/>
          <w:vertAlign w:val="superscript"/>
        </w:rPr>
        <w:t>[8]</w:t>
      </w:r>
      <w:r>
        <w:rPr>
          <w:rFonts w:ascii="Times New Roman" w:hAnsi="Times New Roman" w:cs="Times New Roman"/>
          <w:szCs w:val="21"/>
        </w:rPr>
        <w:t>由FTIR、XPS、</w:t>
      </w:r>
      <w:r>
        <w:rPr>
          <w:rFonts w:ascii="Times New Roman" w:hAnsi="Times New Roman" w:cs="Times New Roman"/>
          <w:szCs w:val="21"/>
          <w:vertAlign w:val="superscript"/>
        </w:rPr>
        <w:t>13</w:t>
      </w:r>
      <w:r>
        <w:rPr>
          <w:rFonts w:ascii="Times New Roman" w:hAnsi="Times New Roman" w:cs="Times New Roman"/>
          <w:szCs w:val="21"/>
        </w:rPr>
        <w:t>CNMR测试数据，结合煤大分子结构模型的理论相继构建了越来越可靠的煤大分子结构模型</w:t>
      </w:r>
      <w:r>
        <w:rPr>
          <w:rFonts w:hint="eastAsia" w:ascii="Times New Roman" w:hAnsi="Times New Roman" w:cs="Times New Roman"/>
          <w:szCs w:val="21"/>
        </w:rPr>
        <w:t>，为煤的热解模拟、吸附模拟提供了理论模型基础</w:t>
      </w:r>
      <w:r>
        <w:rPr>
          <w:rFonts w:ascii="Times New Roman" w:hAnsi="Times New Roman" w:cs="Times New Roman"/>
          <w:szCs w:val="21"/>
        </w:rPr>
        <w:t>。在煤的热解方面，曾凡桂</w:t>
      </w:r>
      <w:r>
        <w:rPr>
          <w:rFonts w:ascii="Times New Roman" w:hAnsi="Times New Roman" w:cs="Times New Roman"/>
          <w:szCs w:val="21"/>
          <w:vertAlign w:val="superscript"/>
        </w:rPr>
        <w:t>[9]</w:t>
      </w:r>
      <w:r>
        <w:rPr>
          <w:rFonts w:ascii="Times New Roman" w:hAnsi="Times New Roman" w:cs="Times New Roman"/>
          <w:szCs w:val="21"/>
        </w:rPr>
        <w:t>使用热重-质谱联用技术对低阶煤进行热解</w:t>
      </w:r>
      <w:r>
        <w:rPr>
          <w:rFonts w:hint="eastAsia" w:ascii="Times New Roman" w:hAnsi="Times New Roman" w:cs="Times New Roman"/>
          <w:szCs w:val="21"/>
        </w:rPr>
        <w:t>模拟试验，从而</w:t>
      </w:r>
      <w:r>
        <w:rPr>
          <w:rFonts w:ascii="Times New Roman" w:hAnsi="Times New Roman" w:cs="Times New Roman"/>
          <w:szCs w:val="21"/>
        </w:rPr>
        <w:t>获得</w:t>
      </w:r>
      <w:r>
        <w:rPr>
          <w:rFonts w:hint="eastAsia" w:ascii="Times New Roman" w:hAnsi="Times New Roman" w:cs="Times New Roman"/>
          <w:szCs w:val="21"/>
        </w:rPr>
        <w:t>了</w:t>
      </w:r>
      <w:r>
        <w:rPr>
          <w:rFonts w:ascii="Times New Roman" w:hAnsi="Times New Roman" w:cs="Times New Roman"/>
          <w:szCs w:val="21"/>
        </w:rPr>
        <w:t>甲烷的</w:t>
      </w:r>
      <w:r>
        <w:rPr>
          <w:rFonts w:hint="eastAsia" w:ascii="Times New Roman" w:hAnsi="Times New Roman" w:cs="Times New Roman"/>
          <w:szCs w:val="21"/>
        </w:rPr>
        <w:t>生成速率曲线，使用量子化学理论计算得到甲烷的4种</w:t>
      </w:r>
      <w:r>
        <w:rPr>
          <w:rFonts w:ascii="Times New Roman" w:hAnsi="Times New Roman" w:cs="Times New Roman"/>
          <w:szCs w:val="21"/>
        </w:rPr>
        <w:t>生成反应类型</w:t>
      </w:r>
      <w:r>
        <w:rPr>
          <w:rFonts w:hint="eastAsia" w:ascii="Times New Roman" w:hAnsi="Times New Roman" w:cs="Times New Roman"/>
          <w:szCs w:val="21"/>
        </w:rPr>
        <w:t>，此为在量子化学角度分析煤热解的主要研究方法</w:t>
      </w:r>
      <w:r>
        <w:rPr>
          <w:rFonts w:ascii="Times New Roman" w:hAnsi="Times New Roman" w:cs="Times New Roman"/>
          <w:szCs w:val="21"/>
        </w:rPr>
        <w:t>；李美芬</w:t>
      </w:r>
      <w:r>
        <w:rPr>
          <w:rFonts w:ascii="Times New Roman" w:hAnsi="Times New Roman" w:cs="Times New Roman"/>
          <w:szCs w:val="21"/>
          <w:vertAlign w:val="superscript"/>
        </w:rPr>
        <w:t>[10]</w:t>
      </w:r>
      <w:r>
        <w:rPr>
          <w:rFonts w:hint="eastAsia" w:ascii="Times New Roman" w:hAnsi="Times New Roman" w:cs="Times New Roman"/>
          <w:szCs w:val="21"/>
        </w:rPr>
        <w:t>同样采用</w:t>
      </w:r>
      <w:r>
        <w:rPr>
          <w:rFonts w:ascii="Times New Roman" w:hAnsi="Times New Roman" w:cs="Times New Roman"/>
          <w:szCs w:val="21"/>
        </w:rPr>
        <w:t>热重-质谱联用技术</w:t>
      </w:r>
      <w:r>
        <w:rPr>
          <w:rFonts w:hint="eastAsia" w:ascii="Times New Roman" w:hAnsi="Times New Roman" w:cs="Times New Roman"/>
          <w:szCs w:val="21"/>
        </w:rPr>
        <w:t>对</w:t>
      </w:r>
      <w:r>
        <w:rPr>
          <w:rFonts w:ascii="Times New Roman" w:hAnsi="Times New Roman" w:cs="Times New Roman"/>
          <w:szCs w:val="21"/>
        </w:rPr>
        <w:t>7种低</w:t>
      </w:r>
      <w:r>
        <w:rPr>
          <w:rFonts w:hint="eastAsia" w:ascii="Times New Roman" w:hAnsi="Times New Roman" w:cs="Times New Roman"/>
          <w:szCs w:val="21"/>
        </w:rPr>
        <w:t>变质程度</w:t>
      </w:r>
      <w:r>
        <w:rPr>
          <w:rFonts w:ascii="Times New Roman" w:hAnsi="Times New Roman" w:cs="Times New Roman"/>
          <w:szCs w:val="21"/>
        </w:rPr>
        <w:t>煤进行热解</w:t>
      </w:r>
      <w:r>
        <w:rPr>
          <w:rFonts w:hint="eastAsia" w:ascii="Times New Roman" w:hAnsi="Times New Roman" w:cs="Times New Roman"/>
          <w:szCs w:val="21"/>
        </w:rPr>
        <w:t>模拟试验，</w:t>
      </w:r>
      <w:r>
        <w:rPr>
          <w:rFonts w:ascii="Times New Roman" w:hAnsi="Times New Roman" w:cs="Times New Roman"/>
          <w:szCs w:val="21"/>
        </w:rPr>
        <w:t>研究了</w:t>
      </w:r>
      <w:r>
        <w:rPr>
          <w:rFonts w:hint="eastAsia" w:ascii="Times New Roman" w:hAnsi="Times New Roman" w:cs="Times New Roman"/>
          <w:szCs w:val="21"/>
        </w:rPr>
        <w:t>其</w:t>
      </w:r>
      <w:r>
        <w:rPr>
          <w:rFonts w:ascii="Times New Roman" w:hAnsi="Times New Roman" w:cs="Times New Roman"/>
          <w:szCs w:val="21"/>
        </w:rPr>
        <w:t>热解特征与第一次煤化作用跃变的关系</w:t>
      </w:r>
      <w:r>
        <w:rPr>
          <w:rFonts w:hint="eastAsia" w:ascii="Times New Roman" w:hAnsi="Times New Roman" w:cs="Times New Roman"/>
          <w:szCs w:val="21"/>
        </w:rPr>
        <w:t>，</w:t>
      </w:r>
      <w:r>
        <w:rPr>
          <w:rFonts w:hint="eastAsia" w:ascii="Times New Roman" w:hAnsi="Times New Roman" w:cs="Times New Roman"/>
          <w:szCs w:val="21"/>
          <w:highlight w:val="yellow"/>
          <w:rPrChange w:id="362" w:author="lv-xyr" w:date="2019-02-18T21:20:29Z">
            <w:rPr>
              <w:rFonts w:hint="eastAsia" w:ascii="Times New Roman" w:hAnsi="Times New Roman" w:cs="Times New Roman"/>
              <w:szCs w:val="21"/>
            </w:rPr>
          </w:rPrChange>
        </w:rPr>
        <w:t>其中</w:t>
      </w:r>
      <w:r>
        <w:rPr>
          <w:rFonts w:ascii="Times New Roman" w:hAnsi="Times New Roman" w:cs="Times New Roman"/>
          <w:szCs w:val="21"/>
          <w:highlight w:val="yellow"/>
          <w:rPrChange w:id="363" w:author="lv-xyr" w:date="2019-02-18T21:20:29Z">
            <w:rPr>
              <w:rFonts w:ascii="Times New Roman" w:hAnsi="Times New Roman" w:cs="Times New Roman"/>
              <w:szCs w:val="21"/>
            </w:rPr>
          </w:rPrChange>
        </w:rPr>
        <w:t>氢气生成的特征温度参数以及动力学参数</w:t>
      </w:r>
      <w:r>
        <w:rPr>
          <w:rFonts w:hint="eastAsia" w:ascii="Times New Roman" w:hAnsi="Times New Roman" w:cs="Times New Roman"/>
          <w:szCs w:val="21"/>
        </w:rPr>
        <w:t>可以在甲烷生成的参数分析中提供借鉴意义</w:t>
      </w:r>
      <w:r>
        <w:rPr>
          <w:rFonts w:ascii="Times New Roman" w:hAnsi="Times New Roman" w:cs="Times New Roman"/>
          <w:szCs w:val="21"/>
        </w:rPr>
        <w:t>；</w:t>
      </w:r>
      <w:r>
        <w:rPr>
          <w:rFonts w:ascii="Times New Roman" w:hAnsi="Times New Roman" w:cs="Times New Roman"/>
          <w:color w:val="000000"/>
          <w:szCs w:val="21"/>
          <w:highlight w:val="yellow"/>
          <w:rPrChange w:id="364" w:author="lv-xyr" w:date="2019-02-19T23:01:36Z">
            <w:rPr>
              <w:rFonts w:ascii="Times New Roman" w:hAnsi="Times New Roman" w:cs="Times New Roman"/>
              <w:color w:val="000000"/>
              <w:szCs w:val="21"/>
            </w:rPr>
          </w:rPrChange>
        </w:rPr>
        <w:t>Feng Han</w:t>
      </w:r>
      <w:r>
        <w:rPr>
          <w:rFonts w:ascii="Times New Roman" w:hAnsi="Times New Roman" w:cs="Times New Roman"/>
          <w:szCs w:val="21"/>
          <w:vertAlign w:val="superscript"/>
        </w:rPr>
        <w:t>[11]</w:t>
      </w:r>
      <w:r>
        <w:rPr>
          <w:rFonts w:ascii="Times New Roman" w:hAnsi="Times New Roman" w:cs="Times New Roman"/>
          <w:szCs w:val="21"/>
        </w:rPr>
        <w:t>研究了</w:t>
      </w:r>
      <w:r>
        <w:rPr>
          <w:rFonts w:hint="eastAsia" w:ascii="Times New Roman" w:hAnsi="Times New Roman" w:cs="Times New Roman"/>
          <w:szCs w:val="21"/>
        </w:rPr>
        <w:t>中国西南地区</w:t>
      </w:r>
      <w:r>
        <w:rPr>
          <w:rFonts w:ascii="Times New Roman" w:hAnsi="Times New Roman" w:cs="Times New Roman"/>
          <w:szCs w:val="21"/>
        </w:rPr>
        <w:t>云南</w:t>
      </w:r>
      <w:r>
        <w:rPr>
          <w:rFonts w:hint="eastAsia" w:ascii="Times New Roman" w:hAnsi="Times New Roman" w:cs="Times New Roman"/>
          <w:szCs w:val="21"/>
        </w:rPr>
        <w:t>省</w:t>
      </w:r>
      <w:r>
        <w:rPr>
          <w:rFonts w:ascii="Times New Roman" w:hAnsi="Times New Roman" w:cs="Times New Roman"/>
          <w:szCs w:val="21"/>
        </w:rPr>
        <w:t>五种褐煤的热分解和析出气体特性</w:t>
      </w:r>
      <w:r>
        <w:rPr>
          <w:rFonts w:hint="eastAsia" w:ascii="Times New Roman" w:hAnsi="Times New Roman" w:cs="Times New Roman"/>
          <w:szCs w:val="21"/>
        </w:rPr>
        <w:t>，其中官能团对褐煤失重和气相产物演化有显著影响，其关于低温热解的理</w:t>
      </w:r>
      <w:r>
        <w:rPr>
          <w:rFonts w:hint="eastAsia" w:ascii="Times New Roman" w:hAnsi="Times New Roman" w:cs="Times New Roman"/>
          <w:szCs w:val="21"/>
          <w:highlight w:val="yellow"/>
          <w:rPrChange w:id="365" w:author="lv-xyr" w:date="2019-02-18T23:15:00Z">
            <w:rPr>
              <w:rFonts w:hint="eastAsia" w:ascii="Times New Roman" w:hAnsi="Times New Roman" w:cs="Times New Roman"/>
              <w:szCs w:val="21"/>
            </w:rPr>
          </w:rPrChange>
        </w:rPr>
        <w:t>论不仅对CO</w:t>
      </w:r>
      <w:r>
        <w:rPr>
          <w:rFonts w:hint="eastAsia" w:ascii="Times New Roman" w:hAnsi="Times New Roman" w:cs="Times New Roman"/>
          <w:szCs w:val="21"/>
          <w:highlight w:val="yellow"/>
          <w:vertAlign w:val="subscript"/>
          <w:rPrChange w:id="366" w:author="lv-xyr" w:date="2019-02-18T23:15:00Z">
            <w:rPr>
              <w:rFonts w:hint="eastAsia" w:ascii="Times New Roman" w:hAnsi="Times New Roman" w:cs="Times New Roman"/>
              <w:szCs w:val="21"/>
              <w:vertAlign w:val="subscript"/>
            </w:rPr>
          </w:rPrChange>
        </w:rPr>
        <w:t>2</w:t>
      </w:r>
      <w:r>
        <w:rPr>
          <w:rFonts w:hint="eastAsia" w:ascii="Times New Roman" w:hAnsi="Times New Roman" w:cs="Times New Roman"/>
          <w:szCs w:val="21"/>
          <w:highlight w:val="yellow"/>
          <w:rPrChange w:id="367" w:author="lv-xyr" w:date="2019-02-18T23:15:00Z">
            <w:rPr>
              <w:rFonts w:hint="eastAsia" w:ascii="Times New Roman" w:hAnsi="Times New Roman" w:cs="Times New Roman"/>
              <w:szCs w:val="21"/>
            </w:rPr>
          </w:rPrChange>
        </w:rPr>
        <w:t>、CO、H</w:t>
      </w:r>
      <w:r>
        <w:rPr>
          <w:rFonts w:hint="eastAsia" w:ascii="Times New Roman" w:hAnsi="Times New Roman" w:cs="Times New Roman"/>
          <w:szCs w:val="21"/>
          <w:highlight w:val="yellow"/>
          <w:vertAlign w:val="subscript"/>
          <w:rPrChange w:id="368" w:author="lv-xyr" w:date="2019-02-18T23:15:00Z">
            <w:rPr>
              <w:rFonts w:hint="eastAsia" w:ascii="Times New Roman" w:hAnsi="Times New Roman" w:cs="Times New Roman"/>
              <w:szCs w:val="21"/>
              <w:vertAlign w:val="subscript"/>
            </w:rPr>
          </w:rPrChange>
        </w:rPr>
        <w:t>2</w:t>
      </w:r>
      <w:r>
        <w:rPr>
          <w:rFonts w:hint="eastAsia" w:ascii="Times New Roman" w:hAnsi="Times New Roman" w:cs="Times New Roman"/>
          <w:szCs w:val="21"/>
          <w:highlight w:val="yellow"/>
          <w:rPrChange w:id="369" w:author="lv-xyr" w:date="2019-02-18T23:15:00Z">
            <w:rPr>
              <w:rFonts w:hint="eastAsia" w:ascii="Times New Roman" w:hAnsi="Times New Roman" w:cs="Times New Roman"/>
              <w:szCs w:val="21"/>
            </w:rPr>
          </w:rPrChange>
        </w:rPr>
        <w:t>O适用</w:t>
      </w:r>
      <w:r>
        <w:rPr>
          <w:rFonts w:hint="eastAsia" w:ascii="Times New Roman" w:hAnsi="Times New Roman" w:cs="Times New Roman"/>
          <w:szCs w:val="21"/>
        </w:rPr>
        <w:t>，也可以推广到煤的其他热解产物中</w:t>
      </w:r>
      <w:r>
        <w:rPr>
          <w:rFonts w:ascii="Times New Roman" w:hAnsi="Times New Roman" w:cs="Times New Roman"/>
          <w:szCs w:val="21"/>
        </w:rPr>
        <w:t>；</w:t>
      </w:r>
      <w:r>
        <w:rPr>
          <w:rFonts w:ascii="Times New Roman" w:hAnsi="Times New Roman" w:cs="Times New Roman"/>
          <w:color w:val="000000"/>
          <w:szCs w:val="21"/>
        </w:rPr>
        <w:t>A. Arenillas</w:t>
      </w:r>
      <w:r>
        <w:rPr>
          <w:rFonts w:ascii="Times New Roman" w:hAnsi="Times New Roman" w:cs="Times New Roman"/>
          <w:szCs w:val="21"/>
          <w:vertAlign w:val="superscript"/>
        </w:rPr>
        <w:t>[12]</w:t>
      </w:r>
      <w:r>
        <w:rPr>
          <w:rFonts w:ascii="Times New Roman" w:hAnsi="Times New Roman" w:cs="Times New Roman"/>
          <w:szCs w:val="21"/>
        </w:rPr>
        <w:t>研究了</w:t>
      </w:r>
      <w:r>
        <w:rPr>
          <w:rFonts w:hint="eastAsia" w:ascii="Times New Roman" w:hAnsi="Times New Roman" w:cs="Times New Roman"/>
          <w:szCs w:val="21"/>
        </w:rPr>
        <w:t>在草酸钙为基准的优化系统中，</w:t>
      </w:r>
      <w:r>
        <w:rPr>
          <w:rFonts w:ascii="Times New Roman" w:hAnsi="Times New Roman" w:cs="Times New Roman"/>
          <w:szCs w:val="21"/>
        </w:rPr>
        <w:t>无烟煤和三种不同挥发分含量的烟煤的热解行为</w:t>
      </w:r>
      <w:r>
        <w:rPr>
          <w:rFonts w:hint="eastAsia" w:ascii="Times New Roman" w:hAnsi="Times New Roman" w:cs="Times New Roman"/>
          <w:szCs w:val="21"/>
        </w:rPr>
        <w:t>，描述</w:t>
      </w:r>
      <w:r>
        <w:rPr>
          <w:rFonts w:ascii="Times New Roman" w:hAnsi="Times New Roman" w:cs="Times New Roman"/>
          <w:szCs w:val="21"/>
        </w:rPr>
        <w:t>挥发性</w:t>
      </w:r>
      <w:r>
        <w:rPr>
          <w:rFonts w:hint="eastAsia" w:ascii="Times New Roman" w:hAnsi="Times New Roman" w:cs="Times New Roman"/>
          <w:szCs w:val="21"/>
        </w:rPr>
        <w:t>有机</w:t>
      </w:r>
      <w:r>
        <w:rPr>
          <w:rFonts w:ascii="Times New Roman" w:hAnsi="Times New Roman" w:cs="Times New Roman"/>
          <w:szCs w:val="21"/>
        </w:rPr>
        <w:t>化合物的瞬时演化过程</w:t>
      </w:r>
      <w:r>
        <w:rPr>
          <w:rFonts w:hint="eastAsia" w:ascii="Times New Roman" w:hAnsi="Times New Roman" w:cs="Times New Roman"/>
          <w:szCs w:val="21"/>
        </w:rPr>
        <w:t>，得到</w:t>
      </w:r>
      <w:r>
        <w:rPr>
          <w:rFonts w:hint="eastAsia" w:ascii="Times New Roman" w:hAnsi="Times New Roman" w:cs="Times New Roman"/>
          <w:szCs w:val="21"/>
          <w:highlight w:val="yellow"/>
          <w:rPrChange w:id="370" w:author="lv-xyr" w:date="2019-02-19T22:28:23Z">
            <w:rPr>
              <w:rFonts w:hint="eastAsia" w:ascii="Times New Roman" w:hAnsi="Times New Roman" w:cs="Times New Roman"/>
              <w:szCs w:val="21"/>
            </w:rPr>
          </w:rPrChange>
        </w:rPr>
        <w:t>煤阶变化对不同官能团含量具有依赖</w:t>
      </w:r>
      <w:r>
        <w:rPr>
          <w:rFonts w:hint="eastAsia" w:ascii="Times New Roman" w:hAnsi="Times New Roman" w:cs="Times New Roman"/>
          <w:szCs w:val="21"/>
        </w:rPr>
        <w:t>性的结论</w:t>
      </w:r>
      <w:r>
        <w:rPr>
          <w:rFonts w:ascii="Times New Roman" w:hAnsi="Times New Roman" w:cs="Times New Roman"/>
          <w:szCs w:val="21"/>
        </w:rPr>
        <w:t>；</w:t>
      </w:r>
      <w:r>
        <w:rPr>
          <w:rFonts w:ascii="Times New Roman" w:hAnsi="Times New Roman" w:cs="Times New Roman"/>
          <w:color w:val="000000"/>
          <w:szCs w:val="21"/>
        </w:rPr>
        <w:t>Mingjie Gao</w:t>
      </w:r>
      <w:r>
        <w:rPr>
          <w:rFonts w:ascii="Times New Roman" w:hAnsi="Times New Roman" w:cs="Times New Roman"/>
          <w:szCs w:val="21"/>
          <w:vertAlign w:val="superscript"/>
        </w:rPr>
        <w:t>[13]</w:t>
      </w:r>
      <w:r>
        <w:rPr>
          <w:rFonts w:hint="eastAsia" w:ascii="Times New Roman" w:hAnsi="Times New Roman" w:cs="Times New Roman"/>
          <w:color w:val="000000"/>
          <w:szCs w:val="21"/>
        </w:rPr>
        <w:t>采</w:t>
      </w:r>
      <w:r>
        <w:rPr>
          <w:rFonts w:ascii="Times New Roman" w:hAnsi="Times New Roman" w:cs="Times New Roman"/>
          <w:color w:val="000000"/>
          <w:szCs w:val="21"/>
        </w:rPr>
        <w:t>用ReaxFF MD进行了超级煤大分子</w:t>
      </w:r>
      <w:r>
        <w:rPr>
          <w:rFonts w:hint="eastAsia" w:ascii="Times New Roman" w:hAnsi="Times New Roman" w:cs="Times New Roman"/>
          <w:color w:val="000000"/>
          <w:szCs w:val="21"/>
        </w:rPr>
        <w:t>热解</w:t>
      </w:r>
      <w:r>
        <w:rPr>
          <w:rFonts w:ascii="Times New Roman" w:hAnsi="Times New Roman" w:cs="Times New Roman"/>
          <w:color w:val="000000"/>
          <w:szCs w:val="21"/>
        </w:rPr>
        <w:t>模拟</w:t>
      </w:r>
      <w:r>
        <w:rPr>
          <w:rFonts w:hint="eastAsia" w:ascii="Times New Roman" w:hAnsi="Times New Roman" w:cs="Times New Roman"/>
          <w:color w:val="000000"/>
          <w:szCs w:val="21"/>
        </w:rPr>
        <w:t>，</w:t>
      </w:r>
      <w:r>
        <w:rPr>
          <w:rFonts w:ascii="Times New Roman" w:hAnsi="Times New Roman" w:cs="Times New Roman"/>
          <w:color w:val="000000"/>
          <w:szCs w:val="21"/>
        </w:rPr>
        <w:t>揭示了</w:t>
      </w:r>
      <w:r>
        <w:rPr>
          <w:rFonts w:hint="eastAsia" w:ascii="Times New Roman" w:hAnsi="Times New Roman" w:cs="Times New Roman"/>
          <w:color w:val="000000"/>
          <w:szCs w:val="21"/>
        </w:rPr>
        <w:t>在煤大分子热解过程中</w:t>
      </w:r>
      <w:r>
        <w:rPr>
          <w:rFonts w:hint="eastAsia" w:ascii="Times New Roman" w:hAnsi="Times New Roman" w:cs="Times New Roman"/>
          <w:color w:val="000000"/>
          <w:szCs w:val="21"/>
          <w:highlight w:val="yellow"/>
          <w:rPrChange w:id="371" w:author="lv-xyr" w:date="2019-02-19T22:59:13Z">
            <w:rPr>
              <w:rFonts w:hint="eastAsia" w:ascii="Times New Roman" w:hAnsi="Times New Roman" w:cs="Times New Roman"/>
              <w:color w:val="000000"/>
              <w:szCs w:val="21"/>
            </w:rPr>
          </w:rPrChange>
        </w:rPr>
        <w:t>甲烷</w:t>
      </w:r>
      <w:r>
        <w:rPr>
          <w:rFonts w:ascii="Times New Roman" w:hAnsi="Times New Roman" w:cs="Times New Roman"/>
          <w:color w:val="000000"/>
          <w:szCs w:val="21"/>
          <w:highlight w:val="yellow"/>
          <w:rPrChange w:id="372" w:author="lv-xyr" w:date="2019-02-19T22:59:13Z">
            <w:rPr>
              <w:rFonts w:ascii="Times New Roman" w:hAnsi="Times New Roman" w:cs="Times New Roman"/>
              <w:color w:val="000000"/>
              <w:szCs w:val="21"/>
            </w:rPr>
          </w:rPrChange>
        </w:rPr>
        <w:t>等气体早期生成的主要反应</w:t>
      </w:r>
      <w:r>
        <w:rPr>
          <w:rFonts w:ascii="Times New Roman" w:hAnsi="Times New Roman" w:cs="Times New Roman"/>
          <w:color w:val="000000"/>
          <w:szCs w:val="21"/>
        </w:rPr>
        <w:t>与羧基和甲氧基密切相关</w:t>
      </w:r>
      <w:r>
        <w:rPr>
          <w:rFonts w:hint="eastAsia" w:ascii="Times New Roman" w:hAnsi="Times New Roman" w:cs="Times New Roman"/>
          <w:color w:val="000000"/>
          <w:szCs w:val="21"/>
        </w:rPr>
        <w:t>的基本规律</w:t>
      </w:r>
      <w:r>
        <w:rPr>
          <w:rFonts w:ascii="Times New Roman" w:hAnsi="Times New Roman" w:cs="Times New Roman"/>
          <w:color w:val="000000"/>
          <w:szCs w:val="21"/>
        </w:rPr>
        <w:t>；Dikun Hong</w:t>
      </w:r>
      <w:r>
        <w:rPr>
          <w:rFonts w:ascii="Times New Roman" w:hAnsi="Times New Roman" w:cs="Times New Roman"/>
          <w:szCs w:val="21"/>
          <w:vertAlign w:val="superscript"/>
        </w:rPr>
        <w:t>[14]</w:t>
      </w:r>
      <w:r>
        <w:rPr>
          <w:rFonts w:ascii="Times New Roman" w:hAnsi="Times New Roman" w:cs="Times New Roman"/>
          <w:color w:val="000000"/>
          <w:szCs w:val="21"/>
        </w:rPr>
        <w:t>采用同样的方法对准东煤进行热解模拟揭示了焦油的二次反应机理</w:t>
      </w:r>
      <w:r>
        <w:rPr>
          <w:rFonts w:hint="eastAsia" w:ascii="Times New Roman" w:hAnsi="Times New Roman" w:cs="Times New Roman"/>
          <w:color w:val="000000"/>
          <w:szCs w:val="21"/>
        </w:rPr>
        <w:t>，为热解模拟提供了新的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Pr>
          <w:rFonts w:ascii="Times New Roman" w:hAnsi="Times New Roman" w:cs="Times New Roman"/>
          <w:color w:val="000000"/>
          <w:szCs w:val="21"/>
        </w:rPr>
        <w:t>。</w:t>
      </w:r>
    </w:p>
    <w:p>
      <w:pPr>
        <w:spacing w:line="312" w:lineRule="atLeast"/>
        <w:ind w:firstLine="420" w:firstLineChars="200"/>
        <w:outlineLvl w:val="0"/>
        <w:rPr>
          <w:rFonts w:ascii="Times New Roman" w:hAnsi="Times New Roman" w:cs="Times New Roman"/>
          <w:szCs w:val="21"/>
        </w:rPr>
      </w:pPr>
      <w:del w:id="373" w:author="lv-xyr" w:date="2019-02-17T20:32:07Z">
        <w:r>
          <w:rPr>
            <w:rFonts w:hint="eastAsia" w:ascii="Times New Roman" w:hAnsi="Times New Roman" w:cs="Times New Roman"/>
            <w:lang w:val="en-US"/>
          </w:rPr>
          <w:delText>T</w:delText>
        </w:r>
      </w:del>
      <w:ins w:id="374" w:author="lv-xyr" w:date="2019-02-17T20:32:07Z">
        <w:r>
          <w:rPr>
            <w:rFonts w:hint="eastAsia" w:ascii="Times New Roman" w:hAnsi="Times New Roman" w:cs="Times New Roman"/>
            <w:lang w:val="en-US" w:eastAsia="zh-CN"/>
          </w:rPr>
          <w:t>Sinc</w:t>
        </w:r>
      </w:ins>
      <w:ins w:id="375" w:author="lv-xyr" w:date="2019-02-17T20:32:08Z">
        <w:r>
          <w:rPr>
            <w:rFonts w:hint="eastAsia" w:ascii="Times New Roman" w:hAnsi="Times New Roman" w:cs="Times New Roman"/>
            <w:lang w:val="en-US" w:eastAsia="zh-CN"/>
          </w:rPr>
          <w:t xml:space="preserve">e </w:t>
        </w:r>
      </w:ins>
      <w:ins w:id="376" w:author="lv-xyr" w:date="2019-02-17T20:32:09Z">
        <w:r>
          <w:rPr>
            <w:rFonts w:hint="eastAsia" w:ascii="Times New Roman" w:hAnsi="Times New Roman" w:cs="Times New Roman"/>
            <w:lang w:val="en-US" w:eastAsia="zh-CN"/>
          </w:rPr>
          <w:t>t</w:t>
        </w:r>
      </w:ins>
      <w:r>
        <w:rPr>
          <w:rFonts w:hint="eastAsia" w:ascii="Times New Roman" w:hAnsi="Times New Roman" w:cs="Times New Roman"/>
        </w:rPr>
        <w:t xml:space="preserve">he pyrolysis of coal is an important step in the thermal </w:t>
      </w:r>
      <w:del w:id="377" w:author="lv-xyr" w:date="2019-02-17T20:33:12Z">
        <w:r>
          <w:rPr>
            <w:rFonts w:hint="eastAsia" w:ascii="Times New Roman" w:hAnsi="Times New Roman" w:cs="Times New Roman"/>
            <w:lang w:val="en-US"/>
          </w:rPr>
          <w:delText>conversion</w:delText>
        </w:r>
      </w:del>
      <w:ins w:id="378" w:author="lv-xyr" w:date="2019-02-17T20:33:12Z">
        <w:r>
          <w:rPr>
            <w:rFonts w:hint="eastAsia" w:ascii="Times New Roman" w:hAnsi="Times New Roman" w:cs="Times New Roman"/>
            <w:lang w:val="en-US" w:eastAsia="zh-CN"/>
          </w:rPr>
          <w:t>tran</w:t>
        </w:r>
      </w:ins>
      <w:ins w:id="379" w:author="lv-xyr" w:date="2019-02-17T20:33:13Z">
        <w:r>
          <w:rPr>
            <w:rFonts w:hint="eastAsia" w:ascii="Times New Roman" w:hAnsi="Times New Roman" w:cs="Times New Roman"/>
            <w:lang w:val="en-US" w:eastAsia="zh-CN"/>
          </w:rPr>
          <w:t>sition</w:t>
        </w:r>
      </w:ins>
      <w:r>
        <w:rPr>
          <w:rFonts w:hint="eastAsia" w:ascii="Times New Roman" w:hAnsi="Times New Roman" w:cs="Times New Roman"/>
        </w:rPr>
        <w:t xml:space="preserve"> process of coal</w:t>
      </w:r>
      <w:ins w:id="380" w:author="lv-xyr" w:date="2019-02-17T20:33:29Z">
        <w:r>
          <w:rPr>
            <w:rFonts w:hint="eastAsia" w:ascii="Times New Roman" w:hAnsi="Times New Roman" w:cs="Times New Roman"/>
            <w:lang w:val="en-US" w:eastAsia="zh-CN"/>
          </w:rPr>
          <w:t>,</w:t>
        </w:r>
      </w:ins>
      <w:ins w:id="381" w:author="lv-xyr" w:date="2019-02-17T20:33:31Z">
        <w:r>
          <w:rPr>
            <w:rFonts w:hint="eastAsia" w:ascii="Times New Roman" w:hAnsi="Times New Roman" w:cs="Times New Roman"/>
            <w:lang w:val="en-US" w:eastAsia="zh-CN"/>
          </w:rPr>
          <w:t xml:space="preserve"> </w:t>
        </w:r>
      </w:ins>
      <w:ins w:id="382" w:author="lv-xyr" w:date="2019-02-17T20:33:32Z">
        <w:r>
          <w:rPr>
            <w:rFonts w:hint="eastAsia" w:ascii="Times New Roman" w:hAnsi="Times New Roman" w:cs="Times New Roman"/>
            <w:lang w:val="en-US" w:eastAsia="zh-CN"/>
          </w:rPr>
          <w:t>includi</w:t>
        </w:r>
      </w:ins>
      <w:ins w:id="383" w:author="lv-xyr" w:date="2019-02-17T20:33:33Z">
        <w:r>
          <w:rPr>
            <w:rFonts w:hint="eastAsia" w:ascii="Times New Roman" w:hAnsi="Times New Roman" w:cs="Times New Roman"/>
            <w:lang w:val="en-US" w:eastAsia="zh-CN"/>
          </w:rPr>
          <w:t>ng co</w:t>
        </w:r>
      </w:ins>
      <w:ins w:id="384" w:author="lv-xyr" w:date="2019-02-17T20:33:34Z">
        <w:r>
          <w:rPr>
            <w:rFonts w:hint="eastAsia" w:ascii="Times New Roman" w:hAnsi="Times New Roman" w:cs="Times New Roman"/>
            <w:lang w:val="en-US" w:eastAsia="zh-CN"/>
          </w:rPr>
          <w:t>a</w:t>
        </w:r>
      </w:ins>
      <w:ins w:id="385" w:author="lv-xyr" w:date="2019-02-17T20:33:35Z">
        <w:r>
          <w:rPr>
            <w:rFonts w:hint="eastAsia" w:ascii="Times New Roman" w:hAnsi="Times New Roman" w:cs="Times New Roman"/>
            <w:lang w:val="en-US" w:eastAsia="zh-CN"/>
          </w:rPr>
          <w:t>l</w:t>
        </w:r>
      </w:ins>
      <w:r>
        <w:rPr>
          <w:rFonts w:hint="eastAsia" w:ascii="Times New Roman" w:hAnsi="Times New Roman" w:cs="Times New Roman"/>
        </w:rPr>
        <w:t xml:space="preserve"> cleaning, gasification, liquefaction, etc.</w:t>
      </w:r>
      <w:ins w:id="386" w:author="lv-xyr" w:date="2019-02-17T20:34:12Z">
        <w:r>
          <w:rPr>
            <w:rFonts w:hint="eastAsia" w:ascii="Times New Roman" w:hAnsi="Times New Roman" w:cs="Times New Roman"/>
            <w:lang w:val="en-US" w:eastAsia="zh-CN"/>
          </w:rPr>
          <w:t>,</w:t>
        </w:r>
      </w:ins>
      <w:r>
        <w:rPr>
          <w:rFonts w:hint="eastAsia" w:ascii="Times New Roman" w:hAnsi="Times New Roman" w:cs="Times New Roman"/>
        </w:rPr>
        <w:t xml:space="preserve"> </w:t>
      </w:r>
      <w:del w:id="387" w:author="lv-xyr" w:date="2019-02-17T20:34:20Z">
        <w:r>
          <w:rPr>
            <w:rFonts w:hint="eastAsia" w:ascii="Times New Roman" w:hAnsi="Times New Roman" w:cs="Times New Roman"/>
            <w:lang w:val="en-US"/>
          </w:rPr>
          <w:delText>I</w:delText>
        </w:r>
      </w:del>
      <w:ins w:id="388" w:author="lv-xyr" w:date="2019-02-17T20:34:20Z">
        <w:r>
          <w:rPr>
            <w:rFonts w:hint="eastAsia" w:ascii="Times New Roman" w:hAnsi="Times New Roman" w:cs="Times New Roman"/>
            <w:lang w:val="en-US" w:eastAsia="zh-CN"/>
          </w:rPr>
          <w:t>i</w:t>
        </w:r>
      </w:ins>
      <w:r>
        <w:rPr>
          <w:rFonts w:hint="eastAsia" w:ascii="Times New Roman" w:hAnsi="Times New Roman" w:cs="Times New Roman"/>
        </w:rPr>
        <w:t xml:space="preserve">t is of great significance to study </w:t>
      </w:r>
      <w:del w:id="389" w:author="lv-xyr" w:date="2019-02-17T20:34:39Z">
        <w:r>
          <w:rPr>
            <w:rFonts w:hint="eastAsia" w:ascii="Times New Roman" w:hAnsi="Times New Roman" w:cs="Times New Roman"/>
          </w:rPr>
          <w:delText xml:space="preserve">the </w:delText>
        </w:r>
      </w:del>
      <w:ins w:id="390" w:author="lv-xyr" w:date="2019-02-17T20:34:34Z">
        <w:r>
          <w:rPr>
            <w:rFonts w:hint="eastAsia" w:ascii="Times New Roman" w:hAnsi="Times New Roman" w:cs="Times New Roman"/>
          </w:rPr>
          <w:t xml:space="preserve">coal </w:t>
        </w:r>
      </w:ins>
      <w:r>
        <w:rPr>
          <w:rFonts w:hint="eastAsia" w:ascii="Times New Roman" w:hAnsi="Times New Roman" w:cs="Times New Roman"/>
        </w:rPr>
        <w:t xml:space="preserve">pyrolysis </w:t>
      </w:r>
      <w:del w:id="391" w:author="lv-xyr" w:date="2019-02-17T20:34:47Z">
        <w:r>
          <w:rPr>
            <w:rFonts w:hint="eastAsia" w:ascii="Times New Roman" w:hAnsi="Times New Roman" w:cs="Times New Roman"/>
          </w:rPr>
          <w:delText xml:space="preserve">of </w:delText>
        </w:r>
      </w:del>
      <w:del w:id="392" w:author="lv-xyr" w:date="2019-02-17T20:34:34Z">
        <w:r>
          <w:rPr>
            <w:rFonts w:hint="eastAsia" w:ascii="Times New Roman" w:hAnsi="Times New Roman" w:cs="Times New Roman"/>
          </w:rPr>
          <w:delText xml:space="preserve">coal </w:delText>
        </w:r>
      </w:del>
      <w:r>
        <w:rPr>
          <w:rFonts w:hint="eastAsia" w:ascii="Times New Roman" w:hAnsi="Times New Roman" w:cs="Times New Roman"/>
        </w:rPr>
        <w:t>for the production of coal industry. The</w:t>
      </w:r>
      <w:ins w:id="393" w:author="lv-xyr" w:date="2019-02-17T22:21:22Z">
        <w:r>
          <w:rPr>
            <w:rFonts w:hint="eastAsia" w:ascii="Times New Roman" w:hAnsi="Times New Roman" w:cs="Times New Roman"/>
            <w:lang w:val="en-US" w:eastAsia="zh-CN"/>
          </w:rPr>
          <w:t xml:space="preserve"> </w:t>
        </w:r>
      </w:ins>
      <w:ins w:id="394" w:author="lv-xyr" w:date="2019-02-17T22:21:23Z">
        <w:r>
          <w:rPr>
            <w:rFonts w:hint="eastAsia" w:ascii="Times New Roman" w:hAnsi="Times New Roman" w:cs="Times New Roman"/>
            <w:lang w:val="en-US" w:eastAsia="zh-CN"/>
          </w:rPr>
          <w:t>stud</w:t>
        </w:r>
      </w:ins>
      <w:ins w:id="395" w:author="lv-xyr" w:date="2019-02-17T22:21:24Z">
        <w:r>
          <w:rPr>
            <w:rFonts w:hint="eastAsia" w:ascii="Times New Roman" w:hAnsi="Times New Roman" w:cs="Times New Roman"/>
            <w:lang w:val="en-US" w:eastAsia="zh-CN"/>
          </w:rPr>
          <w:t>y on</w:t>
        </w:r>
      </w:ins>
      <w:ins w:id="396" w:author="lv-xyr" w:date="2019-02-17T22:21:28Z">
        <w:r>
          <w:rPr>
            <w:rFonts w:hint="eastAsia" w:ascii="Times New Roman" w:hAnsi="Times New Roman" w:cs="Times New Roman"/>
            <w:lang w:val="en-US" w:eastAsia="zh-CN"/>
          </w:rPr>
          <w:t xml:space="preserve"> t</w:t>
        </w:r>
      </w:ins>
      <w:ins w:id="397" w:author="lv-xyr" w:date="2019-02-17T22:21:29Z">
        <w:r>
          <w:rPr>
            <w:rFonts w:hint="eastAsia" w:ascii="Times New Roman" w:hAnsi="Times New Roman" w:cs="Times New Roman"/>
            <w:lang w:val="en-US" w:eastAsia="zh-CN"/>
          </w:rPr>
          <w:t>he</w:t>
        </w:r>
      </w:ins>
      <w:r>
        <w:rPr>
          <w:rFonts w:hint="eastAsia" w:ascii="Times New Roman" w:hAnsi="Times New Roman" w:cs="Times New Roman"/>
        </w:rPr>
        <w:t xml:space="preserve"> construction of </w:t>
      </w:r>
      <w:del w:id="398" w:author="lv-xyr" w:date="2019-02-17T22:21:33Z">
        <w:r>
          <w:rPr>
            <w:rFonts w:hint="eastAsia" w:ascii="Times New Roman" w:hAnsi="Times New Roman" w:cs="Times New Roman"/>
          </w:rPr>
          <w:delText xml:space="preserve">the </w:delText>
        </w:r>
      </w:del>
      <w:r>
        <w:rPr>
          <w:rFonts w:hint="eastAsia" w:ascii="Times New Roman" w:hAnsi="Times New Roman" w:cs="Times New Roman"/>
        </w:rPr>
        <w:t xml:space="preserve">coal structure model </w:t>
      </w:r>
      <w:del w:id="399" w:author="lv-xyr" w:date="2019-02-17T22:34:44Z">
        <w:r>
          <w:rPr>
            <w:rFonts w:hint="eastAsia" w:ascii="Times New Roman" w:hAnsi="Times New Roman" w:cs="Times New Roman"/>
            <w:lang w:val="en-US"/>
          </w:rPr>
          <w:delText>has been studied</w:delText>
        </w:r>
      </w:del>
      <w:ins w:id="400" w:author="lv-xyr" w:date="2019-02-17T22:34:44Z">
        <w:r>
          <w:rPr>
            <w:rFonts w:hint="eastAsia" w:ascii="Times New Roman" w:hAnsi="Times New Roman" w:cs="Times New Roman"/>
            <w:lang w:val="en-US" w:eastAsia="zh-CN"/>
          </w:rPr>
          <w:t>ca</w:t>
        </w:r>
      </w:ins>
      <w:ins w:id="401" w:author="lv-xyr" w:date="2019-02-17T22:34:45Z">
        <w:r>
          <w:rPr>
            <w:rFonts w:hint="eastAsia" w:ascii="Times New Roman" w:hAnsi="Times New Roman" w:cs="Times New Roman"/>
            <w:lang w:val="en-US" w:eastAsia="zh-CN"/>
          </w:rPr>
          <w:t>n</w:t>
        </w:r>
      </w:ins>
      <w:ins w:id="402" w:author="lv-xyr" w:date="2019-02-17T22:34:46Z">
        <w:r>
          <w:rPr>
            <w:rFonts w:hint="eastAsia" w:ascii="Times New Roman" w:hAnsi="Times New Roman" w:cs="Times New Roman"/>
            <w:lang w:val="en-US" w:eastAsia="zh-CN"/>
          </w:rPr>
          <w:t xml:space="preserve"> </w:t>
        </w:r>
      </w:ins>
      <w:ins w:id="403" w:author="lv-xyr" w:date="2019-02-17T22:50:07Z">
        <w:r>
          <w:rPr>
            <w:rFonts w:hint="eastAsia" w:ascii="Times New Roman" w:hAnsi="Times New Roman" w:cs="Times New Roman"/>
            <w:lang w:val="en-US" w:eastAsia="zh-CN"/>
          </w:rPr>
          <w:t>be t</w:t>
        </w:r>
      </w:ins>
      <w:ins w:id="404" w:author="lv-xyr" w:date="2019-02-17T22:50:08Z">
        <w:r>
          <w:rPr>
            <w:rFonts w:hint="eastAsia" w:ascii="Times New Roman" w:hAnsi="Times New Roman" w:cs="Times New Roman"/>
            <w:lang w:val="en-US" w:eastAsia="zh-CN"/>
          </w:rPr>
          <w:t>raced</w:t>
        </w:r>
      </w:ins>
      <w:ins w:id="405" w:author="lv-xyr" w:date="2019-02-17T22:45:16Z">
        <w:r>
          <w:rPr>
            <w:rFonts w:hint="eastAsia" w:ascii="Times New Roman" w:hAnsi="Times New Roman" w:cs="Times New Roman"/>
            <w:lang w:val="en-US" w:eastAsia="zh-CN"/>
          </w:rPr>
          <w:t xml:space="preserve"> ba</w:t>
        </w:r>
      </w:ins>
      <w:ins w:id="406" w:author="lv-xyr" w:date="2019-02-17T22:45:17Z">
        <w:r>
          <w:rPr>
            <w:rFonts w:hint="eastAsia" w:ascii="Times New Roman" w:hAnsi="Times New Roman" w:cs="Times New Roman"/>
            <w:lang w:val="en-US" w:eastAsia="zh-CN"/>
          </w:rPr>
          <w:t>ck</w:t>
        </w:r>
      </w:ins>
      <w:ins w:id="407" w:author="lv-xyr" w:date="2019-02-17T22:45:18Z">
        <w:r>
          <w:rPr>
            <w:rFonts w:hint="eastAsia" w:ascii="Times New Roman" w:hAnsi="Times New Roman" w:cs="Times New Roman"/>
            <w:lang w:val="en-US" w:eastAsia="zh-CN"/>
          </w:rPr>
          <w:t xml:space="preserve"> to</w:t>
        </w:r>
      </w:ins>
      <w:ins w:id="408" w:author="lv-xyr" w:date="2019-02-17T22:45:19Z">
        <w:r>
          <w:rPr>
            <w:rFonts w:hint="eastAsia" w:ascii="Times New Roman" w:hAnsi="Times New Roman" w:cs="Times New Roman"/>
            <w:lang w:val="en-US" w:eastAsia="zh-CN"/>
          </w:rPr>
          <w:t xml:space="preserve"> </w:t>
        </w:r>
      </w:ins>
      <w:ins w:id="409" w:author="lv-xyr" w:date="2019-02-17T22:45:20Z">
        <w:r>
          <w:rPr>
            <w:rFonts w:hint="eastAsia" w:ascii="Times New Roman" w:hAnsi="Times New Roman" w:cs="Times New Roman"/>
            <w:lang w:val="en-US" w:eastAsia="zh-CN"/>
          </w:rPr>
          <w:t>m</w:t>
        </w:r>
      </w:ins>
      <w:ins w:id="410" w:author="lv-xyr" w:date="2019-02-17T22:45:21Z">
        <w:r>
          <w:rPr>
            <w:rFonts w:hint="eastAsia" w:ascii="Times New Roman" w:hAnsi="Times New Roman" w:cs="Times New Roman"/>
            <w:lang w:val="en-US" w:eastAsia="zh-CN"/>
          </w:rPr>
          <w:t xml:space="preserve">any </w:t>
        </w:r>
      </w:ins>
      <w:ins w:id="411" w:author="lv-xyr" w:date="2019-02-17T22:45:22Z">
        <w:r>
          <w:rPr>
            <w:rFonts w:hint="eastAsia" w:ascii="Times New Roman" w:hAnsi="Times New Roman" w:cs="Times New Roman"/>
            <w:lang w:val="en-US" w:eastAsia="zh-CN"/>
          </w:rPr>
          <w:t>years</w:t>
        </w:r>
      </w:ins>
      <w:ins w:id="412" w:author="lv-xyr" w:date="2019-02-17T22:45:23Z">
        <w:r>
          <w:rPr>
            <w:rFonts w:hint="eastAsia" w:ascii="Times New Roman" w:hAnsi="Times New Roman" w:cs="Times New Roman"/>
            <w:lang w:val="en-US" w:eastAsia="zh-CN"/>
          </w:rPr>
          <w:t xml:space="preserve"> a</w:t>
        </w:r>
      </w:ins>
      <w:ins w:id="413" w:author="lv-xyr" w:date="2019-02-17T22:45:24Z">
        <w:r>
          <w:rPr>
            <w:rFonts w:hint="eastAsia" w:ascii="Times New Roman" w:hAnsi="Times New Roman" w:cs="Times New Roman"/>
            <w:lang w:val="en-US" w:eastAsia="zh-CN"/>
          </w:rPr>
          <w:t>go</w:t>
        </w:r>
      </w:ins>
      <w:del w:id="414" w:author="lv-xyr" w:date="2019-02-17T22:50:24Z">
        <w:r>
          <w:rPr>
            <w:rFonts w:hint="eastAsia" w:ascii="Times New Roman" w:hAnsi="Times New Roman" w:cs="Times New Roman"/>
            <w:lang w:val="en-US"/>
          </w:rPr>
          <w:delText>,</w:delText>
        </w:r>
      </w:del>
      <w:ins w:id="415" w:author="lv-xyr" w:date="2019-02-17T22:50:24Z">
        <w:r>
          <w:rPr>
            <w:rFonts w:hint="eastAsia" w:ascii="Times New Roman" w:hAnsi="Times New Roman" w:cs="Times New Roman"/>
            <w:lang w:val="en-US" w:eastAsia="zh-CN"/>
          </w:rPr>
          <w:t>.</w:t>
        </w:r>
      </w:ins>
      <w:ins w:id="416" w:author="lv-xyr" w:date="2019-02-17T22:50:39Z">
        <w:r>
          <w:rPr>
            <w:rFonts w:hint="eastAsia" w:ascii="Times New Roman" w:hAnsi="Times New Roman" w:cs="Times New Roman"/>
            <w:lang w:val="en-US" w:eastAsia="zh-CN"/>
          </w:rPr>
          <w:t xml:space="preserve"> </w:t>
        </w:r>
      </w:ins>
      <w:ins w:id="417" w:author="lv-xyr" w:date="2019-02-17T22:50:40Z">
        <w:r>
          <w:rPr>
            <w:rFonts w:hint="eastAsia" w:ascii="Times New Roman" w:hAnsi="Times New Roman" w:cs="Times New Roman"/>
            <w:lang w:val="en-US" w:eastAsia="zh-CN"/>
          </w:rPr>
          <w:t>In</w:t>
        </w:r>
      </w:ins>
      <w:ins w:id="418" w:author="lv-xyr" w:date="2019-02-17T22:50:42Z">
        <w:r>
          <w:rPr>
            <w:rFonts w:hint="eastAsia" w:ascii="Times New Roman" w:hAnsi="Times New Roman" w:cs="Times New Roman"/>
            <w:lang w:val="en-US" w:eastAsia="zh-CN"/>
          </w:rPr>
          <w:t xml:space="preserve"> </w:t>
        </w:r>
      </w:ins>
      <w:ins w:id="419" w:author="lv-xyr" w:date="2019-02-17T22:50:49Z">
        <w:r>
          <w:rPr>
            <w:rFonts w:hint="eastAsia" w:ascii="Times New Roman" w:hAnsi="Times New Roman" w:cs="Times New Roman"/>
          </w:rPr>
          <w:t>1942</w:t>
        </w:r>
      </w:ins>
      <w:ins w:id="420" w:author="lv-xyr" w:date="2019-02-17T22:50:51Z">
        <w:r>
          <w:rPr>
            <w:rFonts w:hint="eastAsia" w:ascii="Times New Roman" w:hAnsi="Times New Roman" w:cs="Times New Roman"/>
            <w:lang w:val="en-US" w:eastAsia="zh-CN"/>
          </w:rPr>
          <w:t>,</w:t>
        </w:r>
      </w:ins>
      <w:del w:id="421" w:author="lv-xyr" w:date="2019-02-17T22:51:53Z">
        <w:r>
          <w:rPr>
            <w:rFonts w:hint="eastAsia" w:ascii="Times New Roman" w:hAnsi="Times New Roman" w:cs="Times New Roman"/>
            <w:lang w:val="en-US"/>
          </w:rPr>
          <w:delText xml:space="preserve"> and the </w:delText>
        </w:r>
      </w:del>
      <w:ins w:id="422" w:author="lv-xyr" w:date="2019-02-17T22:51:53Z">
        <w:r>
          <w:rPr>
            <w:rFonts w:hint="eastAsia" w:ascii="Times New Roman" w:hAnsi="Times New Roman" w:cs="Times New Roman"/>
            <w:lang w:val="en-US" w:eastAsia="zh-CN"/>
          </w:rPr>
          <w:t xml:space="preserve"> </w:t>
        </w:r>
      </w:ins>
      <w:r>
        <w:rPr>
          <w:rFonts w:hint="eastAsia" w:ascii="Times New Roman" w:hAnsi="Times New Roman" w:cs="Times New Roman"/>
        </w:rPr>
        <w:t>Fuchs</w:t>
      </w:r>
      <w:ins w:id="423" w:author="lv-xyr" w:date="2019-02-17T22:51:59Z">
        <w:r>
          <w:rPr>
            <w:rFonts w:ascii="Times New Roman" w:hAnsi="Times New Roman" w:cs="Times New Roman"/>
            <w:vertAlign w:val="superscript"/>
          </w:rPr>
          <w:t>[1]</w:t>
        </w:r>
      </w:ins>
      <w:r>
        <w:rPr>
          <w:rFonts w:hint="eastAsia" w:ascii="Times New Roman" w:hAnsi="Times New Roman" w:cs="Times New Roman"/>
        </w:rPr>
        <w:t xml:space="preserve"> </w:t>
      </w:r>
      <w:del w:id="424" w:author="lv-xyr" w:date="2019-02-17T22:51:45Z">
        <w:r>
          <w:rPr>
            <w:rFonts w:hint="eastAsia" w:ascii="Times New Roman" w:hAnsi="Times New Roman" w:cs="Times New Roman"/>
            <w:lang w:val="en-US"/>
          </w:rPr>
          <w:delText>of</w:delText>
        </w:r>
      </w:del>
      <w:ins w:id="425" w:author="lv-xyr" w:date="2019-02-17T22:51:45Z">
        <w:r>
          <w:rPr>
            <w:rFonts w:hint="eastAsia" w:ascii="Times New Roman" w:hAnsi="Times New Roman" w:cs="Times New Roman"/>
            <w:lang w:val="en-US" w:eastAsia="zh-CN"/>
          </w:rPr>
          <w:t>f</w:t>
        </w:r>
      </w:ins>
      <w:ins w:id="426" w:author="lv-xyr" w:date="2019-02-17T22:51:46Z">
        <w:r>
          <w:rPr>
            <w:rFonts w:hint="eastAsia" w:ascii="Times New Roman" w:hAnsi="Times New Roman" w:cs="Times New Roman"/>
            <w:lang w:val="en-US" w:eastAsia="zh-CN"/>
          </w:rPr>
          <w:t>rom</w:t>
        </w:r>
      </w:ins>
      <w:r>
        <w:rPr>
          <w:rFonts w:hint="eastAsia" w:ascii="Times New Roman" w:hAnsi="Times New Roman" w:cs="Times New Roman"/>
        </w:rPr>
        <w:t xml:space="preserve"> </w:t>
      </w:r>
      <w:del w:id="427" w:author="lv-xyr" w:date="2019-02-17T22:53:19Z">
        <w:r>
          <w:rPr>
            <w:rFonts w:hint="eastAsia" w:ascii="Times New Roman" w:hAnsi="Times New Roman" w:cs="Times New Roman"/>
          </w:rPr>
          <w:delText xml:space="preserve">the </w:delText>
        </w:r>
      </w:del>
      <w:r>
        <w:rPr>
          <w:rFonts w:hint="eastAsia" w:ascii="Times New Roman" w:hAnsi="Times New Roman" w:cs="Times New Roman"/>
        </w:rPr>
        <w:t>University of Pennsylvania</w:t>
      </w:r>
      <w:del w:id="428" w:author="lv-xyr" w:date="2019-02-17T22:53:39Z">
        <w:r>
          <w:rPr>
            <w:rFonts w:hint="eastAsia" w:ascii="Times New Roman" w:hAnsi="Times New Roman" w:cs="Times New Roman"/>
          </w:rPr>
          <w:delText xml:space="preserve"> </w:delText>
        </w:r>
      </w:del>
      <w:del w:id="429" w:author="lv-xyr" w:date="2019-02-17T22:53:38Z">
        <w:r>
          <w:rPr>
            <w:rFonts w:hint="eastAsia" w:ascii="Times New Roman" w:hAnsi="Times New Roman" w:cs="Times New Roman"/>
          </w:rPr>
          <w:delText>in 1942</w:delText>
        </w:r>
      </w:del>
      <w:del w:id="430" w:author="lv-xyr" w:date="2019-02-17T22:53:38Z">
        <w:r>
          <w:rPr>
            <w:rFonts w:ascii="Times New Roman" w:hAnsi="Times New Roman" w:cs="Times New Roman"/>
            <w:vertAlign w:val="superscript"/>
          </w:rPr>
          <w:delText>[1]</w:delText>
        </w:r>
      </w:del>
      <w:del w:id="431" w:author="lv-xyr" w:date="2019-02-17T22:53:38Z">
        <w:r>
          <w:rPr>
            <w:rFonts w:hint="eastAsia" w:ascii="Times New Roman" w:hAnsi="Times New Roman" w:cs="Times New Roman"/>
          </w:rPr>
          <w:delText>After</w:delText>
        </w:r>
      </w:del>
      <w:r>
        <w:rPr>
          <w:rFonts w:hint="eastAsia" w:ascii="Times New Roman" w:hAnsi="Times New Roman" w:cs="Times New Roman"/>
        </w:rPr>
        <w:t xml:space="preserve"> construct</w:t>
      </w:r>
      <w:del w:id="432" w:author="lv-xyr" w:date="2019-02-17T22:53:43Z">
        <w:r>
          <w:rPr>
            <w:rFonts w:hint="eastAsia" w:ascii="Times New Roman" w:hAnsi="Times New Roman" w:cs="Times New Roman"/>
            <w:lang w:val="en-US"/>
          </w:rPr>
          <w:delText>ing</w:delText>
        </w:r>
      </w:del>
      <w:ins w:id="433" w:author="lv-xyr" w:date="2019-02-17T22:53:43Z">
        <w:r>
          <w:rPr>
            <w:rFonts w:hint="eastAsia" w:ascii="Times New Roman" w:hAnsi="Times New Roman" w:cs="Times New Roman"/>
            <w:lang w:val="en-US" w:eastAsia="zh-CN"/>
          </w:rPr>
          <w:t>ed</w:t>
        </w:r>
      </w:ins>
      <w:r>
        <w:rPr>
          <w:rFonts w:hint="eastAsia" w:ascii="Times New Roman" w:hAnsi="Times New Roman" w:cs="Times New Roman"/>
        </w:rPr>
        <w:t xml:space="preserve"> the first coal structure model, </w:t>
      </w:r>
      <w:del w:id="434" w:author="lv-xyr" w:date="2019-02-17T22:54:03Z">
        <w:r>
          <w:rPr>
            <w:rFonts w:hint="eastAsia" w:ascii="Times New Roman" w:hAnsi="Times New Roman" w:cs="Times New Roman"/>
            <w:lang w:val="en-US"/>
          </w:rPr>
          <w:delText>it laid</w:delText>
        </w:r>
      </w:del>
      <w:ins w:id="435" w:author="lv-xyr" w:date="2019-02-17T22:54:03Z">
        <w:r>
          <w:rPr>
            <w:rFonts w:hint="eastAsia" w:ascii="Times New Roman" w:hAnsi="Times New Roman" w:cs="Times New Roman"/>
            <w:lang w:val="en-US" w:eastAsia="zh-CN"/>
          </w:rPr>
          <w:t>layin</w:t>
        </w:r>
      </w:ins>
      <w:ins w:id="436" w:author="lv-xyr" w:date="2019-02-17T22:54:04Z">
        <w:r>
          <w:rPr>
            <w:rFonts w:hint="eastAsia" w:ascii="Times New Roman" w:hAnsi="Times New Roman" w:cs="Times New Roman"/>
            <w:lang w:val="en-US" w:eastAsia="zh-CN"/>
          </w:rPr>
          <w:t>g</w:t>
        </w:r>
      </w:ins>
      <w:r>
        <w:rPr>
          <w:rFonts w:hint="eastAsia" w:ascii="Times New Roman" w:hAnsi="Times New Roman" w:cs="Times New Roman"/>
        </w:rPr>
        <w:t xml:space="preserve"> </w:t>
      </w:r>
      <w:del w:id="437" w:author="lv-xyr" w:date="2019-02-17T22:54:07Z">
        <w:r>
          <w:rPr>
            <w:rFonts w:hint="eastAsia" w:ascii="Times New Roman" w:hAnsi="Times New Roman" w:cs="Times New Roman"/>
            <w:lang w:val="en-US"/>
          </w:rPr>
          <w:delText>a</w:delText>
        </w:r>
      </w:del>
      <w:ins w:id="438" w:author="lv-xyr" w:date="2019-02-17T22:54:07Z">
        <w:r>
          <w:rPr>
            <w:rFonts w:hint="eastAsia" w:ascii="Times New Roman" w:hAnsi="Times New Roman" w:cs="Times New Roman"/>
            <w:lang w:val="en-US" w:eastAsia="zh-CN"/>
          </w:rPr>
          <w:t>the</w:t>
        </w:r>
      </w:ins>
      <w:r>
        <w:rPr>
          <w:rFonts w:hint="eastAsia" w:ascii="Times New Roman" w:hAnsi="Times New Roman" w:cs="Times New Roman"/>
        </w:rPr>
        <w:t xml:space="preserve"> solid foundation for scholars</w:t>
      </w:r>
      <w:del w:id="439" w:author="lv-xyr" w:date="2019-02-17T22:54:55Z">
        <w:r>
          <w:rPr>
            <w:rFonts w:hint="eastAsia" w:ascii="Times New Roman" w:hAnsi="Times New Roman" w:cs="Times New Roman"/>
            <w:lang w:val="en-US"/>
          </w:rPr>
          <w:delText xml:space="preserve"> to</w:delText>
        </w:r>
      </w:del>
      <w:ins w:id="440" w:author="lv-xyr" w:date="2019-02-17T22:54:55Z">
        <w:r>
          <w:rPr>
            <w:rFonts w:hint="eastAsia" w:ascii="Times New Roman" w:hAnsi="Times New Roman" w:cs="Times New Roman"/>
            <w:lang w:val="en-US" w:eastAsia="zh-CN"/>
          </w:rPr>
          <w:t>'</w:t>
        </w:r>
      </w:ins>
      <w:r>
        <w:rPr>
          <w:rFonts w:hint="eastAsia" w:ascii="Times New Roman" w:hAnsi="Times New Roman" w:cs="Times New Roman"/>
        </w:rPr>
        <w:t xml:space="preserve"> study </w:t>
      </w:r>
      <w:ins w:id="441" w:author="lv-xyr" w:date="2019-02-17T22:55:00Z">
        <w:r>
          <w:rPr>
            <w:rFonts w:hint="eastAsia" w:ascii="Times New Roman" w:hAnsi="Times New Roman" w:cs="Times New Roman"/>
            <w:lang w:val="en-US" w:eastAsia="zh-CN"/>
          </w:rPr>
          <w:t>on</w:t>
        </w:r>
      </w:ins>
      <w:ins w:id="442" w:author="lv-xyr" w:date="2019-02-17T22:55:01Z">
        <w:r>
          <w:rPr>
            <w:rFonts w:hint="eastAsia" w:ascii="Times New Roman" w:hAnsi="Times New Roman" w:cs="Times New Roman"/>
            <w:lang w:val="en-US" w:eastAsia="zh-CN"/>
          </w:rPr>
          <w:t xml:space="preserve"> </w:t>
        </w:r>
      </w:ins>
      <w:r>
        <w:rPr>
          <w:rFonts w:hint="eastAsia" w:ascii="Times New Roman" w:hAnsi="Times New Roman" w:cs="Times New Roman"/>
        </w:rPr>
        <w:t xml:space="preserve">coal structure. With the development of </w:t>
      </w:r>
      <w:del w:id="443" w:author="lv-xyr" w:date="2019-02-18T09:22:18Z">
        <w:r>
          <w:rPr>
            <w:rFonts w:hint="eastAsia" w:ascii="Times New Roman" w:hAnsi="Times New Roman" w:cs="Times New Roman"/>
            <w:lang w:val="en-US"/>
          </w:rPr>
          <w:delText>test</w:delText>
        </w:r>
      </w:del>
      <w:ins w:id="444" w:author="lv-xyr" w:date="2019-02-18T09:22:18Z">
        <w:r>
          <w:rPr>
            <w:rFonts w:hint="eastAsia" w:ascii="Times New Roman" w:hAnsi="Times New Roman" w:cs="Times New Roman"/>
            <w:lang w:val="en-US" w:eastAsia="zh-CN"/>
          </w:rPr>
          <w:t>measu</w:t>
        </w:r>
      </w:ins>
      <w:ins w:id="445" w:author="lv-xyr" w:date="2019-02-18T09:22:19Z">
        <w:r>
          <w:rPr>
            <w:rFonts w:hint="eastAsia" w:ascii="Times New Roman" w:hAnsi="Times New Roman" w:cs="Times New Roman"/>
            <w:lang w:val="en-US" w:eastAsia="zh-CN"/>
          </w:rPr>
          <w:t>r</w:t>
        </w:r>
      </w:ins>
      <w:r>
        <w:rPr>
          <w:rFonts w:hint="eastAsia" w:ascii="Times New Roman" w:hAnsi="Times New Roman" w:cs="Times New Roman"/>
        </w:rPr>
        <w:t>ing techn</w:t>
      </w:r>
      <w:del w:id="446" w:author="lv-xyr" w:date="2019-02-18T09:27:39Z">
        <w:r>
          <w:rPr>
            <w:rFonts w:hint="eastAsia" w:ascii="Times New Roman" w:hAnsi="Times New Roman" w:cs="Times New Roman"/>
            <w:lang w:val="en-US"/>
          </w:rPr>
          <w:delText>ology</w:delText>
        </w:r>
      </w:del>
      <w:ins w:id="447" w:author="lv-xyr" w:date="2019-02-18T09:27:39Z">
        <w:r>
          <w:rPr>
            <w:rFonts w:hint="eastAsia" w:ascii="Times New Roman" w:hAnsi="Times New Roman" w:cs="Times New Roman"/>
            <w:lang w:val="en-US" w:eastAsia="zh-CN"/>
          </w:rPr>
          <w:t>iqu</w:t>
        </w:r>
      </w:ins>
      <w:ins w:id="448" w:author="lv-xyr" w:date="2019-02-18T09:27:40Z">
        <w:r>
          <w:rPr>
            <w:rFonts w:hint="eastAsia" w:ascii="Times New Roman" w:hAnsi="Times New Roman" w:cs="Times New Roman"/>
            <w:lang w:val="en-US" w:eastAsia="zh-CN"/>
          </w:rPr>
          <w:t>e</w:t>
        </w:r>
      </w:ins>
      <w:r>
        <w:rPr>
          <w:rFonts w:hint="eastAsia" w:ascii="Times New Roman" w:hAnsi="Times New Roman" w:cs="Times New Roman"/>
        </w:rPr>
        <w:t xml:space="preserve"> </w:t>
      </w:r>
      <w:del w:id="449" w:author="lv-xyr" w:date="2019-02-18T09:33:47Z">
        <w:r>
          <w:rPr>
            <w:rFonts w:hint="eastAsia" w:ascii="Times New Roman" w:hAnsi="Times New Roman" w:cs="Times New Roman"/>
          </w:rPr>
          <w:delText xml:space="preserve">and testing theory </w:delText>
        </w:r>
      </w:del>
      <w:r>
        <w:rPr>
          <w:rFonts w:hint="eastAsia" w:ascii="Times New Roman" w:hAnsi="Times New Roman" w:cs="Times New Roman"/>
        </w:rPr>
        <w:t xml:space="preserve">and computer technology, </w:t>
      </w:r>
      <w:ins w:id="450" w:author="lv-xyr" w:date="2019-02-18T09:45:14Z">
        <w:r>
          <w:rPr>
            <w:rFonts w:hint="eastAsia" w:ascii="Times New Roman" w:hAnsi="Times New Roman" w:cs="Times New Roman"/>
            <w:lang w:val="en-US" w:eastAsia="zh-CN"/>
          </w:rPr>
          <w:t>pe</w:t>
        </w:r>
      </w:ins>
      <w:ins w:id="451" w:author="lv-xyr" w:date="2019-02-18T09:45:16Z">
        <w:r>
          <w:rPr>
            <w:rFonts w:hint="eastAsia" w:ascii="Times New Roman" w:hAnsi="Times New Roman" w:cs="Times New Roman"/>
            <w:lang w:val="en-US" w:eastAsia="zh-CN"/>
          </w:rPr>
          <w:t>o</w:t>
        </w:r>
      </w:ins>
      <w:ins w:id="452" w:author="lv-xyr" w:date="2019-02-18T09:45:17Z">
        <w:r>
          <w:rPr>
            <w:rFonts w:hint="eastAsia" w:ascii="Times New Roman" w:hAnsi="Times New Roman" w:cs="Times New Roman"/>
            <w:lang w:val="en-US" w:eastAsia="zh-CN"/>
          </w:rPr>
          <w:t xml:space="preserve">ple </w:t>
        </w:r>
      </w:ins>
      <w:ins w:id="453" w:author="lv-xyr" w:date="2019-02-18T09:45:36Z">
        <w:r>
          <w:rPr>
            <w:rFonts w:hint="eastAsia" w:ascii="Times New Roman" w:hAnsi="Times New Roman" w:cs="Times New Roman"/>
            <w:lang w:val="en-US" w:eastAsia="zh-CN"/>
          </w:rPr>
          <w:t>h</w:t>
        </w:r>
      </w:ins>
      <w:ins w:id="454" w:author="lv-xyr" w:date="2019-02-18T09:45:37Z">
        <w:r>
          <w:rPr>
            <w:rFonts w:hint="eastAsia" w:ascii="Times New Roman" w:hAnsi="Times New Roman" w:cs="Times New Roman"/>
            <w:lang w:val="en-US" w:eastAsia="zh-CN"/>
          </w:rPr>
          <w:t xml:space="preserve">ave </w:t>
        </w:r>
      </w:ins>
      <w:ins w:id="455" w:author="lv-xyr" w:date="2019-02-18T09:45:38Z">
        <w:r>
          <w:rPr>
            <w:rFonts w:hint="eastAsia" w:ascii="Times New Roman" w:hAnsi="Times New Roman" w:cs="Times New Roman"/>
            <w:lang w:val="en-US" w:eastAsia="zh-CN"/>
          </w:rPr>
          <w:t>not o</w:t>
        </w:r>
      </w:ins>
      <w:ins w:id="456" w:author="lv-xyr" w:date="2019-02-18T09:45:39Z">
        <w:r>
          <w:rPr>
            <w:rFonts w:hint="eastAsia" w:ascii="Times New Roman" w:hAnsi="Times New Roman" w:cs="Times New Roman"/>
            <w:lang w:val="en-US" w:eastAsia="zh-CN"/>
          </w:rPr>
          <w:t>n</w:t>
        </w:r>
      </w:ins>
      <w:ins w:id="457" w:author="lv-xyr" w:date="2019-02-18T09:45:41Z">
        <w:r>
          <w:rPr>
            <w:rFonts w:hint="eastAsia" w:ascii="Times New Roman" w:hAnsi="Times New Roman" w:cs="Times New Roman"/>
            <w:lang w:val="en-US" w:eastAsia="zh-CN"/>
          </w:rPr>
          <w:t>ly</w:t>
        </w:r>
      </w:ins>
      <w:ins w:id="458" w:author="lv-xyr" w:date="2019-02-18T09:45:51Z">
        <w:r>
          <w:rPr>
            <w:rFonts w:hint="eastAsia" w:ascii="Times New Roman" w:hAnsi="Times New Roman" w:cs="Times New Roman"/>
            <w:lang w:val="en-US" w:eastAsia="zh-CN"/>
          </w:rPr>
          <w:t xml:space="preserve"> </w:t>
        </w:r>
      </w:ins>
      <w:ins w:id="459" w:author="lv-xyr" w:date="2019-02-18T17:20:47Z">
        <w:r>
          <w:rPr>
            <w:rFonts w:hint="eastAsia" w:ascii="Times New Roman" w:hAnsi="Times New Roman" w:cs="Times New Roman"/>
            <w:lang w:val="en-US" w:eastAsia="zh-CN"/>
          </w:rPr>
          <w:t>b</w:t>
        </w:r>
      </w:ins>
      <w:ins w:id="460" w:author="lv-xyr" w:date="2019-02-18T17:20:48Z">
        <w:r>
          <w:rPr>
            <w:rFonts w:hint="eastAsia" w:ascii="Times New Roman" w:hAnsi="Times New Roman" w:cs="Times New Roman"/>
            <w:lang w:val="en-US" w:eastAsia="zh-CN"/>
          </w:rPr>
          <w:t>e</w:t>
        </w:r>
      </w:ins>
      <w:ins w:id="461" w:author="lv-xyr" w:date="2019-02-18T17:20:49Z">
        <w:r>
          <w:rPr>
            <w:rFonts w:hint="eastAsia" w:ascii="Times New Roman" w:hAnsi="Times New Roman" w:cs="Times New Roman"/>
            <w:lang w:val="en-US" w:eastAsia="zh-CN"/>
          </w:rPr>
          <w:t>e</w:t>
        </w:r>
      </w:ins>
      <w:ins w:id="462" w:author="lv-xyr" w:date="2019-02-18T17:20:56Z">
        <w:r>
          <w:rPr>
            <w:rFonts w:hint="eastAsia" w:ascii="Times New Roman" w:hAnsi="Times New Roman" w:cs="Times New Roman"/>
            <w:lang w:val="en-US" w:eastAsia="zh-CN"/>
          </w:rPr>
          <w:t>n</w:t>
        </w:r>
      </w:ins>
      <w:ins w:id="463" w:author="lv-xyr" w:date="2019-02-18T17:20:57Z">
        <w:r>
          <w:rPr>
            <w:rFonts w:hint="eastAsia" w:ascii="Times New Roman" w:hAnsi="Times New Roman" w:cs="Times New Roman"/>
            <w:lang w:val="en-US" w:eastAsia="zh-CN"/>
          </w:rPr>
          <w:t xml:space="preserve"> </w:t>
        </w:r>
      </w:ins>
      <w:ins w:id="464" w:author="lv-xyr" w:date="2019-02-18T17:20:58Z">
        <w:r>
          <w:rPr>
            <w:rFonts w:hint="eastAsia" w:ascii="Times New Roman" w:hAnsi="Times New Roman" w:cs="Times New Roman"/>
            <w:lang w:val="en-US" w:eastAsia="zh-CN"/>
          </w:rPr>
          <w:t>con</w:t>
        </w:r>
      </w:ins>
      <w:ins w:id="465" w:author="lv-xyr" w:date="2019-02-18T17:20:59Z">
        <w:r>
          <w:rPr>
            <w:rFonts w:hint="eastAsia" w:ascii="Times New Roman" w:hAnsi="Times New Roman" w:cs="Times New Roman"/>
            <w:lang w:val="en-US" w:eastAsia="zh-CN"/>
          </w:rPr>
          <w:t>v</w:t>
        </w:r>
      </w:ins>
      <w:ins w:id="466" w:author="lv-xyr" w:date="2019-02-18T17:21:04Z">
        <w:r>
          <w:rPr>
            <w:rFonts w:hint="eastAsia" w:ascii="Times New Roman" w:hAnsi="Times New Roman" w:cs="Times New Roman"/>
            <w:lang w:val="en-US" w:eastAsia="zh-CN"/>
          </w:rPr>
          <w:t>in</w:t>
        </w:r>
      </w:ins>
      <w:ins w:id="467" w:author="lv-xyr" w:date="2019-02-18T17:21:06Z">
        <w:r>
          <w:rPr>
            <w:rFonts w:hint="eastAsia" w:ascii="Times New Roman" w:hAnsi="Times New Roman" w:cs="Times New Roman"/>
            <w:lang w:val="en-US" w:eastAsia="zh-CN"/>
          </w:rPr>
          <w:t>c</w:t>
        </w:r>
      </w:ins>
      <w:ins w:id="468" w:author="lv-xyr" w:date="2019-02-18T09:56:36Z">
        <w:r>
          <w:rPr>
            <w:rFonts w:hint="eastAsia" w:ascii="Times New Roman" w:hAnsi="Times New Roman" w:cs="Times New Roman"/>
            <w:lang w:val="en-US" w:eastAsia="zh-CN"/>
          </w:rPr>
          <w:t>ed</w:t>
        </w:r>
      </w:ins>
      <w:ins w:id="469" w:author="lv-xyr" w:date="2019-02-18T09:56:38Z">
        <w:r>
          <w:rPr>
            <w:rFonts w:hint="eastAsia" w:ascii="Times New Roman" w:hAnsi="Times New Roman" w:cs="Times New Roman"/>
            <w:lang w:val="en-US" w:eastAsia="zh-CN"/>
          </w:rPr>
          <w:t xml:space="preserve"> </w:t>
        </w:r>
      </w:ins>
      <w:ins w:id="470" w:author="lv-xyr" w:date="2019-02-18T17:21:19Z">
        <w:r>
          <w:rPr>
            <w:rFonts w:hint="eastAsia" w:ascii="Times New Roman" w:hAnsi="Times New Roman" w:cs="Times New Roman"/>
            <w:lang w:val="en-US" w:eastAsia="zh-CN"/>
          </w:rPr>
          <w:t xml:space="preserve">of </w:t>
        </w:r>
      </w:ins>
      <w:ins w:id="471" w:author="lv-xyr" w:date="2019-02-18T09:56:38Z">
        <w:r>
          <w:rPr>
            <w:rFonts w:hint="eastAsia" w:ascii="Times New Roman" w:hAnsi="Times New Roman" w:cs="Times New Roman"/>
            <w:lang w:val="en-US" w:eastAsia="zh-CN"/>
          </w:rPr>
          <w:t>the</w:t>
        </w:r>
      </w:ins>
      <w:ins w:id="472" w:author="lv-xyr" w:date="2019-02-18T09:56:39Z">
        <w:r>
          <w:rPr>
            <w:rFonts w:hint="eastAsia" w:ascii="Times New Roman" w:hAnsi="Times New Roman" w:cs="Times New Roman"/>
            <w:lang w:val="en-US" w:eastAsia="zh-CN"/>
          </w:rPr>
          <w:t xml:space="preserve"> a</w:t>
        </w:r>
      </w:ins>
      <w:ins w:id="473" w:author="lv-xyr" w:date="2019-02-18T09:56:40Z">
        <w:r>
          <w:rPr>
            <w:rFonts w:hint="eastAsia" w:ascii="Times New Roman" w:hAnsi="Times New Roman" w:cs="Times New Roman"/>
            <w:lang w:val="en-US" w:eastAsia="zh-CN"/>
          </w:rPr>
          <w:t>ccura</w:t>
        </w:r>
      </w:ins>
      <w:ins w:id="474" w:author="lv-xyr" w:date="2019-02-18T09:56:42Z">
        <w:r>
          <w:rPr>
            <w:rFonts w:hint="eastAsia" w:ascii="Times New Roman" w:hAnsi="Times New Roman" w:cs="Times New Roman"/>
            <w:lang w:val="en-US" w:eastAsia="zh-CN"/>
          </w:rPr>
          <w:t xml:space="preserve">cy </w:t>
        </w:r>
      </w:ins>
      <w:ins w:id="475" w:author="lv-xyr" w:date="2019-02-18T17:21:28Z">
        <w:r>
          <w:rPr>
            <w:rFonts w:hint="eastAsia" w:ascii="Times New Roman" w:hAnsi="Times New Roman" w:cs="Times New Roman"/>
            <w:lang w:val="en-US" w:eastAsia="zh-CN"/>
          </w:rPr>
          <w:t>o</w:t>
        </w:r>
      </w:ins>
      <w:ins w:id="476" w:author="lv-xyr" w:date="2019-02-18T17:21:29Z">
        <w:r>
          <w:rPr>
            <w:rFonts w:hint="eastAsia" w:ascii="Times New Roman" w:hAnsi="Times New Roman" w:cs="Times New Roman"/>
            <w:lang w:val="en-US" w:eastAsia="zh-CN"/>
          </w:rPr>
          <w:t>f</w:t>
        </w:r>
      </w:ins>
      <w:ins w:id="477" w:author="lv-xyr" w:date="2019-02-18T09:56:48Z">
        <w:r>
          <w:rPr>
            <w:rFonts w:hint="eastAsia" w:ascii="Times New Roman" w:hAnsi="Times New Roman" w:cs="Times New Roman"/>
            <w:lang w:val="en-US" w:eastAsia="zh-CN"/>
          </w:rPr>
          <w:t xml:space="preserve"> </w:t>
        </w:r>
      </w:ins>
      <w:r>
        <w:rPr>
          <w:rFonts w:hint="eastAsia" w:ascii="Times New Roman" w:hAnsi="Times New Roman" w:cs="Times New Roman"/>
        </w:rPr>
        <w:t xml:space="preserve">the data </w:t>
      </w:r>
      <w:del w:id="478" w:author="lv-xyr" w:date="2019-02-18T17:36:23Z">
        <w:r>
          <w:rPr>
            <w:rFonts w:hint="eastAsia" w:ascii="Times New Roman" w:hAnsi="Times New Roman" w:cs="Times New Roman"/>
            <w:lang w:val="en-US"/>
          </w:rPr>
          <w:delText>of</w:delText>
        </w:r>
      </w:del>
      <w:ins w:id="479" w:author="lv-xyr" w:date="2019-02-18T17:36:23Z">
        <w:r>
          <w:rPr>
            <w:rFonts w:hint="eastAsia" w:ascii="Times New Roman" w:hAnsi="Times New Roman" w:cs="Times New Roman"/>
            <w:lang w:val="en-US" w:eastAsia="zh-CN"/>
          </w:rPr>
          <w:t>show</w:t>
        </w:r>
      </w:ins>
      <w:ins w:id="480" w:author="lv-xyr" w:date="2019-02-18T17:36:24Z">
        <w:r>
          <w:rPr>
            <w:rFonts w:hint="eastAsia" w:ascii="Times New Roman" w:hAnsi="Times New Roman" w:cs="Times New Roman"/>
            <w:lang w:val="en-US" w:eastAsia="zh-CN"/>
          </w:rPr>
          <w:t>ed</w:t>
        </w:r>
      </w:ins>
      <w:ins w:id="481" w:author="lv-xyr" w:date="2019-02-18T17:36:25Z">
        <w:r>
          <w:rPr>
            <w:rFonts w:hint="eastAsia" w:ascii="Times New Roman" w:hAnsi="Times New Roman" w:cs="Times New Roman"/>
            <w:lang w:val="en-US" w:eastAsia="zh-CN"/>
          </w:rPr>
          <w:t xml:space="preserve"> by</w:t>
        </w:r>
      </w:ins>
      <w:r>
        <w:rPr>
          <w:rFonts w:hint="eastAsia" w:ascii="Times New Roman" w:hAnsi="Times New Roman" w:cs="Times New Roman"/>
        </w:rPr>
        <w:t xml:space="preserve"> </w:t>
      </w:r>
      <w:del w:id="482" w:author="lv-xyr" w:date="2019-02-18T17:39:58Z">
        <w:r>
          <w:rPr>
            <w:rFonts w:hint="eastAsia" w:ascii="Times New Roman" w:hAnsi="Times New Roman" w:cs="Times New Roman"/>
            <w:lang w:val="en-US"/>
          </w:rPr>
          <w:delText>industrial structure</w:delText>
        </w:r>
      </w:del>
      <w:ins w:id="483" w:author="lv-xyr" w:date="2019-02-18T17:39:58Z">
        <w:r>
          <w:rPr>
            <w:rFonts w:hint="eastAsia" w:ascii="Times New Roman" w:hAnsi="Times New Roman" w:cs="Times New Roman"/>
            <w:lang w:val="en-US" w:eastAsia="zh-CN"/>
          </w:rPr>
          <w:t>pro</w:t>
        </w:r>
      </w:ins>
      <w:ins w:id="484" w:author="lv-xyr" w:date="2019-02-18T17:40:04Z">
        <w:r>
          <w:rPr>
            <w:rFonts w:hint="eastAsia" w:ascii="Times New Roman" w:hAnsi="Times New Roman" w:cs="Times New Roman"/>
            <w:lang w:val="en-US" w:eastAsia="zh-CN"/>
          </w:rPr>
          <w:t>x</w:t>
        </w:r>
      </w:ins>
      <w:ins w:id="485" w:author="lv-xyr" w:date="2019-02-18T17:40:05Z">
        <w:r>
          <w:rPr>
            <w:rFonts w:hint="eastAsia" w:ascii="Times New Roman" w:hAnsi="Times New Roman" w:cs="Times New Roman"/>
            <w:lang w:val="en-US" w:eastAsia="zh-CN"/>
          </w:rPr>
          <w:t>imate</w:t>
        </w:r>
      </w:ins>
      <w:ins w:id="486" w:author="lv-xyr" w:date="2019-02-18T17:40:06Z">
        <w:r>
          <w:rPr>
            <w:rFonts w:hint="eastAsia" w:ascii="Times New Roman" w:hAnsi="Times New Roman" w:cs="Times New Roman"/>
            <w:lang w:val="en-US" w:eastAsia="zh-CN"/>
          </w:rPr>
          <w:t xml:space="preserve"> an</w:t>
        </w:r>
      </w:ins>
      <w:ins w:id="487" w:author="lv-xyr" w:date="2019-02-18T17:40:07Z">
        <w:r>
          <w:rPr>
            <w:rFonts w:hint="eastAsia" w:ascii="Times New Roman" w:hAnsi="Times New Roman" w:cs="Times New Roman"/>
            <w:lang w:val="en-US" w:eastAsia="zh-CN"/>
          </w:rPr>
          <w:t>al</w:t>
        </w:r>
      </w:ins>
      <w:ins w:id="488" w:author="lv-xyr" w:date="2019-02-18T17:40:08Z">
        <w:r>
          <w:rPr>
            <w:rFonts w:hint="eastAsia" w:ascii="Times New Roman" w:hAnsi="Times New Roman" w:cs="Times New Roman"/>
            <w:lang w:val="en-US" w:eastAsia="zh-CN"/>
          </w:rPr>
          <w:t>ysis</w:t>
        </w:r>
      </w:ins>
      <w:r>
        <w:rPr>
          <w:rFonts w:hint="eastAsia" w:ascii="Times New Roman" w:hAnsi="Times New Roman" w:cs="Times New Roman"/>
        </w:rPr>
        <w:t xml:space="preserve">, </w:t>
      </w:r>
      <w:del w:id="489" w:author="lv-xyr" w:date="2019-02-21T21:03:21Z">
        <w:r>
          <w:rPr>
            <w:rFonts w:hint="eastAsia" w:ascii="Times New Roman" w:hAnsi="Times New Roman" w:cs="Times New Roman"/>
            <w:lang w:val="en-US"/>
          </w:rPr>
          <w:delText>elemental</w:delText>
        </w:r>
      </w:del>
      <w:ins w:id="490" w:author="lv-xyr" w:date="2019-02-21T21:03:21Z">
        <w:r>
          <w:rPr>
            <w:rFonts w:hint="eastAsia" w:ascii="Times New Roman" w:hAnsi="Times New Roman" w:cs="Times New Roman"/>
            <w:lang w:val="en-US" w:eastAsia="zh-CN"/>
          </w:rPr>
          <w:t>ultim</w:t>
        </w:r>
      </w:ins>
      <w:ins w:id="491" w:author="lv-xyr" w:date="2019-02-21T21:03:22Z">
        <w:r>
          <w:rPr>
            <w:rFonts w:hint="eastAsia" w:ascii="Times New Roman" w:hAnsi="Times New Roman" w:cs="Times New Roman"/>
            <w:lang w:val="en-US" w:eastAsia="zh-CN"/>
          </w:rPr>
          <w:t>ate</w:t>
        </w:r>
      </w:ins>
      <w:r>
        <w:rPr>
          <w:rFonts w:hint="eastAsia" w:ascii="Times New Roman" w:hAnsi="Times New Roman" w:cs="Times New Roman"/>
        </w:rPr>
        <w:t xml:space="preserve"> analysis, Fourier </w:t>
      </w:r>
      <w:del w:id="492" w:author="lv-xyr" w:date="2019-02-18T17:40:38Z">
        <w:r>
          <w:rPr>
            <w:rFonts w:hint="eastAsia" w:ascii="Times New Roman" w:hAnsi="Times New Roman" w:cs="Times New Roman"/>
            <w:lang w:val="en-US"/>
          </w:rPr>
          <w:delText>t</w:delText>
        </w:r>
      </w:del>
      <w:ins w:id="493" w:author="lv-xyr" w:date="2019-02-18T17:40:38Z">
        <w:r>
          <w:rPr>
            <w:rFonts w:hint="eastAsia" w:ascii="Times New Roman" w:hAnsi="Times New Roman" w:cs="Times New Roman"/>
            <w:lang w:val="en-US" w:eastAsia="zh-CN"/>
          </w:rPr>
          <w:t>T</w:t>
        </w:r>
      </w:ins>
      <w:r>
        <w:rPr>
          <w:rFonts w:hint="eastAsia" w:ascii="Times New Roman" w:hAnsi="Times New Roman" w:cs="Times New Roman"/>
        </w:rPr>
        <w:t xml:space="preserve">ransform </w:t>
      </w:r>
      <w:del w:id="494" w:author="lv-xyr" w:date="2019-02-18T17:40:43Z">
        <w:r>
          <w:rPr>
            <w:rFonts w:hint="eastAsia" w:ascii="Times New Roman" w:hAnsi="Times New Roman" w:cs="Times New Roman"/>
            <w:lang w:val="en-US"/>
          </w:rPr>
          <w:delText>i</w:delText>
        </w:r>
      </w:del>
      <w:ins w:id="495" w:author="lv-xyr" w:date="2019-02-18T17:40:43Z">
        <w:r>
          <w:rPr>
            <w:rFonts w:hint="eastAsia" w:ascii="Times New Roman" w:hAnsi="Times New Roman" w:cs="Times New Roman"/>
            <w:lang w:val="en-US" w:eastAsia="zh-CN"/>
          </w:rPr>
          <w:t>I</w:t>
        </w:r>
      </w:ins>
      <w:r>
        <w:rPr>
          <w:rFonts w:hint="eastAsia" w:ascii="Times New Roman" w:hAnsi="Times New Roman" w:cs="Times New Roman"/>
        </w:rPr>
        <w:t xml:space="preserve">nfrared </w:t>
      </w:r>
      <w:del w:id="496" w:author="lv-xyr" w:date="2019-02-18T17:40:46Z">
        <w:r>
          <w:rPr>
            <w:rFonts w:hint="eastAsia" w:ascii="Times New Roman" w:hAnsi="Times New Roman" w:cs="Times New Roman"/>
            <w:lang w:val="en-US"/>
          </w:rPr>
          <w:delText>s</w:delText>
        </w:r>
      </w:del>
      <w:ins w:id="497" w:author="lv-xyr" w:date="2019-02-18T17:40:46Z">
        <w:r>
          <w:rPr>
            <w:rFonts w:hint="eastAsia" w:ascii="Times New Roman" w:hAnsi="Times New Roman" w:cs="Times New Roman"/>
            <w:lang w:val="en-US" w:eastAsia="zh-CN"/>
          </w:rPr>
          <w:t>S</w:t>
        </w:r>
      </w:ins>
      <w:r>
        <w:rPr>
          <w:rFonts w:hint="eastAsia" w:ascii="Times New Roman" w:hAnsi="Times New Roman" w:cs="Times New Roman"/>
        </w:rPr>
        <w:t xml:space="preserve">pectroscopy (FTIR), X-ray </w:t>
      </w:r>
      <w:del w:id="498" w:author="lv-xyr" w:date="2019-02-18T17:41:51Z">
        <w:r>
          <w:rPr>
            <w:rFonts w:hint="eastAsia" w:ascii="Times New Roman" w:hAnsi="Times New Roman" w:cs="Times New Roman"/>
            <w:lang w:val="en-US"/>
          </w:rPr>
          <w:delText>p</w:delText>
        </w:r>
      </w:del>
      <w:ins w:id="499" w:author="lv-xyr" w:date="2019-02-18T17:41:53Z">
        <w:r>
          <w:rPr>
            <w:rFonts w:hint="eastAsia" w:ascii="Times New Roman" w:hAnsi="Times New Roman" w:cs="Times New Roman"/>
            <w:lang w:val="en-US" w:eastAsia="zh-CN"/>
          </w:rPr>
          <w:t>P</w:t>
        </w:r>
      </w:ins>
      <w:r>
        <w:rPr>
          <w:rFonts w:hint="eastAsia" w:ascii="Times New Roman" w:hAnsi="Times New Roman" w:cs="Times New Roman"/>
        </w:rPr>
        <w:t xml:space="preserve">hotoelectron </w:t>
      </w:r>
      <w:del w:id="500" w:author="lv-xyr" w:date="2019-02-18T17:41:57Z">
        <w:r>
          <w:rPr>
            <w:rFonts w:hint="eastAsia" w:ascii="Times New Roman" w:hAnsi="Times New Roman" w:cs="Times New Roman"/>
            <w:lang w:val="en-US"/>
          </w:rPr>
          <w:delText>s</w:delText>
        </w:r>
      </w:del>
      <w:ins w:id="501" w:author="lv-xyr" w:date="2019-02-18T17:41:57Z">
        <w:r>
          <w:rPr>
            <w:rFonts w:hint="eastAsia" w:ascii="Times New Roman" w:hAnsi="Times New Roman" w:cs="Times New Roman"/>
            <w:lang w:val="en-US" w:eastAsia="zh-CN"/>
          </w:rPr>
          <w:t>S</w:t>
        </w:r>
      </w:ins>
      <w:r>
        <w:rPr>
          <w:rFonts w:hint="eastAsia" w:ascii="Times New Roman" w:hAnsi="Times New Roman" w:cs="Times New Roman"/>
        </w:rPr>
        <w:t>pectroscopy (XPS) and other</w:t>
      </w:r>
      <w:del w:id="502" w:author="lv-xyr" w:date="2019-02-18T17:42:07Z">
        <w:r>
          <w:rPr>
            <w:rFonts w:hint="eastAsia" w:ascii="Times New Roman" w:hAnsi="Times New Roman" w:cs="Times New Roman"/>
            <w:lang w:val="en-US"/>
          </w:rPr>
          <w:delText xml:space="preserve"> characterization</w:delText>
        </w:r>
      </w:del>
      <w:ins w:id="503" w:author="lv-xyr" w:date="2019-02-18T17:42:09Z">
        <w:r>
          <w:rPr>
            <w:rFonts w:hint="eastAsia" w:ascii="Times New Roman" w:hAnsi="Times New Roman" w:cs="Times New Roman"/>
            <w:lang w:val="en-US" w:eastAsia="zh-CN"/>
          </w:rPr>
          <w:t>s</w:t>
        </w:r>
      </w:ins>
      <w:r>
        <w:rPr>
          <w:rFonts w:hint="eastAsia" w:ascii="Times New Roman" w:hAnsi="Times New Roman" w:cs="Times New Roman"/>
        </w:rPr>
        <w:t xml:space="preserve"> </w:t>
      </w:r>
      <w:del w:id="504" w:author="lv-xyr" w:date="2019-02-18T17:37:01Z">
        <w:r>
          <w:rPr>
            <w:rFonts w:hint="eastAsia" w:ascii="Times New Roman" w:hAnsi="Times New Roman" w:cs="Times New Roman"/>
            <w:lang w:val="en-US"/>
          </w:rPr>
          <w:delText>of</w:delText>
        </w:r>
      </w:del>
      <w:ins w:id="505" w:author="lv-xyr" w:date="2019-02-18T17:37:01Z">
        <w:r>
          <w:rPr>
            <w:rFonts w:hint="eastAsia" w:ascii="Times New Roman" w:hAnsi="Times New Roman" w:cs="Times New Roman"/>
            <w:lang w:val="en-US" w:eastAsia="zh-CN"/>
          </w:rPr>
          <w:t>o</w:t>
        </w:r>
      </w:ins>
      <w:ins w:id="506" w:author="lv-xyr" w:date="2019-02-18T17:37:02Z">
        <w:r>
          <w:rPr>
            <w:rFonts w:hint="eastAsia" w:ascii="Times New Roman" w:hAnsi="Times New Roman" w:cs="Times New Roman"/>
            <w:lang w:val="en-US" w:eastAsia="zh-CN"/>
          </w:rPr>
          <w:t>n</w:t>
        </w:r>
      </w:ins>
      <w:r>
        <w:rPr>
          <w:rFonts w:hint="eastAsia" w:ascii="Times New Roman" w:hAnsi="Times New Roman" w:cs="Times New Roman"/>
        </w:rPr>
        <w:t xml:space="preserve"> coal structure</w:t>
      </w:r>
      <w:del w:id="507" w:author="lv-xyr" w:date="2019-02-18T17:42:54Z">
        <w:r>
          <w:rPr>
            <w:rFonts w:hint="eastAsia" w:ascii="Times New Roman" w:hAnsi="Times New Roman" w:cs="Times New Roman"/>
            <w:lang w:val="en-US"/>
          </w:rPr>
          <w:delText xml:space="preserve"> are more accurate and credible.</w:delText>
        </w:r>
      </w:del>
      <w:ins w:id="508" w:author="lv-xyr" w:date="2019-02-18T17:42:54Z">
        <w:r>
          <w:rPr>
            <w:rFonts w:hint="eastAsia" w:ascii="Times New Roman" w:hAnsi="Times New Roman" w:cs="Times New Roman"/>
            <w:lang w:val="en-US" w:eastAsia="zh-CN"/>
          </w:rPr>
          <w:t>,</w:t>
        </w:r>
      </w:ins>
      <w:ins w:id="509" w:author="lv-xyr" w:date="2019-02-18T17:42:55Z">
        <w:r>
          <w:rPr>
            <w:rFonts w:hint="eastAsia" w:ascii="Times New Roman" w:hAnsi="Times New Roman" w:cs="Times New Roman"/>
            <w:lang w:val="en-US" w:eastAsia="zh-CN"/>
          </w:rPr>
          <w:t xml:space="preserve"> but</w:t>
        </w:r>
      </w:ins>
      <w:r>
        <w:rPr>
          <w:rFonts w:hint="eastAsia" w:ascii="Times New Roman" w:hAnsi="Times New Roman" w:cs="Times New Roman"/>
        </w:rPr>
        <w:t xml:space="preserve"> </w:t>
      </w:r>
      <w:ins w:id="510" w:author="lv-xyr" w:date="2019-02-18T17:46:25Z">
        <w:r>
          <w:rPr>
            <w:rFonts w:hint="eastAsia" w:ascii="Times New Roman" w:hAnsi="Times New Roman" w:cs="Times New Roman"/>
            <w:lang w:val="en-US" w:eastAsia="zh-CN"/>
          </w:rPr>
          <w:t>t</w:t>
        </w:r>
      </w:ins>
      <w:ins w:id="511" w:author="lv-xyr" w:date="2019-02-18T17:46:26Z">
        <w:r>
          <w:rPr>
            <w:rFonts w:hint="eastAsia" w:ascii="Times New Roman" w:hAnsi="Times New Roman" w:cs="Times New Roman"/>
            <w:lang w:val="en-US" w:eastAsia="zh-CN"/>
          </w:rPr>
          <w:t xml:space="preserve">hey </w:t>
        </w:r>
      </w:ins>
      <w:del w:id="512" w:author="lv-xyr" w:date="2019-02-18T17:46:32Z">
        <w:r>
          <w:rPr>
            <w:rFonts w:hint="eastAsia" w:ascii="Times New Roman" w:hAnsi="Times New Roman" w:cs="Times New Roman"/>
          </w:rPr>
          <w:delText xml:space="preserve">The necessary </w:delText>
        </w:r>
      </w:del>
      <w:r>
        <w:rPr>
          <w:rFonts w:hint="eastAsia" w:ascii="Times New Roman" w:hAnsi="Times New Roman" w:cs="Times New Roman"/>
        </w:rPr>
        <w:t>verifi</w:t>
      </w:r>
      <w:del w:id="513" w:author="lv-xyr" w:date="2019-02-18T17:49:23Z">
        <w:r>
          <w:rPr>
            <w:rFonts w:hint="eastAsia" w:ascii="Times New Roman" w:hAnsi="Times New Roman" w:cs="Times New Roman"/>
            <w:lang w:val="en-US"/>
          </w:rPr>
          <w:delText>cation</w:delText>
        </w:r>
      </w:del>
      <w:ins w:id="514" w:author="lv-xyr" w:date="2019-02-18T17:49:23Z">
        <w:r>
          <w:rPr>
            <w:rFonts w:hint="eastAsia" w:ascii="Times New Roman" w:hAnsi="Times New Roman" w:cs="Times New Roman"/>
            <w:lang w:val="en-US" w:eastAsia="zh-CN"/>
          </w:rPr>
          <w:t>ed</w:t>
        </w:r>
      </w:ins>
      <w:ins w:id="515" w:author="lv-xyr" w:date="2019-02-18T17:49:25Z">
        <w:r>
          <w:rPr>
            <w:rFonts w:hint="eastAsia" w:ascii="Times New Roman" w:hAnsi="Times New Roman" w:cs="Times New Roman"/>
            <w:lang w:val="en-US" w:eastAsia="zh-CN"/>
          </w:rPr>
          <w:t xml:space="preserve"> t</w:t>
        </w:r>
      </w:ins>
      <w:ins w:id="516" w:author="lv-xyr" w:date="2019-02-18T17:49:26Z">
        <w:r>
          <w:rPr>
            <w:rFonts w:hint="eastAsia" w:ascii="Times New Roman" w:hAnsi="Times New Roman" w:cs="Times New Roman"/>
            <w:lang w:val="en-US" w:eastAsia="zh-CN"/>
          </w:rPr>
          <w:t>he</w:t>
        </w:r>
      </w:ins>
      <w:r>
        <w:rPr>
          <w:rFonts w:hint="eastAsia" w:ascii="Times New Roman" w:hAnsi="Times New Roman" w:cs="Times New Roman"/>
        </w:rPr>
        <w:t xml:space="preserve"> </w:t>
      </w:r>
      <w:ins w:id="517" w:author="lv-xyr" w:date="2019-02-18T17:50:19Z">
        <w:r>
          <w:rPr>
            <w:rFonts w:hint="eastAsia" w:ascii="Times New Roman" w:hAnsi="Times New Roman" w:cs="Times New Roman"/>
            <w:lang w:val="en-US" w:eastAsia="zh-CN"/>
          </w:rPr>
          <w:t>r</w:t>
        </w:r>
      </w:ins>
      <w:del w:id="518" w:author="lv-xyr" w:date="2019-02-18T17:50:16Z">
        <w:r>
          <w:rPr>
            <w:rFonts w:hint="eastAsia" w:ascii="Times New Roman" w:hAnsi="Times New Roman" w:cs="Times New Roman"/>
            <w:lang w:val="en-US"/>
          </w:rPr>
          <w:delText>calculations can also be performed</w:delText>
        </w:r>
      </w:del>
      <w:ins w:id="519" w:author="lv-xyr" w:date="2019-02-18T17:50:16Z">
        <w:r>
          <w:rPr>
            <w:rFonts w:hint="eastAsia" w:ascii="Times New Roman" w:hAnsi="Times New Roman" w:cs="Times New Roman"/>
            <w:lang w:val="en-US" w:eastAsia="zh-CN"/>
          </w:rPr>
          <w:t>esul</w:t>
        </w:r>
      </w:ins>
      <w:ins w:id="520" w:author="lv-xyr" w:date="2019-02-18T17:50:17Z">
        <w:r>
          <w:rPr>
            <w:rFonts w:hint="eastAsia" w:ascii="Times New Roman" w:hAnsi="Times New Roman" w:cs="Times New Roman"/>
            <w:lang w:val="en-US" w:eastAsia="zh-CN"/>
          </w:rPr>
          <w:t>ts</w:t>
        </w:r>
      </w:ins>
      <w:r>
        <w:rPr>
          <w:rFonts w:hint="eastAsia" w:ascii="Times New Roman" w:hAnsi="Times New Roman" w:cs="Times New Roman"/>
        </w:rPr>
        <w:t xml:space="preserve"> </w:t>
      </w:r>
      <w:del w:id="521" w:author="lv-xyr" w:date="2019-02-18T17:51:02Z">
        <w:r>
          <w:rPr>
            <w:rFonts w:hint="eastAsia" w:ascii="Times New Roman" w:hAnsi="Times New Roman" w:cs="Times New Roman"/>
            <w:lang w:val="en-US"/>
          </w:rPr>
          <w:delText>based on</w:delText>
        </w:r>
      </w:del>
      <w:ins w:id="522" w:author="lv-xyr" w:date="2019-02-18T17:51:02Z">
        <w:r>
          <w:rPr>
            <w:rFonts w:hint="eastAsia" w:ascii="Times New Roman" w:hAnsi="Times New Roman" w:cs="Times New Roman"/>
            <w:lang w:val="en-US" w:eastAsia="zh-CN"/>
          </w:rPr>
          <w:t xml:space="preserve">by </w:t>
        </w:r>
      </w:ins>
      <w:ins w:id="523" w:author="lv-xyr" w:date="2019-02-18T17:51:03Z">
        <w:r>
          <w:rPr>
            <w:rFonts w:hint="eastAsia" w:ascii="Times New Roman" w:hAnsi="Times New Roman" w:cs="Times New Roman"/>
            <w:lang w:val="en-US" w:eastAsia="zh-CN"/>
          </w:rPr>
          <w:t>u</w:t>
        </w:r>
      </w:ins>
      <w:ins w:id="524" w:author="lv-xyr" w:date="2019-02-18T17:51:04Z">
        <w:r>
          <w:rPr>
            <w:rFonts w:hint="eastAsia" w:ascii="Times New Roman" w:hAnsi="Times New Roman" w:cs="Times New Roman"/>
            <w:lang w:val="en-US" w:eastAsia="zh-CN"/>
          </w:rPr>
          <w:t>se</w:t>
        </w:r>
      </w:ins>
      <w:ins w:id="525" w:author="lv-xyr" w:date="2019-02-18T17:51:05Z">
        <w:r>
          <w:rPr>
            <w:rFonts w:hint="eastAsia" w:ascii="Times New Roman" w:hAnsi="Times New Roman" w:cs="Times New Roman"/>
            <w:lang w:val="en-US" w:eastAsia="zh-CN"/>
          </w:rPr>
          <w:t xml:space="preserve"> o</w:t>
        </w:r>
      </w:ins>
      <w:ins w:id="526" w:author="lv-xyr" w:date="2019-02-18T17:51:06Z">
        <w:r>
          <w:rPr>
            <w:rFonts w:hint="eastAsia" w:ascii="Times New Roman" w:hAnsi="Times New Roman" w:cs="Times New Roman"/>
            <w:lang w:val="en-US" w:eastAsia="zh-CN"/>
          </w:rPr>
          <w:t>f</w:t>
        </w:r>
      </w:ins>
      <w:r>
        <w:rPr>
          <w:rFonts w:hint="eastAsia" w:ascii="Times New Roman" w:hAnsi="Times New Roman" w:cs="Times New Roman"/>
        </w:rPr>
        <w:t xml:space="preserve"> scientific c</w:t>
      </w:r>
      <w:del w:id="527" w:author="lv-xyr" w:date="2019-02-18T18:09:35Z">
        <w:r>
          <w:rPr>
            <w:rFonts w:hint="eastAsia" w:ascii="Times New Roman" w:hAnsi="Times New Roman" w:cs="Times New Roman"/>
            <w:lang w:val="en-US"/>
          </w:rPr>
          <w:delText>alculation</w:delText>
        </w:r>
      </w:del>
      <w:ins w:id="528" w:author="lv-xyr" w:date="2019-02-18T18:09:35Z">
        <w:r>
          <w:rPr>
            <w:rFonts w:hint="eastAsia" w:ascii="Times New Roman" w:hAnsi="Times New Roman" w:cs="Times New Roman"/>
            <w:lang w:val="en-US" w:eastAsia="zh-CN"/>
          </w:rPr>
          <w:t>omp</w:t>
        </w:r>
      </w:ins>
      <w:ins w:id="529" w:author="lv-xyr" w:date="2019-02-18T18:09:36Z">
        <w:r>
          <w:rPr>
            <w:rFonts w:hint="eastAsia" w:ascii="Times New Roman" w:hAnsi="Times New Roman" w:cs="Times New Roman"/>
            <w:lang w:val="en-US" w:eastAsia="zh-CN"/>
          </w:rPr>
          <w:t>uti</w:t>
        </w:r>
      </w:ins>
      <w:ins w:id="530" w:author="lv-xyr" w:date="2019-02-18T18:09:37Z">
        <w:r>
          <w:rPr>
            <w:rFonts w:hint="eastAsia" w:ascii="Times New Roman" w:hAnsi="Times New Roman" w:cs="Times New Roman"/>
            <w:lang w:val="en-US" w:eastAsia="zh-CN"/>
          </w:rPr>
          <w:t>ng</w:t>
        </w:r>
      </w:ins>
      <w:r>
        <w:rPr>
          <w:rFonts w:hint="eastAsia" w:ascii="Times New Roman" w:hAnsi="Times New Roman" w:cs="Times New Roman"/>
        </w:rPr>
        <w:t xml:space="preserve"> software. Hatcher </w:t>
      </w:r>
      <w:r>
        <w:rPr>
          <w:rFonts w:hint="eastAsia" w:ascii="Times New Roman" w:hAnsi="Times New Roman" w:cs="Times New Roman"/>
          <w:vertAlign w:val="superscript"/>
        </w:rPr>
        <w:t>[2]</w:t>
      </w:r>
      <w:r>
        <w:rPr>
          <w:rFonts w:hint="eastAsia" w:ascii="Times New Roman" w:hAnsi="Times New Roman" w:cs="Times New Roman"/>
        </w:rPr>
        <w:t>, Jia Jian</w:t>
      </w:r>
      <w:del w:id="531" w:author="lv-xyr" w:date="2019-02-19T23:00:24Z">
        <w:r>
          <w:rPr>
            <w:rFonts w:hint="eastAsia" w:ascii="Times New Roman" w:hAnsi="Times New Roman" w:cs="Times New Roman"/>
          </w:rPr>
          <w:delText>-</w:delText>
        </w:r>
      </w:del>
      <w:r>
        <w:rPr>
          <w:rFonts w:hint="eastAsia" w:ascii="Times New Roman" w:hAnsi="Times New Roman" w:cs="Times New Roman"/>
        </w:rPr>
        <w:t>bo</w:t>
      </w:r>
      <w:r>
        <w:rPr>
          <w:rFonts w:hint="eastAsia" w:ascii="Times New Roman" w:hAnsi="Times New Roman" w:cs="Times New Roman"/>
          <w:vertAlign w:val="superscript"/>
        </w:rPr>
        <w:t>[3]</w:t>
      </w:r>
      <w:r>
        <w:rPr>
          <w:rFonts w:hint="eastAsia" w:ascii="Times New Roman" w:hAnsi="Times New Roman" w:cs="Times New Roman"/>
        </w:rPr>
        <w:t>, Xiang Jian</w:t>
      </w:r>
      <w:del w:id="532" w:author="lv-xyr" w:date="2019-02-19T23:00:32Z">
        <w:r>
          <w:rPr>
            <w:rFonts w:hint="eastAsia" w:ascii="Times New Roman" w:hAnsi="Times New Roman" w:cs="Times New Roman"/>
          </w:rPr>
          <w:delText>-</w:delText>
        </w:r>
      </w:del>
      <w:r>
        <w:rPr>
          <w:rFonts w:hint="eastAsia" w:ascii="Times New Roman" w:hAnsi="Times New Roman" w:cs="Times New Roman"/>
        </w:rPr>
        <w:t>hua</w:t>
      </w:r>
      <w:r>
        <w:rPr>
          <w:rFonts w:hint="eastAsia" w:ascii="Times New Roman" w:hAnsi="Times New Roman" w:cs="Times New Roman"/>
          <w:vertAlign w:val="superscript"/>
        </w:rPr>
        <w:t>[4-5]</w:t>
      </w:r>
      <w:r>
        <w:rPr>
          <w:rFonts w:hint="eastAsia" w:ascii="Times New Roman" w:hAnsi="Times New Roman" w:cs="Times New Roman"/>
        </w:rPr>
        <w:t>, Wu Li</w:t>
      </w:r>
      <w:r>
        <w:rPr>
          <w:rFonts w:hint="eastAsia" w:ascii="Times New Roman" w:hAnsi="Times New Roman" w:cs="Times New Roman"/>
          <w:vertAlign w:val="superscript"/>
        </w:rPr>
        <w:t>[6]</w:t>
      </w:r>
      <w:r>
        <w:rPr>
          <w:rFonts w:hint="eastAsia" w:ascii="Times New Roman" w:hAnsi="Times New Roman" w:cs="Times New Roman"/>
        </w:rPr>
        <w:t>, Zhan-Ku Li</w:t>
      </w:r>
      <w:r>
        <w:rPr>
          <w:rFonts w:hint="eastAsia" w:ascii="Times New Roman" w:hAnsi="Times New Roman" w:cs="Times New Roman"/>
          <w:vertAlign w:val="superscript"/>
        </w:rPr>
        <w:t>[7]</w:t>
      </w:r>
      <w:r>
        <w:rPr>
          <w:rFonts w:hint="eastAsia" w:ascii="Times New Roman" w:hAnsi="Times New Roman" w:cs="Times New Roman"/>
        </w:rPr>
        <w:t>, Ma Yan</w:t>
      </w:r>
      <w:del w:id="533" w:author="lv-xyr" w:date="2019-02-19T23:01:05Z">
        <w:r>
          <w:rPr>
            <w:rFonts w:hint="eastAsia" w:ascii="Times New Roman" w:hAnsi="Times New Roman" w:cs="Times New Roman"/>
          </w:rPr>
          <w:delText>-</w:delText>
        </w:r>
      </w:del>
      <w:r>
        <w:rPr>
          <w:rFonts w:hint="eastAsia" w:ascii="Times New Roman" w:hAnsi="Times New Roman" w:cs="Times New Roman"/>
        </w:rPr>
        <w:t>ping</w:t>
      </w:r>
      <w:r>
        <w:rPr>
          <w:rFonts w:hint="eastAsia" w:ascii="Times New Roman" w:hAnsi="Times New Roman" w:cs="Times New Roman"/>
          <w:vertAlign w:val="superscript"/>
        </w:rPr>
        <w:t>[8]</w:t>
      </w:r>
      <w:del w:id="534" w:author="lv-xyr" w:date="2019-02-18T18:16:09Z">
        <w:r>
          <w:rPr>
            <w:rFonts w:hint="eastAsia" w:ascii="Times New Roman" w:hAnsi="Times New Roman" w:cs="Times New Roman"/>
            <w:lang w:val="en-US"/>
          </w:rPr>
          <w:delText xml:space="preserve"> test data from FTIR, XPS, </w:delText>
        </w:r>
      </w:del>
      <w:del w:id="535" w:author="lv-xyr" w:date="2019-02-18T18:16:09Z">
        <w:r>
          <w:rPr>
            <w:rFonts w:hint="eastAsia" w:ascii="Times New Roman" w:hAnsi="Times New Roman" w:cs="Times New Roman"/>
            <w:vertAlign w:val="superscript"/>
            <w:lang w:val="en-US"/>
          </w:rPr>
          <w:delText>13</w:delText>
        </w:r>
      </w:del>
      <w:del w:id="536" w:author="lv-xyr" w:date="2019-02-18T18:16:09Z">
        <w:r>
          <w:rPr>
            <w:rFonts w:hint="eastAsia" w:ascii="Times New Roman" w:hAnsi="Times New Roman" w:cs="Times New Roman"/>
            <w:lang w:val="en-US"/>
          </w:rPr>
          <w:delText xml:space="preserve">CNMR, </w:delText>
        </w:r>
      </w:del>
      <w:ins w:id="537" w:author="lv-xyr" w:date="2019-02-18T18:16:09Z">
        <w:r>
          <w:rPr>
            <w:rFonts w:hint="eastAsia" w:ascii="Times New Roman" w:hAnsi="Times New Roman" w:cs="Times New Roman"/>
            <w:lang w:val="en-US" w:eastAsia="zh-CN"/>
          </w:rPr>
          <w:t>,</w:t>
        </w:r>
      </w:ins>
      <w:ins w:id="538" w:author="lv-xyr" w:date="2019-02-18T18:16:11Z">
        <w:r>
          <w:rPr>
            <w:rFonts w:hint="eastAsia" w:ascii="Times New Roman" w:hAnsi="Times New Roman" w:cs="Times New Roman"/>
            <w:lang w:val="en-US" w:eastAsia="zh-CN"/>
          </w:rPr>
          <w:t xml:space="preserve"> </w:t>
        </w:r>
      </w:ins>
      <w:del w:id="539" w:author="lv-xyr" w:date="2019-02-18T18:15:57Z">
        <w:r>
          <w:rPr>
            <w:rFonts w:hint="eastAsia" w:ascii="Times New Roman" w:hAnsi="Times New Roman" w:cs="Times New Roman"/>
          </w:rPr>
          <w:delText>combin</w:delText>
        </w:r>
      </w:del>
      <w:del w:id="540" w:author="lv-xyr" w:date="2019-02-18T18:15:57Z">
        <w:r>
          <w:rPr>
            <w:rFonts w:hint="eastAsia" w:ascii="Times New Roman" w:hAnsi="Times New Roman" w:cs="Times New Roman"/>
            <w:lang w:val="en-US"/>
          </w:rPr>
          <w:delText>ed</w:delText>
        </w:r>
      </w:del>
      <w:del w:id="541" w:author="lv-xyr" w:date="2019-02-18T18:15:57Z">
        <w:r>
          <w:rPr>
            <w:rFonts w:hint="eastAsia" w:ascii="Times New Roman" w:hAnsi="Times New Roman" w:cs="Times New Roman"/>
          </w:rPr>
          <w:delText xml:space="preserve"> with coal macromolecules The theor</w:delText>
        </w:r>
      </w:del>
      <w:del w:id="542" w:author="lv-xyr" w:date="2019-02-18T18:15:57Z">
        <w:r>
          <w:rPr>
            <w:rFonts w:hint="eastAsia" w:ascii="Times New Roman" w:hAnsi="Times New Roman" w:cs="Times New Roman"/>
            <w:lang w:val="en-US"/>
          </w:rPr>
          <w:delText>y</w:delText>
        </w:r>
      </w:del>
      <w:del w:id="543" w:author="lv-xyr" w:date="2019-02-18T18:15:57Z">
        <w:r>
          <w:rPr>
            <w:rFonts w:hint="eastAsia" w:ascii="Times New Roman" w:hAnsi="Times New Roman" w:cs="Times New Roman"/>
          </w:rPr>
          <w:delText xml:space="preserve"> of structural model </w:delText>
        </w:r>
      </w:del>
      <w:ins w:id="544" w:author="lv-xyr" w:date="2019-02-18T18:14:30Z">
        <w:r>
          <w:rPr>
            <w:rFonts w:hint="eastAsia" w:ascii="Times New Roman" w:hAnsi="Times New Roman" w:cs="Times New Roman"/>
          </w:rPr>
          <w:t>,</w:t>
        </w:r>
      </w:ins>
      <w:ins w:id="545" w:author="lv-xyr" w:date="2019-02-18T18:14:31Z">
        <w:r>
          <w:rPr>
            <w:rFonts w:hint="eastAsia" w:ascii="Times New Roman" w:hAnsi="Times New Roman" w:cs="Times New Roman"/>
            <w:lang w:val="en-US" w:eastAsia="zh-CN"/>
          </w:rPr>
          <w:t xml:space="preserve"> </w:t>
        </w:r>
      </w:ins>
      <w:r>
        <w:rPr>
          <w:rFonts w:hint="eastAsia" w:ascii="Times New Roman" w:hAnsi="Times New Roman" w:cs="Times New Roman"/>
        </w:rPr>
        <w:t>ha</w:t>
      </w:r>
      <w:del w:id="546" w:author="lv-xyr" w:date="2019-02-18T18:11:04Z">
        <w:r>
          <w:rPr>
            <w:rFonts w:hint="eastAsia" w:ascii="Times New Roman" w:hAnsi="Times New Roman" w:cs="Times New Roman"/>
            <w:lang w:val="en-US"/>
          </w:rPr>
          <w:delText>s</w:delText>
        </w:r>
      </w:del>
      <w:ins w:id="547" w:author="lv-xyr" w:date="2019-02-18T18:11:04Z">
        <w:r>
          <w:rPr>
            <w:rFonts w:hint="eastAsia" w:ascii="Times New Roman" w:hAnsi="Times New Roman" w:cs="Times New Roman"/>
            <w:lang w:val="en-US" w:eastAsia="zh-CN"/>
          </w:rPr>
          <w:t>ve</w:t>
        </w:r>
      </w:ins>
      <w:r>
        <w:rPr>
          <w:rFonts w:hint="eastAsia" w:ascii="Times New Roman" w:hAnsi="Times New Roman" w:cs="Times New Roman"/>
        </w:rPr>
        <w:t xml:space="preserve"> successively constructed an increasingly reliable coal macromolecular structure model</w:t>
      </w:r>
      <w:ins w:id="548" w:author="lv-xyr" w:date="2019-02-18T18:16:01Z">
        <w:r>
          <w:rPr>
            <w:rFonts w:hint="eastAsia" w:ascii="Times New Roman" w:hAnsi="Times New Roman" w:cs="Times New Roman"/>
            <w:lang w:val="en-US" w:eastAsia="zh-CN"/>
          </w:rPr>
          <w:t xml:space="preserve"> </w:t>
        </w:r>
      </w:ins>
      <w:ins w:id="549" w:author="lv-xyr" w:date="2019-02-18T18:15:57Z">
        <w:r>
          <w:rPr>
            <w:rFonts w:hint="eastAsia" w:ascii="Times New Roman" w:hAnsi="Times New Roman" w:cs="Times New Roman"/>
            <w:lang w:val="en-US" w:eastAsia="zh-CN"/>
          </w:rPr>
          <w:t xml:space="preserve">by </w:t>
        </w:r>
      </w:ins>
      <w:ins w:id="550" w:author="lv-xyr" w:date="2019-02-18T18:15:57Z">
        <w:r>
          <w:rPr>
            <w:rFonts w:hint="eastAsia" w:ascii="Times New Roman" w:hAnsi="Times New Roman" w:cs="Times New Roman"/>
          </w:rPr>
          <w:t>combin</w:t>
        </w:r>
      </w:ins>
      <w:ins w:id="551" w:author="lv-xyr" w:date="2019-02-18T18:15:57Z">
        <w:r>
          <w:rPr>
            <w:rFonts w:hint="eastAsia" w:ascii="Times New Roman" w:hAnsi="Times New Roman" w:cs="Times New Roman"/>
            <w:lang w:val="en-US" w:eastAsia="zh-CN"/>
          </w:rPr>
          <w:t>ing</w:t>
        </w:r>
      </w:ins>
      <w:ins w:id="552" w:author="lv-xyr" w:date="2019-02-18T18:15:57Z">
        <w:r>
          <w:rPr>
            <w:rFonts w:hint="eastAsia" w:ascii="Times New Roman" w:hAnsi="Times New Roman" w:cs="Times New Roman"/>
          </w:rPr>
          <w:t xml:space="preserve"> with </w:t>
        </w:r>
      </w:ins>
      <w:ins w:id="553" w:author="lv-xyr" w:date="2019-02-18T18:16:24Z">
        <w:r>
          <w:rPr>
            <w:rFonts w:hint="eastAsia" w:ascii="Times New Roman" w:hAnsi="Times New Roman" w:cs="Times New Roman"/>
            <w:lang w:val="en-US" w:eastAsia="zh-CN"/>
          </w:rPr>
          <w:t>t</w:t>
        </w:r>
      </w:ins>
      <w:ins w:id="554" w:author="lv-xyr" w:date="2019-02-18T18:15:57Z">
        <w:r>
          <w:rPr>
            <w:rFonts w:hint="eastAsia" w:ascii="Times New Roman" w:hAnsi="Times New Roman" w:cs="Times New Roman"/>
          </w:rPr>
          <w:t>he theor</w:t>
        </w:r>
      </w:ins>
      <w:ins w:id="555" w:author="lv-xyr" w:date="2019-02-18T18:15:57Z">
        <w:r>
          <w:rPr>
            <w:rFonts w:hint="eastAsia" w:ascii="Times New Roman" w:hAnsi="Times New Roman" w:cs="Times New Roman"/>
            <w:lang w:val="en-US" w:eastAsia="zh-CN"/>
          </w:rPr>
          <w:t>etical knowledge</w:t>
        </w:r>
      </w:ins>
      <w:ins w:id="556" w:author="lv-xyr" w:date="2019-02-18T18:15:57Z">
        <w:r>
          <w:rPr>
            <w:rFonts w:hint="eastAsia" w:ascii="Times New Roman" w:hAnsi="Times New Roman" w:cs="Times New Roman"/>
          </w:rPr>
          <w:t xml:space="preserve"> of coal macromolecule structural model </w:t>
        </w:r>
      </w:ins>
      <w:ins w:id="557" w:author="lv-xyr" w:date="2019-02-18T18:15:57Z">
        <w:r>
          <w:rPr>
            <w:rFonts w:hint="eastAsia" w:ascii="Times New Roman" w:hAnsi="Times New Roman" w:cs="Times New Roman"/>
            <w:lang w:val="en-US" w:eastAsia="zh-CN"/>
          </w:rPr>
          <w:t>and using experimental</w:t>
        </w:r>
      </w:ins>
      <w:ins w:id="558" w:author="lv-xyr" w:date="2019-02-18T18:15:57Z">
        <w:r>
          <w:rPr>
            <w:rFonts w:hint="eastAsia" w:ascii="Times New Roman" w:hAnsi="Times New Roman" w:cs="Times New Roman"/>
          </w:rPr>
          <w:t xml:space="preserve"> data from FTIR, XPS, </w:t>
        </w:r>
      </w:ins>
      <w:ins w:id="559" w:author="lv-xyr" w:date="2019-02-18T18:15:57Z">
        <w:r>
          <w:rPr>
            <w:rFonts w:hint="eastAsia" w:ascii="Times New Roman" w:hAnsi="Times New Roman" w:cs="Times New Roman"/>
            <w:vertAlign w:val="superscript"/>
          </w:rPr>
          <w:t>13</w:t>
        </w:r>
      </w:ins>
      <w:ins w:id="560" w:author="lv-xyr" w:date="2019-02-18T18:15:57Z">
        <w:r>
          <w:rPr>
            <w:rFonts w:hint="eastAsia" w:ascii="Times New Roman" w:hAnsi="Times New Roman" w:cs="Times New Roman"/>
          </w:rPr>
          <w:t>CNMR</w:t>
        </w:r>
      </w:ins>
      <w:r>
        <w:rPr>
          <w:rFonts w:hint="eastAsia" w:ascii="Times New Roman" w:hAnsi="Times New Roman" w:cs="Times New Roman"/>
        </w:rPr>
        <w:t xml:space="preserve">, which provides a theoretical model basis for coal pyrolysis simulation and adsorption simulation. </w:t>
      </w:r>
      <w:del w:id="561" w:author="lv-xyr" w:date="2019-02-18T18:23:29Z">
        <w:r>
          <w:rPr>
            <w:rFonts w:hint="eastAsia" w:ascii="Times New Roman" w:hAnsi="Times New Roman" w:cs="Times New Roman"/>
            <w:lang w:val="en-US"/>
          </w:rPr>
          <w:delText>In</w:delText>
        </w:r>
      </w:del>
      <w:ins w:id="562" w:author="lv-xyr" w:date="2019-02-18T18:23:29Z">
        <w:r>
          <w:rPr>
            <w:rFonts w:hint="eastAsia" w:ascii="Times New Roman" w:hAnsi="Times New Roman" w:cs="Times New Roman"/>
            <w:lang w:val="en-US" w:eastAsia="zh-CN"/>
          </w:rPr>
          <w:t xml:space="preserve">As </w:t>
        </w:r>
      </w:ins>
      <w:ins w:id="563" w:author="lv-xyr" w:date="2019-02-18T18:23:31Z">
        <w:r>
          <w:rPr>
            <w:rFonts w:hint="eastAsia" w:ascii="Times New Roman" w:hAnsi="Times New Roman" w:cs="Times New Roman"/>
            <w:lang w:val="en-US" w:eastAsia="zh-CN"/>
          </w:rPr>
          <w:t>to</w:t>
        </w:r>
      </w:ins>
      <w:ins w:id="564" w:author="lv-xyr" w:date="2019-02-18T18:24:15Z">
        <w:r>
          <w:rPr>
            <w:rFonts w:hint="eastAsia" w:ascii="Times New Roman" w:hAnsi="Times New Roman" w:cs="Times New Roman"/>
          </w:rPr>
          <w:t xml:space="preserve"> coal</w:t>
        </w:r>
      </w:ins>
      <w:r>
        <w:rPr>
          <w:rFonts w:hint="eastAsia" w:ascii="Times New Roman" w:hAnsi="Times New Roman" w:cs="Times New Roman"/>
        </w:rPr>
        <w:t xml:space="preserve"> </w:t>
      </w:r>
      <w:del w:id="565" w:author="lv-xyr" w:date="2019-02-18T18:24:19Z">
        <w:r>
          <w:rPr>
            <w:rFonts w:hint="eastAsia" w:ascii="Times New Roman" w:hAnsi="Times New Roman" w:cs="Times New Roman"/>
          </w:rPr>
          <w:delText xml:space="preserve">the </w:delText>
        </w:r>
      </w:del>
      <w:r>
        <w:rPr>
          <w:rFonts w:hint="eastAsia" w:ascii="Times New Roman" w:hAnsi="Times New Roman" w:cs="Times New Roman"/>
        </w:rPr>
        <w:t>pyrolysis</w:t>
      </w:r>
      <w:del w:id="566" w:author="lv-xyr" w:date="2019-02-18T18:24:23Z">
        <w:r>
          <w:rPr>
            <w:rFonts w:hint="eastAsia" w:ascii="Times New Roman" w:hAnsi="Times New Roman" w:cs="Times New Roman"/>
          </w:rPr>
          <w:delText xml:space="preserve"> of</w:delText>
        </w:r>
      </w:del>
      <w:del w:id="567" w:author="lv-xyr" w:date="2019-02-18T18:24:15Z">
        <w:r>
          <w:rPr>
            <w:rFonts w:hint="eastAsia" w:ascii="Times New Roman" w:hAnsi="Times New Roman" w:cs="Times New Roman"/>
          </w:rPr>
          <w:delText xml:space="preserve"> coal</w:delText>
        </w:r>
      </w:del>
      <w:r>
        <w:rPr>
          <w:rFonts w:hint="eastAsia" w:ascii="Times New Roman" w:hAnsi="Times New Roman" w:cs="Times New Roman"/>
        </w:rPr>
        <w:t>, Zeng Fan</w:t>
      </w:r>
      <w:del w:id="568" w:author="lv-xyr" w:date="2019-02-18T18:25:50Z">
        <w:r>
          <w:rPr>
            <w:rFonts w:hint="eastAsia" w:ascii="Times New Roman" w:hAnsi="Times New Roman" w:cs="Times New Roman"/>
          </w:rPr>
          <w:delText>-</w:delText>
        </w:r>
      </w:del>
      <w:r>
        <w:rPr>
          <w:rFonts w:hint="eastAsia" w:ascii="Times New Roman" w:hAnsi="Times New Roman" w:cs="Times New Roman"/>
        </w:rPr>
        <w:t>gui</w:t>
      </w:r>
      <w:r>
        <w:rPr>
          <w:rFonts w:hint="eastAsia" w:ascii="Times New Roman" w:hAnsi="Times New Roman" w:cs="Times New Roman"/>
          <w:vertAlign w:val="superscript"/>
        </w:rPr>
        <w:t>[9]</w:t>
      </w:r>
      <w:r>
        <w:rPr>
          <w:rFonts w:hint="eastAsia" w:ascii="Times New Roman" w:hAnsi="Times New Roman" w:cs="Times New Roman"/>
        </w:rPr>
        <w:t xml:space="preserve"> </w:t>
      </w:r>
      <w:ins w:id="569" w:author="lv-xyr" w:date="2019-02-18T18:25:54Z">
        <w:r>
          <w:rPr>
            <w:rFonts w:hint="eastAsia" w:ascii="Times New Roman" w:hAnsi="Times New Roman" w:cs="Times New Roman"/>
            <w:lang w:val="en-US" w:eastAsia="zh-CN"/>
          </w:rPr>
          <w:t>has</w:t>
        </w:r>
      </w:ins>
      <w:ins w:id="570" w:author="lv-xyr" w:date="2019-02-18T18:25:55Z">
        <w:r>
          <w:rPr>
            <w:rFonts w:hint="eastAsia" w:ascii="Times New Roman" w:hAnsi="Times New Roman" w:cs="Times New Roman"/>
            <w:lang w:val="en-US" w:eastAsia="zh-CN"/>
          </w:rPr>
          <w:t xml:space="preserve"> </w:t>
        </w:r>
      </w:ins>
      <w:del w:id="571" w:author="lv-xyr" w:date="2019-02-18T18:27:14Z">
        <w:r>
          <w:rPr>
            <w:rFonts w:hint="eastAsia" w:ascii="Times New Roman" w:hAnsi="Times New Roman" w:cs="Times New Roman"/>
            <w:lang w:val="en-US"/>
          </w:rPr>
          <w:delText>Using</w:delText>
        </w:r>
      </w:del>
      <w:ins w:id="572" w:author="lv-xyr" w:date="2019-02-18T18:27:14Z">
        <w:r>
          <w:rPr>
            <w:rFonts w:hint="eastAsia" w:ascii="Times New Roman" w:hAnsi="Times New Roman" w:cs="Times New Roman"/>
            <w:lang w:val="en-US" w:eastAsia="zh-CN"/>
          </w:rPr>
          <w:t>e</w:t>
        </w:r>
      </w:ins>
      <w:ins w:id="573" w:author="lv-xyr" w:date="2019-02-18T18:27:15Z">
        <w:r>
          <w:rPr>
            <w:rFonts w:hint="eastAsia" w:ascii="Times New Roman" w:hAnsi="Times New Roman" w:cs="Times New Roman"/>
            <w:lang w:val="en-US" w:eastAsia="zh-CN"/>
          </w:rPr>
          <w:t>mploy</w:t>
        </w:r>
      </w:ins>
      <w:ins w:id="574" w:author="lv-xyr" w:date="2019-02-18T18:26:38Z">
        <w:r>
          <w:rPr>
            <w:rFonts w:hint="eastAsia" w:ascii="Times New Roman" w:hAnsi="Times New Roman" w:cs="Times New Roman"/>
            <w:lang w:val="en-US" w:eastAsia="zh-CN"/>
          </w:rPr>
          <w:t>ed</w:t>
        </w:r>
      </w:ins>
      <w:ins w:id="575" w:author="lv-xyr" w:date="2019-02-18T18:27:20Z">
        <w:r>
          <w:rPr>
            <w:rFonts w:hint="eastAsia" w:ascii="Times New Roman" w:hAnsi="Times New Roman" w:cs="Times New Roman"/>
            <w:lang w:val="en-US" w:eastAsia="zh-CN"/>
          </w:rPr>
          <w:t xml:space="preserve"> </w:t>
        </w:r>
      </w:ins>
      <w:ins w:id="576" w:author="lv-xyr" w:date="2019-02-18T18:27:21Z">
        <w:r>
          <w:rPr>
            <w:rFonts w:hint="eastAsia" w:ascii="Times New Roman" w:hAnsi="Times New Roman" w:cs="Times New Roman"/>
            <w:lang w:val="en-US" w:eastAsia="zh-CN"/>
          </w:rPr>
          <w:t>the tech</w:t>
        </w:r>
      </w:ins>
      <w:ins w:id="577" w:author="lv-xyr" w:date="2019-02-18T18:27:22Z">
        <w:r>
          <w:rPr>
            <w:rFonts w:hint="eastAsia" w:ascii="Times New Roman" w:hAnsi="Times New Roman" w:cs="Times New Roman"/>
            <w:lang w:val="en-US" w:eastAsia="zh-CN"/>
          </w:rPr>
          <w:t>nolo</w:t>
        </w:r>
      </w:ins>
      <w:ins w:id="578" w:author="lv-xyr" w:date="2019-02-18T18:27:23Z">
        <w:r>
          <w:rPr>
            <w:rFonts w:hint="eastAsia" w:ascii="Times New Roman" w:hAnsi="Times New Roman" w:cs="Times New Roman"/>
            <w:lang w:val="en-US" w:eastAsia="zh-CN"/>
          </w:rPr>
          <w:t xml:space="preserve">gy </w:t>
        </w:r>
      </w:ins>
      <w:ins w:id="579" w:author="lv-xyr" w:date="2019-02-18T18:27:25Z">
        <w:r>
          <w:rPr>
            <w:rFonts w:hint="eastAsia" w:ascii="Times New Roman" w:hAnsi="Times New Roman" w:cs="Times New Roman"/>
            <w:lang w:val="en-US" w:eastAsia="zh-CN"/>
          </w:rPr>
          <w:t>of</w:t>
        </w:r>
      </w:ins>
      <w:r>
        <w:rPr>
          <w:rFonts w:hint="eastAsia" w:ascii="Times New Roman" w:hAnsi="Times New Roman" w:cs="Times New Roman"/>
        </w:rPr>
        <w:t xml:space="preserve"> </w:t>
      </w:r>
      <w:del w:id="580" w:author="lv-xyr" w:date="2019-02-18T18:27:29Z">
        <w:r>
          <w:rPr>
            <w:rFonts w:hint="eastAsia" w:ascii="Times New Roman" w:hAnsi="Times New Roman" w:cs="Times New Roman"/>
            <w:lang w:val="en-US"/>
          </w:rPr>
          <w:delText>t</w:delText>
        </w:r>
      </w:del>
      <w:ins w:id="581" w:author="lv-xyr" w:date="2019-02-18T18:27:29Z">
        <w:r>
          <w:rPr>
            <w:rFonts w:hint="eastAsia" w:ascii="Times New Roman" w:hAnsi="Times New Roman" w:cs="Times New Roman"/>
            <w:lang w:val="en-US" w:eastAsia="zh-CN"/>
          </w:rPr>
          <w:t>T</w:t>
        </w:r>
      </w:ins>
      <w:r>
        <w:rPr>
          <w:rFonts w:hint="eastAsia" w:ascii="Times New Roman" w:hAnsi="Times New Roman" w:cs="Times New Roman"/>
        </w:rPr>
        <w:t xml:space="preserve">hermogravimetry-mass </w:t>
      </w:r>
      <w:del w:id="582" w:author="lv-xyr" w:date="2019-02-18T18:27:32Z">
        <w:r>
          <w:rPr>
            <w:rFonts w:hint="eastAsia" w:ascii="Times New Roman" w:hAnsi="Times New Roman" w:cs="Times New Roman"/>
            <w:lang w:val="en-US"/>
          </w:rPr>
          <w:delText>s</w:delText>
        </w:r>
      </w:del>
      <w:ins w:id="583" w:author="lv-xyr" w:date="2019-02-18T18:27:32Z">
        <w:r>
          <w:rPr>
            <w:rFonts w:hint="eastAsia" w:ascii="Times New Roman" w:hAnsi="Times New Roman" w:cs="Times New Roman"/>
            <w:lang w:val="en-US" w:eastAsia="zh-CN"/>
          </w:rPr>
          <w:t>S</w:t>
        </w:r>
      </w:ins>
      <w:r>
        <w:rPr>
          <w:rFonts w:hint="eastAsia" w:ascii="Times New Roman" w:hAnsi="Times New Roman" w:cs="Times New Roman"/>
        </w:rPr>
        <w:t>pectrometry to perform pyrolysis simulation experiments on low rank coals</w:t>
      </w:r>
      <w:del w:id="584" w:author="lv-xyr" w:date="2019-02-18T18:39:04Z">
        <w:r>
          <w:rPr>
            <w:rFonts w:hint="eastAsia" w:ascii="Times New Roman" w:hAnsi="Times New Roman" w:cs="Times New Roman"/>
            <w:lang w:val="en-US"/>
          </w:rPr>
          <w:delText>,</w:delText>
        </w:r>
      </w:del>
      <w:ins w:id="585" w:author="lv-xyr" w:date="2019-02-18T18:39:04Z">
        <w:r>
          <w:rPr>
            <w:rFonts w:hint="eastAsia" w:ascii="Times New Roman" w:hAnsi="Times New Roman" w:cs="Times New Roman"/>
            <w:lang w:val="en-US" w:eastAsia="zh-CN"/>
          </w:rPr>
          <w:t xml:space="preserve"> an</w:t>
        </w:r>
      </w:ins>
      <w:ins w:id="586" w:author="lv-xyr" w:date="2019-02-18T18:39:05Z">
        <w:r>
          <w:rPr>
            <w:rFonts w:hint="eastAsia" w:ascii="Times New Roman" w:hAnsi="Times New Roman" w:cs="Times New Roman"/>
            <w:lang w:val="en-US" w:eastAsia="zh-CN"/>
          </w:rPr>
          <w:t xml:space="preserve">d </w:t>
        </w:r>
      </w:ins>
      <w:ins w:id="587" w:author="lv-xyr" w:date="2019-02-18T18:39:06Z">
        <w:r>
          <w:rPr>
            <w:rFonts w:hint="eastAsia" w:ascii="Times New Roman" w:hAnsi="Times New Roman" w:cs="Times New Roman"/>
            <w:lang w:val="en-US" w:eastAsia="zh-CN"/>
          </w:rPr>
          <w:t>drew</w:t>
        </w:r>
      </w:ins>
      <w:r>
        <w:rPr>
          <w:rFonts w:hint="eastAsia" w:ascii="Times New Roman" w:hAnsi="Times New Roman" w:cs="Times New Roman"/>
        </w:rPr>
        <w:t xml:space="preserve"> the</w:t>
      </w:r>
      <w:ins w:id="588" w:author="lv-xyr" w:date="2019-02-18T18:39:31Z">
        <w:r>
          <w:rPr>
            <w:rFonts w:hint="eastAsia" w:ascii="Times New Roman" w:hAnsi="Times New Roman" w:cs="Times New Roman"/>
          </w:rPr>
          <w:t xml:space="preserve"> curve </w:t>
        </w:r>
      </w:ins>
      <w:ins w:id="589" w:author="lv-xyr" w:date="2019-02-18T18:39:31Z">
        <w:r>
          <w:rPr>
            <w:rFonts w:hint="eastAsia" w:ascii="Times New Roman" w:hAnsi="Times New Roman" w:cs="Times New Roman"/>
            <w:lang w:val="en-US" w:eastAsia="zh-CN"/>
          </w:rPr>
          <w:t>graph</w:t>
        </w:r>
      </w:ins>
      <w:r>
        <w:rPr>
          <w:rFonts w:hint="eastAsia" w:ascii="Times New Roman" w:hAnsi="Times New Roman" w:cs="Times New Roman"/>
        </w:rPr>
        <w:t xml:space="preserve"> </w:t>
      </w:r>
      <w:ins w:id="590" w:author="lv-xyr" w:date="2019-02-18T18:39:39Z">
        <w:r>
          <w:rPr>
            <w:rFonts w:hint="eastAsia" w:ascii="Times New Roman" w:hAnsi="Times New Roman" w:cs="Times New Roman"/>
            <w:lang w:val="en-US" w:eastAsia="zh-CN"/>
          </w:rPr>
          <w:t xml:space="preserve">on </w:t>
        </w:r>
      </w:ins>
      <w:r>
        <w:rPr>
          <w:rFonts w:hint="eastAsia" w:ascii="Times New Roman" w:hAnsi="Times New Roman" w:cs="Times New Roman"/>
        </w:rPr>
        <w:t>methane formation rate</w:t>
      </w:r>
      <w:del w:id="591" w:author="lv-xyr" w:date="2019-02-18T18:39:44Z">
        <w:r>
          <w:rPr>
            <w:rFonts w:hint="eastAsia" w:ascii="Times New Roman" w:hAnsi="Times New Roman" w:cs="Times New Roman"/>
          </w:rPr>
          <w:delText xml:space="preserve"> curve was obtained</w:delText>
        </w:r>
      </w:del>
      <w:r>
        <w:rPr>
          <w:rFonts w:hint="eastAsia" w:ascii="Times New Roman" w:hAnsi="Times New Roman" w:cs="Times New Roman"/>
        </w:rPr>
        <w:t xml:space="preserve">, and </w:t>
      </w:r>
      <w:ins w:id="592" w:author="lv-xyr" w:date="2019-02-18T18:40:08Z">
        <w:r>
          <w:rPr>
            <w:rFonts w:hint="eastAsia" w:ascii="Times New Roman" w:hAnsi="Times New Roman" w:cs="Times New Roman"/>
            <w:lang w:val="en-US" w:eastAsia="zh-CN"/>
          </w:rPr>
          <w:t>a</w:t>
        </w:r>
      </w:ins>
      <w:ins w:id="593" w:author="lv-xyr" w:date="2019-02-18T18:40:09Z">
        <w:r>
          <w:rPr>
            <w:rFonts w:hint="eastAsia" w:ascii="Times New Roman" w:hAnsi="Times New Roman" w:cs="Times New Roman"/>
            <w:lang w:val="en-US" w:eastAsia="zh-CN"/>
          </w:rPr>
          <w:t xml:space="preserve">lso </w:t>
        </w:r>
      </w:ins>
      <w:ins w:id="594" w:author="lv-xyr" w:date="2019-02-18T18:40:29Z">
        <w:r>
          <w:rPr>
            <w:rFonts w:hint="eastAsia" w:ascii="Times New Roman" w:hAnsi="Times New Roman" w:cs="Times New Roman"/>
            <w:lang w:val="en-US" w:eastAsia="zh-CN"/>
          </w:rPr>
          <w:t>a</w:t>
        </w:r>
      </w:ins>
      <w:ins w:id="595" w:author="lv-xyr" w:date="2019-02-18T18:40:30Z">
        <w:r>
          <w:rPr>
            <w:rFonts w:hint="eastAsia" w:ascii="Times New Roman" w:hAnsi="Times New Roman" w:cs="Times New Roman"/>
            <w:lang w:val="en-US" w:eastAsia="zh-CN"/>
          </w:rPr>
          <w:t>p</w:t>
        </w:r>
      </w:ins>
      <w:ins w:id="596" w:author="lv-xyr" w:date="2019-02-18T18:40:33Z">
        <w:r>
          <w:rPr>
            <w:rFonts w:hint="eastAsia" w:ascii="Times New Roman" w:hAnsi="Times New Roman" w:cs="Times New Roman"/>
            <w:lang w:val="en-US" w:eastAsia="zh-CN"/>
          </w:rPr>
          <w:t>pl</w:t>
        </w:r>
      </w:ins>
      <w:ins w:id="597" w:author="lv-xyr" w:date="2019-02-18T18:40:34Z">
        <w:r>
          <w:rPr>
            <w:rFonts w:hint="eastAsia" w:ascii="Times New Roman" w:hAnsi="Times New Roman" w:cs="Times New Roman"/>
            <w:lang w:val="en-US" w:eastAsia="zh-CN"/>
          </w:rPr>
          <w:t>ied</w:t>
        </w:r>
      </w:ins>
      <w:ins w:id="598" w:author="lv-xyr" w:date="2019-02-18T18:40:44Z">
        <w:r>
          <w:rPr>
            <w:rFonts w:hint="eastAsia" w:ascii="Times New Roman" w:hAnsi="Times New Roman" w:cs="Times New Roman"/>
          </w:rPr>
          <w:t xml:space="preserve"> </w:t>
        </w:r>
      </w:ins>
      <w:ins w:id="599" w:author="lv-xyr" w:date="2019-02-18T18:41:04Z">
        <w:r>
          <w:rPr>
            <w:rFonts w:hint="eastAsia" w:ascii="Times New Roman" w:hAnsi="Times New Roman" w:cs="Times New Roman"/>
          </w:rPr>
          <w:t>theor</w:t>
        </w:r>
      </w:ins>
      <w:ins w:id="600" w:author="lv-xyr" w:date="2019-02-18T18:41:04Z">
        <w:r>
          <w:rPr>
            <w:rFonts w:hint="eastAsia" w:ascii="Times New Roman" w:hAnsi="Times New Roman" w:cs="Times New Roman"/>
            <w:lang w:val="en-US" w:eastAsia="zh-CN"/>
          </w:rPr>
          <w:t xml:space="preserve">etical knowledge of </w:t>
        </w:r>
      </w:ins>
      <w:ins w:id="601" w:author="lv-xyr" w:date="2019-02-18T18:40:44Z">
        <w:r>
          <w:rPr>
            <w:rFonts w:hint="eastAsia" w:ascii="Times New Roman" w:hAnsi="Times New Roman" w:cs="Times New Roman"/>
          </w:rPr>
          <w:t>quantum chemi</w:t>
        </w:r>
      </w:ins>
      <w:ins w:id="602" w:author="lv-xyr" w:date="2019-02-18T18:41:31Z">
        <w:r>
          <w:rPr>
            <w:rFonts w:hint="eastAsia" w:ascii="Times New Roman" w:hAnsi="Times New Roman" w:cs="Times New Roman"/>
            <w:lang w:val="en-US" w:eastAsia="zh-CN"/>
          </w:rPr>
          <w:t>stry</w:t>
        </w:r>
      </w:ins>
      <w:ins w:id="603" w:author="lv-xyr" w:date="2019-02-18T18:41:59Z">
        <w:r>
          <w:rPr>
            <w:rFonts w:hint="eastAsia" w:ascii="Times New Roman" w:hAnsi="Times New Roman" w:cs="Times New Roman"/>
            <w:lang w:val="en-US" w:eastAsia="zh-CN"/>
          </w:rPr>
          <w:t xml:space="preserve"> </w:t>
        </w:r>
      </w:ins>
      <w:ins w:id="604" w:author="lv-xyr" w:date="2019-02-18T18:42:00Z">
        <w:r>
          <w:rPr>
            <w:rFonts w:hint="eastAsia" w:ascii="Times New Roman" w:hAnsi="Times New Roman" w:cs="Times New Roman"/>
            <w:lang w:val="en-US" w:eastAsia="zh-CN"/>
          </w:rPr>
          <w:t>to</w:t>
        </w:r>
      </w:ins>
      <w:ins w:id="605" w:author="lv-xyr" w:date="2019-02-18T18:42:08Z">
        <w:r>
          <w:rPr>
            <w:rFonts w:hint="eastAsia" w:ascii="Times New Roman" w:hAnsi="Times New Roman" w:cs="Times New Roman"/>
          </w:rPr>
          <w:t xml:space="preserve"> </w:t>
        </w:r>
      </w:ins>
      <w:ins w:id="606" w:author="lv-xyr" w:date="2019-02-18T18:42:47Z">
        <w:r>
          <w:rPr>
            <w:rFonts w:hint="eastAsia" w:ascii="Times New Roman" w:hAnsi="Times New Roman" w:cs="Times New Roman"/>
            <w:lang w:val="en-US" w:eastAsia="zh-CN"/>
          </w:rPr>
          <w:t>m</w:t>
        </w:r>
      </w:ins>
      <w:ins w:id="607" w:author="lv-xyr" w:date="2019-02-18T18:42:48Z">
        <w:r>
          <w:rPr>
            <w:rFonts w:hint="eastAsia" w:ascii="Times New Roman" w:hAnsi="Times New Roman" w:cs="Times New Roman"/>
            <w:lang w:val="en-US" w:eastAsia="zh-CN"/>
          </w:rPr>
          <w:t xml:space="preserve">ake </w:t>
        </w:r>
      </w:ins>
      <w:ins w:id="608" w:author="lv-xyr" w:date="2019-02-18T18:42:08Z">
        <w:r>
          <w:rPr>
            <w:rFonts w:hint="eastAsia" w:ascii="Times New Roman" w:hAnsi="Times New Roman" w:cs="Times New Roman"/>
          </w:rPr>
          <w:t>calculat</w:t>
        </w:r>
      </w:ins>
      <w:ins w:id="609" w:author="lv-xyr" w:date="2019-02-18T18:42:45Z">
        <w:r>
          <w:rPr>
            <w:rFonts w:hint="eastAsia" w:ascii="Times New Roman" w:hAnsi="Times New Roman" w:cs="Times New Roman"/>
            <w:lang w:val="en-US" w:eastAsia="zh-CN"/>
          </w:rPr>
          <w:t>ion</w:t>
        </w:r>
      </w:ins>
      <w:ins w:id="610" w:author="lv-xyr" w:date="2019-02-18T18:42:51Z">
        <w:r>
          <w:rPr>
            <w:rFonts w:hint="eastAsia" w:ascii="Times New Roman" w:hAnsi="Times New Roman" w:cs="Times New Roman"/>
            <w:lang w:val="en-US" w:eastAsia="zh-CN"/>
          </w:rPr>
          <w:t>,</w:t>
        </w:r>
      </w:ins>
      <w:ins w:id="611" w:author="lv-xyr" w:date="2019-02-18T18:42:53Z">
        <w:r>
          <w:rPr>
            <w:rFonts w:hint="eastAsia" w:ascii="Times New Roman" w:hAnsi="Times New Roman" w:cs="Times New Roman"/>
            <w:lang w:val="en-US" w:eastAsia="zh-CN"/>
          </w:rPr>
          <w:t xml:space="preserve"> </w:t>
        </w:r>
      </w:ins>
      <w:ins w:id="612" w:author="lv-xyr" w:date="2019-02-18T19:00:30Z">
        <w:r>
          <w:rPr>
            <w:rFonts w:hint="eastAsia" w:ascii="Times New Roman" w:hAnsi="Times New Roman" w:cs="Times New Roman"/>
            <w:lang w:val="en-US" w:eastAsia="zh-CN"/>
          </w:rPr>
          <w:t>re</w:t>
        </w:r>
      </w:ins>
      <w:ins w:id="613" w:author="lv-xyr" w:date="2019-02-18T19:00:31Z">
        <w:r>
          <w:rPr>
            <w:rFonts w:hint="eastAsia" w:ascii="Times New Roman" w:hAnsi="Times New Roman" w:cs="Times New Roman"/>
            <w:lang w:val="en-US" w:eastAsia="zh-CN"/>
          </w:rPr>
          <w:t>cog</w:t>
        </w:r>
      </w:ins>
      <w:ins w:id="614" w:author="lv-xyr" w:date="2019-02-18T19:00:32Z">
        <w:r>
          <w:rPr>
            <w:rFonts w:hint="eastAsia" w:ascii="Times New Roman" w:hAnsi="Times New Roman" w:cs="Times New Roman"/>
            <w:lang w:val="en-US" w:eastAsia="zh-CN"/>
          </w:rPr>
          <w:t>nizing</w:t>
        </w:r>
      </w:ins>
      <w:ins w:id="615" w:author="lv-xyr" w:date="2019-02-18T18:40:44Z">
        <w:r>
          <w:rPr>
            <w:rFonts w:hint="eastAsia" w:ascii="Times New Roman" w:hAnsi="Times New Roman" w:cs="Times New Roman"/>
          </w:rPr>
          <w:t xml:space="preserve"> </w:t>
        </w:r>
      </w:ins>
      <w:r>
        <w:rPr>
          <w:rFonts w:hint="eastAsia" w:ascii="Times New Roman" w:hAnsi="Times New Roman" w:cs="Times New Roman"/>
        </w:rPr>
        <w:t xml:space="preserve">four types of methane </w:t>
      </w:r>
      <w:del w:id="616" w:author="lv-xyr" w:date="2019-02-18T18:54:22Z">
        <w:r>
          <w:rPr>
            <w:rFonts w:hint="eastAsia" w:ascii="Times New Roman" w:hAnsi="Times New Roman" w:cs="Times New Roman"/>
            <w:lang w:val="en-US"/>
          </w:rPr>
          <w:delText>genera</w:delText>
        </w:r>
      </w:del>
      <w:ins w:id="617" w:author="lv-xyr" w:date="2019-02-18T18:54:22Z">
        <w:r>
          <w:rPr>
            <w:rFonts w:hint="eastAsia" w:ascii="Times New Roman" w:hAnsi="Times New Roman" w:cs="Times New Roman"/>
            <w:lang w:val="en-US" w:eastAsia="zh-CN"/>
          </w:rPr>
          <w:t>f</w:t>
        </w:r>
      </w:ins>
      <w:ins w:id="618" w:author="lv-xyr" w:date="2019-02-18T18:54:27Z">
        <w:r>
          <w:rPr>
            <w:rFonts w:hint="eastAsia" w:ascii="Times New Roman" w:hAnsi="Times New Roman" w:cs="Times New Roman"/>
            <w:lang w:val="en-US" w:eastAsia="zh-CN"/>
          </w:rPr>
          <w:t>or</w:t>
        </w:r>
      </w:ins>
      <w:ins w:id="619" w:author="lv-xyr" w:date="2019-02-18T18:54:22Z">
        <w:r>
          <w:rPr>
            <w:rFonts w:hint="eastAsia" w:ascii="Times New Roman" w:hAnsi="Times New Roman" w:cs="Times New Roman"/>
            <w:lang w:val="en-US" w:eastAsia="zh-CN"/>
          </w:rPr>
          <w:t>ma</w:t>
        </w:r>
      </w:ins>
      <w:r>
        <w:rPr>
          <w:rFonts w:hint="eastAsia" w:ascii="Times New Roman" w:hAnsi="Times New Roman" w:cs="Times New Roman"/>
        </w:rPr>
        <w:t>tion reactions</w:t>
      </w:r>
      <w:del w:id="620" w:author="lv-xyr" w:date="2019-02-18T19:01:07Z">
        <w:r>
          <w:rPr>
            <w:rFonts w:hint="eastAsia" w:ascii="Times New Roman" w:hAnsi="Times New Roman" w:cs="Times New Roman"/>
            <w:lang w:val="en-US"/>
          </w:rPr>
          <w:delText xml:space="preserve"> were calculated using quantum chemical theory.</w:delText>
        </w:r>
      </w:del>
      <w:ins w:id="621" w:author="lv-xyr" w:date="2019-02-18T19:01:07Z">
        <w:r>
          <w:rPr>
            <w:rFonts w:hint="eastAsia" w:ascii="Times New Roman" w:hAnsi="Times New Roman" w:cs="Times New Roman"/>
            <w:lang w:val="en-US" w:eastAsia="zh-CN"/>
          </w:rPr>
          <w:t>, wh</w:t>
        </w:r>
      </w:ins>
      <w:ins w:id="622" w:author="lv-xyr" w:date="2019-02-18T19:01:08Z">
        <w:r>
          <w:rPr>
            <w:rFonts w:hint="eastAsia" w:ascii="Times New Roman" w:hAnsi="Times New Roman" w:cs="Times New Roman"/>
            <w:lang w:val="en-US" w:eastAsia="zh-CN"/>
          </w:rPr>
          <w:t>ich</w:t>
        </w:r>
      </w:ins>
      <w:ins w:id="623" w:author="lv-xyr" w:date="2019-02-18T19:01:24Z">
        <w:r>
          <w:rPr>
            <w:rFonts w:hint="eastAsia" w:ascii="Times New Roman" w:hAnsi="Times New Roman" w:cs="Times New Roman"/>
            <w:lang w:val="en-US" w:eastAsia="zh-CN"/>
          </w:rPr>
          <w:t xml:space="preserve"> i</w:t>
        </w:r>
      </w:ins>
      <w:ins w:id="624" w:author="lv-xyr" w:date="2019-02-18T19:01:25Z">
        <w:r>
          <w:rPr>
            <w:rFonts w:hint="eastAsia" w:ascii="Times New Roman" w:hAnsi="Times New Roman" w:cs="Times New Roman"/>
            <w:lang w:val="en-US" w:eastAsia="zh-CN"/>
          </w:rPr>
          <w:t>s</w:t>
        </w:r>
      </w:ins>
      <w:r>
        <w:rPr>
          <w:rFonts w:hint="eastAsia" w:ascii="Times New Roman" w:hAnsi="Times New Roman" w:cs="Times New Roman"/>
        </w:rPr>
        <w:t xml:space="preserve"> </w:t>
      </w:r>
      <w:del w:id="625" w:author="lv-xyr" w:date="2019-02-18T19:01:28Z">
        <w:r>
          <w:rPr>
            <w:rFonts w:hint="eastAsia" w:ascii="Times New Roman" w:hAnsi="Times New Roman" w:cs="Times New Roman"/>
            <w:lang w:val="en-US"/>
          </w:rPr>
          <w:delText>T</w:delText>
        </w:r>
      </w:del>
      <w:ins w:id="626" w:author="lv-xyr" w:date="2019-02-18T19:01:28Z">
        <w:r>
          <w:rPr>
            <w:rFonts w:hint="eastAsia" w:ascii="Times New Roman" w:hAnsi="Times New Roman" w:cs="Times New Roman"/>
            <w:lang w:val="en-US" w:eastAsia="zh-CN"/>
          </w:rPr>
          <w:t>t</w:t>
        </w:r>
      </w:ins>
      <w:r>
        <w:rPr>
          <w:rFonts w:hint="eastAsia" w:ascii="Times New Roman" w:hAnsi="Times New Roman" w:cs="Times New Roman"/>
        </w:rPr>
        <w:t>he main research method for analyzing coal pyrolysis</w:t>
      </w:r>
      <w:ins w:id="627" w:author="lv-xyr" w:date="2019-02-18T19:01:53Z">
        <w:r>
          <w:rPr>
            <w:rFonts w:hint="eastAsia" w:ascii="Times New Roman" w:hAnsi="Times New Roman" w:cs="Times New Roman"/>
            <w:lang w:val="en-US" w:eastAsia="zh-CN"/>
          </w:rPr>
          <w:t xml:space="preserve"> from </w:t>
        </w:r>
      </w:ins>
      <w:ins w:id="628" w:author="lv-xyr" w:date="2019-02-18T19:01:54Z">
        <w:r>
          <w:rPr>
            <w:rFonts w:hint="eastAsia" w:ascii="Times New Roman" w:hAnsi="Times New Roman" w:cs="Times New Roman"/>
            <w:lang w:val="en-US" w:eastAsia="zh-CN"/>
          </w:rPr>
          <w:t xml:space="preserve">the </w:t>
        </w:r>
      </w:ins>
      <w:ins w:id="629" w:author="lv-xyr" w:date="2019-02-18T19:02:03Z">
        <w:r>
          <w:rPr>
            <w:rFonts w:hint="eastAsia" w:ascii="Times New Roman" w:hAnsi="Times New Roman" w:cs="Times New Roman"/>
            <w:lang w:val="en-US" w:eastAsia="zh-CN"/>
          </w:rPr>
          <w:t>per</w:t>
        </w:r>
      </w:ins>
      <w:ins w:id="630" w:author="lv-xyr" w:date="2019-02-18T19:02:04Z">
        <w:r>
          <w:rPr>
            <w:rFonts w:hint="eastAsia" w:ascii="Times New Roman" w:hAnsi="Times New Roman" w:cs="Times New Roman"/>
            <w:lang w:val="en-US" w:eastAsia="zh-CN"/>
          </w:rPr>
          <w:t>spec</w:t>
        </w:r>
      </w:ins>
      <w:ins w:id="631" w:author="lv-xyr" w:date="2019-02-18T19:02:05Z">
        <w:r>
          <w:rPr>
            <w:rFonts w:hint="eastAsia" w:ascii="Times New Roman" w:hAnsi="Times New Roman" w:cs="Times New Roman"/>
            <w:lang w:val="en-US" w:eastAsia="zh-CN"/>
          </w:rPr>
          <w:t>tive of</w:t>
        </w:r>
      </w:ins>
      <w:ins w:id="632" w:author="lv-xyr" w:date="2019-02-18T19:02:06Z">
        <w:r>
          <w:rPr>
            <w:rFonts w:hint="eastAsia" w:ascii="Times New Roman" w:hAnsi="Times New Roman" w:cs="Times New Roman"/>
            <w:lang w:val="en-US" w:eastAsia="zh-CN"/>
          </w:rPr>
          <w:t xml:space="preserve"> </w:t>
        </w:r>
      </w:ins>
      <w:ins w:id="633" w:author="lv-xyr" w:date="2019-02-18T19:02:13Z">
        <w:r>
          <w:rPr>
            <w:rFonts w:hint="eastAsia" w:ascii="Times New Roman" w:hAnsi="Times New Roman" w:cs="Times New Roman"/>
            <w:lang w:val="en-US" w:eastAsia="zh-CN"/>
          </w:rPr>
          <w:t>quan</w:t>
        </w:r>
      </w:ins>
      <w:ins w:id="634" w:author="lv-xyr" w:date="2019-02-18T19:02:14Z">
        <w:r>
          <w:rPr>
            <w:rFonts w:hint="eastAsia" w:ascii="Times New Roman" w:hAnsi="Times New Roman" w:cs="Times New Roman"/>
            <w:lang w:val="en-US" w:eastAsia="zh-CN"/>
          </w:rPr>
          <w:t>tum</w:t>
        </w:r>
      </w:ins>
      <w:ins w:id="635" w:author="lv-xyr" w:date="2019-02-18T19:02:15Z">
        <w:r>
          <w:rPr>
            <w:rFonts w:hint="eastAsia" w:ascii="Times New Roman" w:hAnsi="Times New Roman" w:cs="Times New Roman"/>
            <w:lang w:val="en-US" w:eastAsia="zh-CN"/>
          </w:rPr>
          <w:t xml:space="preserve"> </w:t>
        </w:r>
      </w:ins>
      <w:ins w:id="636" w:author="lv-xyr" w:date="2019-02-18T19:02:16Z">
        <w:r>
          <w:rPr>
            <w:rFonts w:hint="eastAsia" w:ascii="Times New Roman" w:hAnsi="Times New Roman" w:cs="Times New Roman"/>
            <w:lang w:val="en-US" w:eastAsia="zh-CN"/>
          </w:rPr>
          <w:t>c</w:t>
        </w:r>
      </w:ins>
      <w:ins w:id="637" w:author="lv-xyr" w:date="2019-02-18T19:02:17Z">
        <w:r>
          <w:rPr>
            <w:rFonts w:hint="eastAsia" w:ascii="Times New Roman" w:hAnsi="Times New Roman" w:cs="Times New Roman"/>
            <w:lang w:val="en-US" w:eastAsia="zh-CN"/>
          </w:rPr>
          <w:t>hemis</w:t>
        </w:r>
      </w:ins>
      <w:ins w:id="638" w:author="lv-xyr" w:date="2019-02-18T19:02:18Z">
        <w:r>
          <w:rPr>
            <w:rFonts w:hint="eastAsia" w:ascii="Times New Roman" w:hAnsi="Times New Roman" w:cs="Times New Roman"/>
            <w:lang w:val="en-US" w:eastAsia="zh-CN"/>
          </w:rPr>
          <w:t>try</w:t>
        </w:r>
      </w:ins>
      <w:r>
        <w:rPr>
          <w:rFonts w:hint="eastAsia" w:ascii="Times New Roman" w:hAnsi="Times New Roman" w:cs="Times New Roman"/>
        </w:rPr>
        <w:t>; Li Mei</w:t>
      </w:r>
      <w:del w:id="639" w:author="lv-xyr" w:date="2019-02-18T19:03:13Z">
        <w:r>
          <w:rPr>
            <w:rFonts w:hint="eastAsia" w:ascii="Times New Roman" w:hAnsi="Times New Roman" w:cs="Times New Roman"/>
          </w:rPr>
          <w:delText>-</w:delText>
        </w:r>
      </w:del>
      <w:r>
        <w:rPr>
          <w:rFonts w:hint="eastAsia" w:ascii="Times New Roman" w:hAnsi="Times New Roman" w:cs="Times New Roman"/>
        </w:rPr>
        <w:t>fen</w:t>
      </w:r>
      <w:r>
        <w:rPr>
          <w:rFonts w:hint="eastAsia" w:ascii="Times New Roman" w:hAnsi="Times New Roman" w:cs="Times New Roman"/>
          <w:vertAlign w:val="superscript"/>
        </w:rPr>
        <w:t>[10]</w:t>
      </w:r>
      <w:del w:id="640" w:author="lv-xyr" w:date="2019-02-18T20:01:50Z">
        <w:r>
          <w:rPr>
            <w:rFonts w:hint="eastAsia" w:ascii="Times New Roman" w:hAnsi="Times New Roman" w:cs="Times New Roman"/>
          </w:rPr>
          <w:delText xml:space="preserve"> </w:delText>
        </w:r>
      </w:del>
      <w:del w:id="641" w:author="lv-xyr" w:date="2019-02-18T20:01:49Z">
        <w:r>
          <w:rPr>
            <w:rFonts w:hint="eastAsia" w:ascii="Times New Roman" w:hAnsi="Times New Roman" w:cs="Times New Roman"/>
          </w:rPr>
          <w:delText>T</w:delText>
        </w:r>
      </w:del>
      <w:del w:id="642" w:author="lv-xyr" w:date="2019-02-18T20:01:48Z">
        <w:r>
          <w:rPr>
            <w:rFonts w:hint="eastAsia" w:ascii="Times New Roman" w:hAnsi="Times New Roman" w:cs="Times New Roman"/>
          </w:rPr>
          <w:delText>he</w:delText>
        </w:r>
      </w:del>
      <w:r>
        <w:rPr>
          <w:rFonts w:hint="eastAsia" w:ascii="Times New Roman" w:hAnsi="Times New Roman" w:cs="Times New Roman"/>
        </w:rPr>
        <w:t xml:space="preserve"> </w:t>
      </w:r>
      <w:ins w:id="643" w:author="lv-xyr" w:date="2019-02-18T20:02:07Z">
        <w:r>
          <w:rPr>
            <w:rFonts w:hint="eastAsia" w:ascii="Times New Roman" w:hAnsi="Times New Roman" w:cs="Times New Roman"/>
            <w:lang w:val="en-US" w:eastAsia="zh-CN"/>
          </w:rPr>
          <w:t xml:space="preserve">as </w:t>
        </w:r>
      </w:ins>
      <w:ins w:id="644" w:author="lv-xyr" w:date="2019-02-18T20:02:08Z">
        <w:r>
          <w:rPr>
            <w:rFonts w:hint="eastAsia" w:ascii="Times New Roman" w:hAnsi="Times New Roman" w:cs="Times New Roman"/>
            <w:lang w:val="en-US" w:eastAsia="zh-CN"/>
          </w:rPr>
          <w:t xml:space="preserve">well </w:t>
        </w:r>
      </w:ins>
      <w:ins w:id="645" w:author="lv-xyr" w:date="2019-02-18T20:02:14Z">
        <w:r>
          <w:rPr>
            <w:rFonts w:hint="eastAsia" w:ascii="Times New Roman" w:hAnsi="Times New Roman" w:cs="Times New Roman"/>
            <w:lang w:val="en-US" w:eastAsia="zh-CN"/>
          </w:rPr>
          <w:t>util</w:t>
        </w:r>
      </w:ins>
      <w:ins w:id="646" w:author="lv-xyr" w:date="2019-02-18T20:02:15Z">
        <w:r>
          <w:rPr>
            <w:rFonts w:hint="eastAsia" w:ascii="Times New Roman" w:hAnsi="Times New Roman" w:cs="Times New Roman"/>
            <w:lang w:val="en-US" w:eastAsia="zh-CN"/>
          </w:rPr>
          <w:t>ized</w:t>
        </w:r>
      </w:ins>
      <w:ins w:id="647" w:author="lv-xyr" w:date="2019-02-18T20:02:28Z">
        <w:r>
          <w:rPr>
            <w:rFonts w:hint="eastAsia" w:ascii="Times New Roman" w:hAnsi="Times New Roman" w:cs="Times New Roman"/>
            <w:lang w:val="en-US" w:eastAsia="zh-CN"/>
          </w:rPr>
          <w:t xml:space="preserve"> the</w:t>
        </w:r>
      </w:ins>
      <w:ins w:id="648" w:author="lv-xyr" w:date="2019-02-18T20:02:30Z">
        <w:r>
          <w:rPr>
            <w:rFonts w:hint="eastAsia" w:ascii="Times New Roman" w:hAnsi="Times New Roman" w:cs="Times New Roman"/>
            <w:lang w:val="en-US" w:eastAsia="zh-CN"/>
          </w:rPr>
          <w:t xml:space="preserve"> tec</w:t>
        </w:r>
      </w:ins>
      <w:ins w:id="649" w:author="lv-xyr" w:date="2019-02-18T20:02:31Z">
        <w:r>
          <w:rPr>
            <w:rFonts w:hint="eastAsia" w:ascii="Times New Roman" w:hAnsi="Times New Roman" w:cs="Times New Roman"/>
            <w:lang w:val="en-US" w:eastAsia="zh-CN"/>
          </w:rPr>
          <w:t>h</w:t>
        </w:r>
      </w:ins>
      <w:ins w:id="650" w:author="lv-xyr" w:date="2019-02-18T20:02:32Z">
        <w:r>
          <w:rPr>
            <w:rFonts w:hint="eastAsia" w:ascii="Times New Roman" w:hAnsi="Times New Roman" w:cs="Times New Roman"/>
            <w:lang w:val="en-US" w:eastAsia="zh-CN"/>
          </w:rPr>
          <w:t>no</w:t>
        </w:r>
      </w:ins>
      <w:ins w:id="651" w:author="lv-xyr" w:date="2019-02-18T20:02:33Z">
        <w:r>
          <w:rPr>
            <w:rFonts w:hint="eastAsia" w:ascii="Times New Roman" w:hAnsi="Times New Roman" w:cs="Times New Roman"/>
            <w:lang w:val="en-US" w:eastAsia="zh-CN"/>
          </w:rPr>
          <w:t>logy</w:t>
        </w:r>
      </w:ins>
      <w:ins w:id="652" w:author="lv-xyr" w:date="2019-02-18T20:02:34Z">
        <w:r>
          <w:rPr>
            <w:rFonts w:hint="eastAsia" w:ascii="Times New Roman" w:hAnsi="Times New Roman" w:cs="Times New Roman"/>
            <w:lang w:val="en-US" w:eastAsia="zh-CN"/>
          </w:rPr>
          <w:t xml:space="preserve"> of</w:t>
        </w:r>
      </w:ins>
      <w:ins w:id="653" w:author="lv-xyr" w:date="2019-02-18T20:02:24Z">
        <w:r>
          <w:rPr>
            <w:rFonts w:hint="eastAsia" w:ascii="Times New Roman" w:hAnsi="Times New Roman" w:cs="Times New Roman"/>
          </w:rPr>
          <w:t xml:space="preserve"> </w:t>
        </w:r>
      </w:ins>
      <w:ins w:id="654" w:author="lv-xyr" w:date="2019-02-18T20:09:32Z">
        <w:r>
          <w:rPr>
            <w:rFonts w:hint="eastAsia" w:ascii="Times New Roman" w:hAnsi="Times New Roman" w:cs="Times New Roman"/>
            <w:lang w:val="en-US" w:eastAsia="zh-CN"/>
          </w:rPr>
          <w:t>T</w:t>
        </w:r>
      </w:ins>
      <w:ins w:id="655" w:author="lv-xyr" w:date="2019-02-18T20:02:24Z">
        <w:r>
          <w:rPr>
            <w:rFonts w:hint="eastAsia" w:ascii="Times New Roman" w:hAnsi="Times New Roman" w:cs="Times New Roman"/>
          </w:rPr>
          <w:t xml:space="preserve">hermogravimetry-mass </w:t>
        </w:r>
      </w:ins>
      <w:ins w:id="656" w:author="lv-xyr" w:date="2019-02-18T20:09:35Z">
        <w:r>
          <w:rPr>
            <w:rFonts w:hint="eastAsia" w:ascii="Times New Roman" w:hAnsi="Times New Roman" w:cs="Times New Roman"/>
            <w:lang w:val="en-US" w:eastAsia="zh-CN"/>
          </w:rPr>
          <w:t>S</w:t>
        </w:r>
      </w:ins>
      <w:ins w:id="657" w:author="lv-xyr" w:date="2019-02-18T20:02:24Z">
        <w:r>
          <w:rPr>
            <w:rFonts w:hint="eastAsia" w:ascii="Times New Roman" w:hAnsi="Times New Roman" w:cs="Times New Roman"/>
          </w:rPr>
          <w:t>pectrometry</w:t>
        </w:r>
      </w:ins>
      <w:ins w:id="658" w:author="lv-xyr" w:date="2019-02-18T20:02:16Z">
        <w:r>
          <w:rPr>
            <w:rFonts w:hint="eastAsia" w:ascii="Times New Roman" w:hAnsi="Times New Roman" w:cs="Times New Roman"/>
            <w:lang w:val="en-US" w:eastAsia="zh-CN"/>
          </w:rPr>
          <w:t xml:space="preserve"> </w:t>
        </w:r>
      </w:ins>
      <w:ins w:id="659" w:author="lv-xyr" w:date="2019-02-18T20:02:51Z">
        <w:r>
          <w:rPr>
            <w:rFonts w:hint="eastAsia" w:ascii="Times New Roman" w:hAnsi="Times New Roman" w:cs="Times New Roman"/>
            <w:lang w:val="en-US" w:eastAsia="zh-CN"/>
          </w:rPr>
          <w:t xml:space="preserve">to </w:t>
        </w:r>
      </w:ins>
      <w:ins w:id="660" w:author="lv-xyr" w:date="2019-02-18T20:02:52Z">
        <w:r>
          <w:rPr>
            <w:rFonts w:hint="eastAsia" w:ascii="Times New Roman" w:hAnsi="Times New Roman" w:cs="Times New Roman"/>
            <w:lang w:val="en-US" w:eastAsia="zh-CN"/>
          </w:rPr>
          <w:t>make</w:t>
        </w:r>
      </w:ins>
      <w:ins w:id="661" w:author="lv-xyr" w:date="2019-02-18T20:02:53Z">
        <w:r>
          <w:rPr>
            <w:rFonts w:hint="eastAsia" w:ascii="Times New Roman" w:hAnsi="Times New Roman" w:cs="Times New Roman"/>
            <w:lang w:val="en-US" w:eastAsia="zh-CN"/>
          </w:rPr>
          <w:t xml:space="preserve"> </w:t>
        </w:r>
      </w:ins>
      <w:r>
        <w:rPr>
          <w:rFonts w:hint="eastAsia" w:ascii="Times New Roman" w:hAnsi="Times New Roman" w:cs="Times New Roman"/>
        </w:rPr>
        <w:t>pyrolysis simulation experiment</w:t>
      </w:r>
      <w:del w:id="662" w:author="lv-xyr" w:date="2019-02-18T20:03:14Z">
        <w:r>
          <w:rPr>
            <w:rFonts w:hint="eastAsia" w:ascii="Times New Roman" w:hAnsi="Times New Roman" w:cs="Times New Roman"/>
            <w:lang w:val="en-US"/>
          </w:rPr>
          <w:delText>s of</w:delText>
        </w:r>
      </w:del>
      <w:ins w:id="663" w:author="lv-xyr" w:date="2019-02-18T20:03:14Z">
        <w:r>
          <w:rPr>
            <w:rFonts w:hint="eastAsia" w:ascii="Times New Roman" w:hAnsi="Times New Roman" w:cs="Times New Roman"/>
            <w:lang w:val="en-US" w:eastAsia="zh-CN"/>
          </w:rPr>
          <w:t xml:space="preserve"> on</w:t>
        </w:r>
      </w:ins>
      <w:r>
        <w:rPr>
          <w:rFonts w:hint="eastAsia" w:ascii="Times New Roman" w:hAnsi="Times New Roman" w:cs="Times New Roman"/>
        </w:rPr>
        <w:t xml:space="preserve"> seven low metamorphic coals</w:t>
      </w:r>
      <w:ins w:id="664" w:author="lv-xyr" w:date="2019-02-18T20:49:20Z">
        <w:r>
          <w:rPr>
            <w:rFonts w:hint="eastAsia" w:ascii="Times New Roman" w:hAnsi="Times New Roman" w:cs="Times New Roman"/>
            <w:lang w:val="en-US" w:eastAsia="zh-CN"/>
          </w:rPr>
          <w:t xml:space="preserve">, and </w:t>
        </w:r>
      </w:ins>
      <w:ins w:id="665" w:author="lv-xyr" w:date="2019-02-18T20:49:23Z">
        <w:r>
          <w:rPr>
            <w:rFonts w:hint="eastAsia" w:ascii="Times New Roman" w:hAnsi="Times New Roman" w:cs="Times New Roman"/>
            <w:lang w:val="en-US" w:eastAsia="zh-CN"/>
          </w:rPr>
          <w:t>stud</w:t>
        </w:r>
      </w:ins>
      <w:ins w:id="666" w:author="lv-xyr" w:date="2019-02-18T20:49:24Z">
        <w:r>
          <w:rPr>
            <w:rFonts w:hint="eastAsia" w:ascii="Times New Roman" w:hAnsi="Times New Roman" w:cs="Times New Roman"/>
            <w:lang w:val="en-US" w:eastAsia="zh-CN"/>
          </w:rPr>
          <w:t>ied</w:t>
        </w:r>
      </w:ins>
      <w:del w:id="667" w:author="lv-xyr" w:date="2019-02-18T20:49:28Z">
        <w:r>
          <w:rPr>
            <w:rFonts w:hint="eastAsia" w:ascii="Times New Roman" w:hAnsi="Times New Roman" w:cs="Times New Roman"/>
            <w:lang w:val="en-US"/>
          </w:rPr>
          <w:delText xml:space="preserve"> were also carried out by thermogravimetry-mass spectrometry. T</w:delText>
        </w:r>
      </w:del>
      <w:ins w:id="668" w:author="lv-xyr" w:date="2019-02-18T20:49:28Z">
        <w:r>
          <w:rPr>
            <w:rFonts w:hint="eastAsia" w:ascii="Times New Roman" w:hAnsi="Times New Roman" w:cs="Times New Roman"/>
            <w:lang w:val="en-US" w:eastAsia="zh-CN"/>
          </w:rPr>
          <w:t xml:space="preserve"> t</w:t>
        </w:r>
      </w:ins>
      <w:r>
        <w:rPr>
          <w:rFonts w:hint="eastAsia" w:ascii="Times New Roman" w:hAnsi="Times New Roman" w:cs="Times New Roman"/>
        </w:rPr>
        <w:t xml:space="preserve">he relationship between </w:t>
      </w:r>
      <w:del w:id="669" w:author="lv-xyr" w:date="2019-02-18T20:51:20Z">
        <w:r>
          <w:rPr>
            <w:rFonts w:hint="eastAsia" w:ascii="Times New Roman" w:hAnsi="Times New Roman" w:cs="Times New Roman"/>
          </w:rPr>
          <w:delText xml:space="preserve">the </w:delText>
        </w:r>
      </w:del>
      <w:r>
        <w:rPr>
          <w:rFonts w:hint="eastAsia" w:ascii="Times New Roman" w:hAnsi="Times New Roman" w:cs="Times New Roman"/>
        </w:rPr>
        <w:t xml:space="preserve">pyrolysis characteristics and the first coalification </w:t>
      </w:r>
      <w:ins w:id="670" w:author="lv-xyr" w:date="2019-02-18T20:57:17Z">
        <w:r>
          <w:rPr>
            <w:rFonts w:hint="eastAsia" w:ascii="Times New Roman" w:hAnsi="Times New Roman" w:cs="Times New Roman"/>
            <w:lang w:val="en-US" w:eastAsia="zh-CN"/>
          </w:rPr>
          <w:t>jum</w:t>
        </w:r>
      </w:ins>
      <w:ins w:id="671" w:author="lv-xyr" w:date="2019-02-18T20:57:18Z">
        <w:r>
          <w:rPr>
            <w:rFonts w:hint="eastAsia" w:ascii="Times New Roman" w:hAnsi="Times New Roman" w:cs="Times New Roman"/>
            <w:lang w:val="en-US" w:eastAsia="zh-CN"/>
          </w:rPr>
          <w:t>p</w:t>
        </w:r>
      </w:ins>
      <w:del w:id="672" w:author="lv-xyr" w:date="2019-02-18T20:57:16Z">
        <w:r>
          <w:rPr>
            <w:rFonts w:hint="eastAsia" w:ascii="Times New Roman" w:hAnsi="Times New Roman" w:cs="Times New Roman"/>
          </w:rPr>
          <w:delText>tra</w:delText>
        </w:r>
      </w:del>
      <w:del w:id="673" w:author="lv-xyr" w:date="2019-02-18T20:57:15Z">
        <w:r>
          <w:rPr>
            <w:rFonts w:hint="eastAsia" w:ascii="Times New Roman" w:hAnsi="Times New Roman" w:cs="Times New Roman"/>
          </w:rPr>
          <w:delText>nsition</w:delText>
        </w:r>
      </w:del>
      <w:del w:id="674" w:author="lv-xyr" w:date="2019-02-18T20:53:46Z">
        <w:r>
          <w:rPr>
            <w:rFonts w:hint="eastAsia" w:ascii="Times New Roman" w:hAnsi="Times New Roman" w:cs="Times New Roman"/>
          </w:rPr>
          <w:delText xml:space="preserve"> was studied</w:delText>
        </w:r>
      </w:del>
      <w:r>
        <w:rPr>
          <w:rFonts w:hint="eastAsia" w:ascii="Times New Roman" w:hAnsi="Times New Roman" w:cs="Times New Roman"/>
        </w:rPr>
        <w:t xml:space="preserve">. </w:t>
      </w:r>
      <w:ins w:id="675" w:author="lv-xyr" w:date="2019-02-18T21:17:58Z">
        <w:r>
          <w:rPr>
            <w:rFonts w:hint="eastAsia" w:ascii="Times New Roman" w:hAnsi="Times New Roman" w:cs="Times New Roman"/>
            <w:lang w:val="en-US" w:eastAsia="zh-CN"/>
          </w:rPr>
          <w:t xml:space="preserve">In </w:t>
        </w:r>
      </w:ins>
      <w:ins w:id="676" w:author="lv-xyr" w:date="2019-02-18T21:17:59Z">
        <w:r>
          <w:rPr>
            <w:rFonts w:hint="eastAsia" w:ascii="Times New Roman" w:hAnsi="Times New Roman" w:cs="Times New Roman"/>
            <w:lang w:val="en-US" w:eastAsia="zh-CN"/>
          </w:rPr>
          <w:t>the p</w:t>
        </w:r>
      </w:ins>
      <w:ins w:id="677" w:author="lv-xyr" w:date="2019-02-18T21:18:00Z">
        <w:r>
          <w:rPr>
            <w:rFonts w:hint="eastAsia" w:ascii="Times New Roman" w:hAnsi="Times New Roman" w:cs="Times New Roman"/>
            <w:lang w:val="en-US" w:eastAsia="zh-CN"/>
          </w:rPr>
          <w:t>rocess</w:t>
        </w:r>
      </w:ins>
      <w:ins w:id="678" w:author="lv-xyr" w:date="2019-02-18T21:18:01Z">
        <w:r>
          <w:rPr>
            <w:rFonts w:hint="eastAsia" w:ascii="Times New Roman" w:hAnsi="Times New Roman" w:cs="Times New Roman"/>
            <w:lang w:val="en-US" w:eastAsia="zh-CN"/>
          </w:rPr>
          <w:t>,</w:t>
        </w:r>
      </w:ins>
      <w:ins w:id="679" w:author="lv-xyr" w:date="2019-02-18T21:18:02Z">
        <w:r>
          <w:rPr>
            <w:rFonts w:hint="eastAsia" w:ascii="Times New Roman" w:hAnsi="Times New Roman" w:cs="Times New Roman"/>
            <w:lang w:val="en-US" w:eastAsia="zh-CN"/>
          </w:rPr>
          <w:t xml:space="preserve"> </w:t>
        </w:r>
      </w:ins>
      <w:del w:id="680" w:author="lv-xyr" w:date="2019-02-18T21:18:39Z">
        <w:r>
          <w:rPr>
            <w:rFonts w:hint="eastAsia" w:ascii="Times New Roman" w:hAnsi="Times New Roman" w:cs="Times New Roman"/>
            <w:lang w:val="en-US"/>
          </w:rPr>
          <w:delText>T</w:delText>
        </w:r>
      </w:del>
      <w:del w:id="681" w:author="lv-xyr" w:date="2019-02-18T21:18:39Z">
        <w:r>
          <w:rPr>
            <w:rFonts w:hint="eastAsia" w:ascii="Times New Roman" w:hAnsi="Times New Roman" w:cs="Times New Roman"/>
          </w:rPr>
          <w:delText xml:space="preserve">he </w:delText>
        </w:r>
      </w:del>
      <w:r>
        <w:rPr>
          <w:rFonts w:hint="eastAsia" w:ascii="Times New Roman" w:hAnsi="Times New Roman" w:cs="Times New Roman"/>
        </w:rPr>
        <w:t xml:space="preserve">characteristic temperature parameters </w:t>
      </w:r>
      <w:ins w:id="682" w:author="lv-xyr" w:date="2019-02-18T21:38:48Z">
        <w:r>
          <w:rPr>
            <w:rFonts w:hint="eastAsia" w:ascii="Times New Roman" w:hAnsi="Times New Roman" w:cs="Times New Roman"/>
          </w:rPr>
          <w:t xml:space="preserve">and Kinetic parameters </w:t>
        </w:r>
      </w:ins>
      <w:r>
        <w:rPr>
          <w:rFonts w:hint="eastAsia" w:ascii="Times New Roman" w:hAnsi="Times New Roman" w:cs="Times New Roman"/>
        </w:rPr>
        <w:t xml:space="preserve">of hydrogen </w:t>
      </w:r>
      <w:del w:id="683" w:author="lv-xyr" w:date="2019-02-18T22:46:53Z">
        <w:r>
          <w:rPr>
            <w:rFonts w:hint="eastAsia" w:ascii="Times New Roman" w:hAnsi="Times New Roman" w:cs="Times New Roman"/>
            <w:lang w:val="en-US"/>
          </w:rPr>
          <w:delText>genera</w:delText>
        </w:r>
      </w:del>
      <w:ins w:id="684" w:author="lv-xyr" w:date="2019-02-18T22:46:53Z">
        <w:r>
          <w:rPr>
            <w:rFonts w:hint="eastAsia" w:ascii="Times New Roman" w:hAnsi="Times New Roman" w:cs="Times New Roman"/>
            <w:lang w:val="en-US" w:eastAsia="zh-CN"/>
          </w:rPr>
          <w:t>p</w:t>
        </w:r>
      </w:ins>
      <w:ins w:id="685" w:author="lv-xyr" w:date="2019-02-18T22:46:54Z">
        <w:r>
          <w:rPr>
            <w:rFonts w:hint="eastAsia" w:ascii="Times New Roman" w:hAnsi="Times New Roman" w:cs="Times New Roman"/>
            <w:lang w:val="en-US" w:eastAsia="zh-CN"/>
          </w:rPr>
          <w:t>roduc</w:t>
        </w:r>
      </w:ins>
      <w:r>
        <w:rPr>
          <w:rFonts w:hint="eastAsia" w:ascii="Times New Roman" w:hAnsi="Times New Roman" w:cs="Times New Roman"/>
        </w:rPr>
        <w:t xml:space="preserve">tion </w:t>
      </w:r>
      <w:del w:id="686" w:author="lv-xyr" w:date="2019-02-18T21:38:47Z">
        <w:r>
          <w:rPr>
            <w:rFonts w:hint="eastAsia" w:ascii="Times New Roman" w:hAnsi="Times New Roman" w:cs="Times New Roman"/>
          </w:rPr>
          <w:delText xml:space="preserve">and Kinetic parameters </w:delText>
        </w:r>
      </w:del>
      <w:r>
        <w:rPr>
          <w:rFonts w:hint="eastAsia" w:ascii="Times New Roman" w:hAnsi="Times New Roman" w:cs="Times New Roman"/>
        </w:rPr>
        <w:t xml:space="preserve">can provide reference for parameter analysis of methane </w:t>
      </w:r>
      <w:del w:id="687" w:author="lv-xyr" w:date="2019-02-18T22:54:48Z">
        <w:r>
          <w:rPr>
            <w:rFonts w:hint="eastAsia" w:ascii="Times New Roman" w:hAnsi="Times New Roman" w:cs="Times New Roman"/>
            <w:lang w:val="en-US"/>
          </w:rPr>
          <w:delText>gene</w:delText>
        </w:r>
      </w:del>
      <w:ins w:id="688" w:author="lv-xyr" w:date="2019-02-18T22:54:48Z">
        <w:r>
          <w:rPr>
            <w:rFonts w:hint="eastAsia" w:ascii="Times New Roman" w:hAnsi="Times New Roman" w:cs="Times New Roman"/>
            <w:lang w:val="en-US" w:eastAsia="zh-CN"/>
          </w:rPr>
          <w:t>form</w:t>
        </w:r>
      </w:ins>
      <w:del w:id="689" w:author="lv-xyr" w:date="2019-02-18T22:54:51Z">
        <w:r>
          <w:rPr>
            <w:rFonts w:hint="eastAsia" w:ascii="Times New Roman" w:hAnsi="Times New Roman" w:cs="Times New Roman"/>
          </w:rPr>
          <w:delText>r</w:delText>
        </w:r>
      </w:del>
      <w:r>
        <w:rPr>
          <w:rFonts w:hint="eastAsia" w:ascii="Times New Roman" w:hAnsi="Times New Roman" w:cs="Times New Roman"/>
        </w:rPr>
        <w:t>ation;</w:t>
      </w:r>
      <w:ins w:id="690" w:author="lv-xyr" w:date="2019-02-18T22:46:28Z">
        <w:r>
          <w:rPr>
            <w:rFonts w:hint="eastAsia" w:ascii="Times New Roman" w:hAnsi="Times New Roman" w:cs="Times New Roman"/>
            <w:lang w:val="en-US" w:eastAsia="zh-CN"/>
          </w:rPr>
          <w:t xml:space="preserve"> </w:t>
        </w:r>
      </w:ins>
      <w:r>
        <w:rPr>
          <w:rFonts w:ascii="Times New Roman" w:hAnsi="Times New Roman" w:cs="Times New Roman"/>
          <w:color w:val="000000"/>
        </w:rPr>
        <w:t>Feng Han</w:t>
      </w:r>
      <w:r>
        <w:rPr>
          <w:rFonts w:hint="eastAsia" w:ascii="Times New Roman" w:hAnsi="Times New Roman" w:cs="Times New Roman"/>
          <w:vertAlign w:val="superscript"/>
        </w:rPr>
        <w:t>[11]</w:t>
      </w:r>
      <w:r>
        <w:rPr>
          <w:rFonts w:hint="eastAsia" w:ascii="Times New Roman" w:hAnsi="Times New Roman" w:cs="Times New Roman"/>
        </w:rPr>
        <w:t xml:space="preserve"> </w:t>
      </w:r>
      <w:ins w:id="691" w:author="lv-xyr" w:date="2019-02-18T22:55:39Z">
        <w:r>
          <w:rPr>
            <w:rFonts w:hint="eastAsia" w:ascii="Times New Roman" w:hAnsi="Times New Roman" w:cs="Times New Roman"/>
            <w:lang w:val="en-US" w:eastAsia="zh-CN"/>
          </w:rPr>
          <w:t xml:space="preserve">has </w:t>
        </w:r>
      </w:ins>
      <w:ins w:id="692" w:author="lv-xyr" w:date="2019-02-18T23:02:25Z">
        <w:r>
          <w:rPr>
            <w:rFonts w:hint="eastAsia" w:ascii="Times New Roman" w:hAnsi="Times New Roman" w:cs="Times New Roman"/>
            <w:lang w:val="en-US" w:eastAsia="zh-CN"/>
          </w:rPr>
          <w:t>explo</w:t>
        </w:r>
      </w:ins>
      <w:ins w:id="693" w:author="lv-xyr" w:date="2019-02-18T23:02:26Z">
        <w:r>
          <w:rPr>
            <w:rFonts w:hint="eastAsia" w:ascii="Times New Roman" w:hAnsi="Times New Roman" w:cs="Times New Roman"/>
            <w:lang w:val="en-US" w:eastAsia="zh-CN"/>
          </w:rPr>
          <w:t>red</w:t>
        </w:r>
      </w:ins>
      <w:ins w:id="694" w:author="lv-xyr" w:date="2019-02-18T23:02:27Z">
        <w:r>
          <w:rPr>
            <w:rFonts w:hint="eastAsia" w:ascii="Times New Roman" w:hAnsi="Times New Roman" w:cs="Times New Roman"/>
            <w:lang w:val="en-US" w:eastAsia="zh-CN"/>
          </w:rPr>
          <w:t xml:space="preserve"> </w:t>
        </w:r>
      </w:ins>
      <w:ins w:id="695" w:author="lv-xyr" w:date="2019-02-18T23:02:29Z">
        <w:r>
          <w:rPr>
            <w:rFonts w:hint="eastAsia" w:ascii="Times New Roman" w:hAnsi="Times New Roman" w:cs="Times New Roman"/>
            <w:lang w:val="en-US" w:eastAsia="zh-CN"/>
          </w:rPr>
          <w:t xml:space="preserve">the </w:t>
        </w:r>
      </w:ins>
      <w:ins w:id="696" w:author="lv-xyr" w:date="2019-02-18T23:02:30Z">
        <w:r>
          <w:rPr>
            <w:rFonts w:hint="eastAsia" w:ascii="Times New Roman" w:hAnsi="Times New Roman" w:cs="Times New Roman"/>
            <w:lang w:val="en-US" w:eastAsia="zh-CN"/>
          </w:rPr>
          <w:t>fe</w:t>
        </w:r>
      </w:ins>
      <w:ins w:id="697" w:author="lv-xyr" w:date="2019-02-18T23:02:31Z">
        <w:r>
          <w:rPr>
            <w:rFonts w:hint="eastAsia" w:ascii="Times New Roman" w:hAnsi="Times New Roman" w:cs="Times New Roman"/>
            <w:lang w:val="en-US" w:eastAsia="zh-CN"/>
          </w:rPr>
          <w:t>ature</w:t>
        </w:r>
      </w:ins>
      <w:ins w:id="698" w:author="lv-xyr" w:date="2019-02-18T23:02:32Z">
        <w:r>
          <w:rPr>
            <w:rFonts w:hint="eastAsia" w:ascii="Times New Roman" w:hAnsi="Times New Roman" w:cs="Times New Roman"/>
            <w:lang w:val="en-US" w:eastAsia="zh-CN"/>
          </w:rPr>
          <w:t>s of</w:t>
        </w:r>
      </w:ins>
      <w:ins w:id="699" w:author="lv-xyr" w:date="2019-02-18T23:02:33Z">
        <w:r>
          <w:rPr>
            <w:rFonts w:hint="eastAsia" w:ascii="Times New Roman" w:hAnsi="Times New Roman" w:cs="Times New Roman"/>
            <w:lang w:val="en-US" w:eastAsia="zh-CN"/>
          </w:rPr>
          <w:t xml:space="preserve"> </w:t>
        </w:r>
      </w:ins>
      <w:del w:id="700" w:author="lv-xyr" w:date="2019-02-18T23:03:03Z">
        <w:r>
          <w:rPr>
            <w:rFonts w:hint="eastAsia" w:ascii="Times New Roman" w:hAnsi="Times New Roman" w:cs="Times New Roman"/>
          </w:rPr>
          <w:delText xml:space="preserve">The </w:delText>
        </w:r>
      </w:del>
      <w:r>
        <w:rPr>
          <w:rFonts w:hint="eastAsia" w:ascii="Times New Roman" w:hAnsi="Times New Roman" w:cs="Times New Roman"/>
        </w:rPr>
        <w:t>thermal decomposition and</w:t>
      </w:r>
      <w:ins w:id="701" w:author="lv-xyr" w:date="2019-02-18T23:03:54Z">
        <w:r>
          <w:rPr>
            <w:rFonts w:hint="eastAsia" w:ascii="Times New Roman" w:hAnsi="Times New Roman" w:cs="Times New Roman"/>
          </w:rPr>
          <w:t xml:space="preserve"> gas</w:t>
        </w:r>
      </w:ins>
      <w:r>
        <w:rPr>
          <w:rFonts w:hint="eastAsia" w:ascii="Times New Roman" w:hAnsi="Times New Roman" w:cs="Times New Roman"/>
        </w:rPr>
        <w:t xml:space="preserve"> precipitation</w:t>
      </w:r>
      <w:del w:id="702" w:author="lv-xyr" w:date="2019-02-18T23:03:54Z">
        <w:r>
          <w:rPr>
            <w:rFonts w:hint="eastAsia" w:ascii="Times New Roman" w:hAnsi="Times New Roman" w:cs="Times New Roman"/>
          </w:rPr>
          <w:delText xml:space="preserve"> gas</w:delText>
        </w:r>
      </w:del>
      <w:r>
        <w:rPr>
          <w:rFonts w:hint="eastAsia" w:ascii="Times New Roman" w:hAnsi="Times New Roman" w:cs="Times New Roman"/>
        </w:rPr>
        <w:t xml:space="preserve"> </w:t>
      </w:r>
      <w:del w:id="703" w:author="lv-xyr" w:date="2019-02-18T23:03:48Z">
        <w:r>
          <w:rPr>
            <w:rFonts w:hint="eastAsia" w:ascii="Times New Roman" w:hAnsi="Times New Roman" w:cs="Times New Roman"/>
          </w:rPr>
          <w:delText xml:space="preserve">characteristics </w:delText>
        </w:r>
      </w:del>
      <w:r>
        <w:rPr>
          <w:rFonts w:hint="eastAsia" w:ascii="Times New Roman" w:hAnsi="Times New Roman" w:cs="Times New Roman"/>
        </w:rPr>
        <w:t>of five lignites from Yunnan Province in southwestern China</w:t>
      </w:r>
      <w:del w:id="704" w:author="lv-xyr" w:date="2019-02-18T23:05:16Z">
        <w:r>
          <w:rPr>
            <w:rFonts w:hint="eastAsia" w:ascii="Times New Roman" w:hAnsi="Times New Roman" w:cs="Times New Roman"/>
            <w:lang w:val="en-US"/>
          </w:rPr>
          <w:delText xml:space="preserve"> were studied. T</w:delText>
        </w:r>
      </w:del>
      <w:ins w:id="705" w:author="lv-xyr" w:date="2019-02-18T23:05:16Z">
        <w:r>
          <w:rPr>
            <w:rFonts w:hint="eastAsia" w:ascii="Times New Roman" w:hAnsi="Times New Roman" w:cs="Times New Roman"/>
            <w:lang w:val="en-US" w:eastAsia="zh-CN"/>
          </w:rPr>
          <w:t>,</w:t>
        </w:r>
      </w:ins>
      <w:ins w:id="706" w:author="lv-xyr" w:date="2019-02-18T23:05:17Z">
        <w:r>
          <w:rPr>
            <w:rFonts w:hint="eastAsia" w:ascii="Times New Roman" w:hAnsi="Times New Roman" w:cs="Times New Roman"/>
            <w:lang w:val="en-US" w:eastAsia="zh-CN"/>
          </w:rPr>
          <w:t xml:space="preserve"> </w:t>
        </w:r>
      </w:ins>
      <w:ins w:id="707" w:author="lv-xyr" w:date="2019-02-18T23:05:59Z">
        <w:r>
          <w:rPr>
            <w:rFonts w:hint="eastAsia" w:ascii="Times New Roman" w:hAnsi="Times New Roman" w:cs="Times New Roman"/>
            <w:lang w:val="en-US" w:eastAsia="zh-CN"/>
          </w:rPr>
          <w:t>finding t</w:t>
        </w:r>
      </w:ins>
      <w:ins w:id="708" w:author="lv-xyr" w:date="2019-02-18T23:06:00Z">
        <w:r>
          <w:rPr>
            <w:rFonts w:hint="eastAsia" w:ascii="Times New Roman" w:hAnsi="Times New Roman" w:cs="Times New Roman"/>
            <w:lang w:val="en-US" w:eastAsia="zh-CN"/>
          </w:rPr>
          <w:t xml:space="preserve">hat </w:t>
        </w:r>
      </w:ins>
      <w:del w:id="709" w:author="lv-xyr" w:date="2019-02-18T23:06:34Z">
        <w:r>
          <w:rPr>
            <w:rFonts w:hint="eastAsia" w:ascii="Times New Roman" w:hAnsi="Times New Roman" w:cs="Times New Roman"/>
          </w:rPr>
          <w:delText xml:space="preserve">he </w:delText>
        </w:r>
      </w:del>
      <w:r>
        <w:rPr>
          <w:rFonts w:hint="eastAsia" w:ascii="Times New Roman" w:hAnsi="Times New Roman" w:cs="Times New Roman"/>
        </w:rPr>
        <w:t>functional groups have</w:t>
      </w:r>
      <w:ins w:id="710" w:author="lv-xyr" w:date="2019-02-18T23:07:18Z">
        <w:r>
          <w:rPr>
            <w:rFonts w:hint="eastAsia" w:ascii="Times New Roman" w:hAnsi="Times New Roman" w:cs="Times New Roman"/>
            <w:lang w:val="en-US" w:eastAsia="zh-CN"/>
          </w:rPr>
          <w:t xml:space="preserve"> </w:t>
        </w:r>
      </w:ins>
      <w:ins w:id="711" w:author="lv-xyr" w:date="2019-02-18T23:07:17Z">
        <w:r>
          <w:rPr>
            <w:rFonts w:hint="eastAsia" w:ascii="Times New Roman" w:hAnsi="Times New Roman" w:cs="Times New Roman"/>
            <w:lang w:val="en-US" w:eastAsia="zh-CN"/>
          </w:rPr>
          <w:t>a</w:t>
        </w:r>
      </w:ins>
      <w:r>
        <w:rPr>
          <w:rFonts w:hint="eastAsia" w:ascii="Times New Roman" w:hAnsi="Times New Roman" w:cs="Times New Roman"/>
        </w:rPr>
        <w:t xml:space="preserve"> significant effect</w:t>
      </w:r>
      <w:del w:id="712" w:author="lv-xyr" w:date="2019-02-18T23:07:21Z">
        <w:r>
          <w:rPr>
            <w:rFonts w:hint="eastAsia" w:ascii="Times New Roman" w:hAnsi="Times New Roman" w:cs="Times New Roman"/>
          </w:rPr>
          <w:delText>s</w:delText>
        </w:r>
      </w:del>
      <w:r>
        <w:rPr>
          <w:rFonts w:hint="eastAsia" w:ascii="Times New Roman" w:hAnsi="Times New Roman" w:cs="Times New Roman"/>
        </w:rPr>
        <w:t xml:space="preserve"> on</w:t>
      </w:r>
      <w:del w:id="713" w:author="lv-xyr" w:date="2019-02-18T23:10:38Z">
        <w:r>
          <w:rPr>
            <w:rFonts w:hint="eastAsia" w:ascii="Times New Roman" w:hAnsi="Times New Roman" w:cs="Times New Roman"/>
          </w:rPr>
          <w:delText xml:space="preserve"> lignite</w:delText>
        </w:r>
      </w:del>
      <w:r>
        <w:rPr>
          <w:rFonts w:hint="eastAsia" w:ascii="Times New Roman" w:hAnsi="Times New Roman" w:cs="Times New Roman"/>
        </w:rPr>
        <w:t xml:space="preserve"> weight loss</w:t>
      </w:r>
      <w:ins w:id="714" w:author="lv-xyr" w:date="2019-02-18T23:10:38Z">
        <w:r>
          <w:rPr>
            <w:rFonts w:hint="eastAsia" w:ascii="Times New Roman" w:hAnsi="Times New Roman" w:cs="Times New Roman"/>
          </w:rPr>
          <w:t xml:space="preserve"> </w:t>
        </w:r>
      </w:ins>
      <w:ins w:id="715" w:author="lv-xyr" w:date="2019-02-18T23:10:41Z">
        <w:r>
          <w:rPr>
            <w:rFonts w:hint="eastAsia" w:ascii="Times New Roman" w:hAnsi="Times New Roman" w:cs="Times New Roman"/>
            <w:lang w:val="en-US" w:eastAsia="zh-CN"/>
          </w:rPr>
          <w:t xml:space="preserve">of </w:t>
        </w:r>
      </w:ins>
      <w:ins w:id="716" w:author="lv-xyr" w:date="2019-02-18T23:10:38Z">
        <w:r>
          <w:rPr>
            <w:rFonts w:hint="eastAsia" w:ascii="Times New Roman" w:hAnsi="Times New Roman" w:cs="Times New Roman"/>
          </w:rPr>
          <w:t>lignite</w:t>
        </w:r>
      </w:ins>
      <w:r>
        <w:rPr>
          <w:rFonts w:hint="eastAsia" w:ascii="Times New Roman" w:hAnsi="Times New Roman" w:cs="Times New Roman"/>
        </w:rPr>
        <w:t xml:space="preserve"> and </w:t>
      </w:r>
      <w:ins w:id="717" w:author="lv-xyr" w:date="2019-02-18T23:11:59Z">
        <w:r>
          <w:rPr>
            <w:rFonts w:hint="eastAsia" w:ascii="Times New Roman" w:hAnsi="Times New Roman" w:cs="Times New Roman"/>
            <w:lang w:val="en-US" w:eastAsia="zh-CN"/>
          </w:rPr>
          <w:t>t</w:t>
        </w:r>
      </w:ins>
      <w:ins w:id="718" w:author="lv-xyr" w:date="2019-02-18T23:12:01Z">
        <w:r>
          <w:rPr>
            <w:rFonts w:hint="eastAsia" w:ascii="Times New Roman" w:hAnsi="Times New Roman" w:cs="Times New Roman"/>
            <w:lang w:val="en-US" w:eastAsia="zh-CN"/>
          </w:rPr>
          <w:t>he</w:t>
        </w:r>
      </w:ins>
      <w:ins w:id="719" w:author="lv-xyr" w:date="2019-02-18T23:12:06Z">
        <w:r>
          <w:rPr>
            <w:rFonts w:hint="eastAsia" w:ascii="Times New Roman" w:hAnsi="Times New Roman" w:cs="Times New Roman"/>
          </w:rPr>
          <w:t xml:space="preserve"> evolution</w:t>
        </w:r>
      </w:ins>
      <w:ins w:id="720" w:author="lv-xyr" w:date="2019-02-18T23:12:01Z">
        <w:r>
          <w:rPr>
            <w:rFonts w:hint="eastAsia" w:ascii="Times New Roman" w:hAnsi="Times New Roman" w:cs="Times New Roman"/>
            <w:lang w:val="en-US" w:eastAsia="zh-CN"/>
          </w:rPr>
          <w:t xml:space="preserve"> </w:t>
        </w:r>
      </w:ins>
      <w:ins w:id="721" w:author="lv-xyr" w:date="2019-02-18T23:12:09Z">
        <w:r>
          <w:rPr>
            <w:rFonts w:hint="eastAsia" w:ascii="Times New Roman" w:hAnsi="Times New Roman" w:cs="Times New Roman"/>
            <w:lang w:val="en-US" w:eastAsia="zh-CN"/>
          </w:rPr>
          <w:t xml:space="preserve">of </w:t>
        </w:r>
      </w:ins>
      <w:r>
        <w:rPr>
          <w:rFonts w:hint="eastAsia" w:ascii="Times New Roman" w:hAnsi="Times New Roman" w:cs="Times New Roman"/>
        </w:rPr>
        <w:t>gas</w:t>
      </w:r>
      <w:del w:id="722" w:author="lv-xyr" w:date="2019-02-18T23:11:52Z">
        <w:r>
          <w:rPr>
            <w:rFonts w:hint="eastAsia" w:ascii="Times New Roman" w:hAnsi="Times New Roman" w:cs="Times New Roman"/>
            <w:lang w:val="en-US"/>
          </w:rPr>
          <w:delText xml:space="preserve"> phase</w:delText>
        </w:r>
      </w:del>
      <w:ins w:id="723" w:author="lv-xyr" w:date="2019-02-18T23:11:52Z">
        <w:r>
          <w:rPr>
            <w:rFonts w:hint="eastAsia" w:ascii="Times New Roman" w:hAnsi="Times New Roman" w:cs="Times New Roman"/>
            <w:lang w:val="en-US" w:eastAsia="zh-CN"/>
          </w:rPr>
          <w:t>e</w:t>
        </w:r>
      </w:ins>
      <w:ins w:id="724" w:author="lv-xyr" w:date="2019-02-18T23:11:53Z">
        <w:r>
          <w:rPr>
            <w:rFonts w:hint="eastAsia" w:ascii="Times New Roman" w:hAnsi="Times New Roman" w:cs="Times New Roman"/>
            <w:lang w:val="en-US" w:eastAsia="zh-CN"/>
          </w:rPr>
          <w:t>ous</w:t>
        </w:r>
      </w:ins>
      <w:r>
        <w:rPr>
          <w:rFonts w:hint="eastAsia" w:ascii="Times New Roman" w:hAnsi="Times New Roman" w:cs="Times New Roman"/>
        </w:rPr>
        <w:t xml:space="preserve"> product</w:t>
      </w:r>
      <w:del w:id="725" w:author="lv-xyr" w:date="2019-02-18T23:12:06Z">
        <w:r>
          <w:rPr>
            <w:rFonts w:hint="eastAsia" w:ascii="Times New Roman" w:hAnsi="Times New Roman" w:cs="Times New Roman"/>
          </w:rPr>
          <w:delText xml:space="preserve"> evolution</w:delText>
        </w:r>
      </w:del>
      <w:r>
        <w:rPr>
          <w:rFonts w:hint="eastAsia" w:ascii="Times New Roman" w:hAnsi="Times New Roman" w:cs="Times New Roman"/>
        </w:rPr>
        <w:t xml:space="preserve">. </w:t>
      </w:r>
      <w:del w:id="726" w:author="lv-xyr" w:date="2019-02-18T23:12:49Z">
        <w:r>
          <w:rPr>
            <w:rFonts w:hint="eastAsia" w:ascii="Times New Roman" w:hAnsi="Times New Roman" w:cs="Times New Roman"/>
            <w:lang w:val="en-US"/>
          </w:rPr>
          <w:delText>The</w:delText>
        </w:r>
      </w:del>
      <w:ins w:id="727" w:author="lv-xyr" w:date="2019-02-18T23:12:49Z">
        <w:r>
          <w:rPr>
            <w:rFonts w:hint="eastAsia" w:ascii="Times New Roman" w:hAnsi="Times New Roman" w:cs="Times New Roman"/>
            <w:lang w:val="en-US" w:eastAsia="zh-CN"/>
          </w:rPr>
          <w:t>Its</w:t>
        </w:r>
      </w:ins>
      <w:r>
        <w:rPr>
          <w:rFonts w:hint="eastAsia" w:ascii="Times New Roman" w:hAnsi="Times New Roman" w:cs="Times New Roman"/>
        </w:rPr>
        <w:t xml:space="preserve"> theor</w:t>
      </w:r>
      <w:ins w:id="728" w:author="lv-xyr" w:date="2019-02-18T23:13:51Z">
        <w:r>
          <w:rPr>
            <w:rFonts w:hint="eastAsia" w:ascii="Times New Roman" w:hAnsi="Times New Roman" w:cs="Times New Roman"/>
            <w:lang w:val="en-US" w:eastAsia="zh-CN"/>
          </w:rPr>
          <w:t>e</w:t>
        </w:r>
      </w:ins>
      <w:ins w:id="729" w:author="lv-xyr" w:date="2019-02-18T23:13:52Z">
        <w:r>
          <w:rPr>
            <w:rFonts w:hint="eastAsia" w:ascii="Times New Roman" w:hAnsi="Times New Roman" w:cs="Times New Roman"/>
            <w:lang w:val="en-US" w:eastAsia="zh-CN"/>
          </w:rPr>
          <w:t>tic</w:t>
        </w:r>
      </w:ins>
      <w:ins w:id="730" w:author="lv-xyr" w:date="2019-02-18T23:13:53Z">
        <w:r>
          <w:rPr>
            <w:rFonts w:hint="eastAsia" w:ascii="Times New Roman" w:hAnsi="Times New Roman" w:cs="Times New Roman"/>
            <w:lang w:val="en-US" w:eastAsia="zh-CN"/>
          </w:rPr>
          <w:t xml:space="preserve">al </w:t>
        </w:r>
      </w:ins>
      <w:ins w:id="731" w:author="lv-xyr" w:date="2019-02-18T23:13:54Z">
        <w:r>
          <w:rPr>
            <w:rFonts w:hint="eastAsia" w:ascii="Times New Roman" w:hAnsi="Times New Roman" w:cs="Times New Roman"/>
            <w:lang w:val="en-US" w:eastAsia="zh-CN"/>
          </w:rPr>
          <w:t>kn</w:t>
        </w:r>
      </w:ins>
      <w:ins w:id="732" w:author="lv-xyr" w:date="2019-02-18T23:13:55Z">
        <w:r>
          <w:rPr>
            <w:rFonts w:hint="eastAsia" w:ascii="Times New Roman" w:hAnsi="Times New Roman" w:cs="Times New Roman"/>
            <w:lang w:val="en-US" w:eastAsia="zh-CN"/>
          </w:rPr>
          <w:t>owl</w:t>
        </w:r>
      </w:ins>
      <w:ins w:id="733" w:author="lv-xyr" w:date="2019-02-18T23:13:56Z">
        <w:r>
          <w:rPr>
            <w:rFonts w:hint="eastAsia" w:ascii="Times New Roman" w:hAnsi="Times New Roman" w:cs="Times New Roman"/>
            <w:lang w:val="en-US" w:eastAsia="zh-CN"/>
          </w:rPr>
          <w:t>edge</w:t>
        </w:r>
      </w:ins>
      <w:ins w:id="734" w:author="lv-xyr" w:date="2019-02-18T23:13:57Z">
        <w:r>
          <w:rPr>
            <w:rFonts w:hint="eastAsia" w:ascii="Times New Roman" w:hAnsi="Times New Roman" w:cs="Times New Roman"/>
            <w:lang w:val="en-US" w:eastAsia="zh-CN"/>
          </w:rPr>
          <w:t xml:space="preserve"> </w:t>
        </w:r>
      </w:ins>
      <w:del w:id="735" w:author="lv-xyr" w:date="2019-02-18T23:13:45Z">
        <w:r>
          <w:rPr>
            <w:rFonts w:hint="eastAsia" w:ascii="Times New Roman" w:hAnsi="Times New Roman" w:cs="Times New Roman"/>
          </w:rPr>
          <w:delText>y</w:delText>
        </w:r>
      </w:del>
      <w:del w:id="736" w:author="lv-xyr" w:date="2019-02-18T23:13:44Z">
        <w:r>
          <w:rPr>
            <w:rFonts w:hint="eastAsia" w:ascii="Times New Roman" w:hAnsi="Times New Roman" w:cs="Times New Roman"/>
          </w:rPr>
          <w:delText xml:space="preserve"> </w:delText>
        </w:r>
      </w:del>
      <w:r>
        <w:rPr>
          <w:rFonts w:hint="eastAsia" w:ascii="Times New Roman" w:hAnsi="Times New Roman" w:cs="Times New Roman"/>
        </w:rPr>
        <w:t>of low temperature pyrolysis is</w:t>
      </w:r>
      <w:del w:id="737" w:author="lv-xyr" w:date="2019-02-18T23:19:04Z">
        <w:r>
          <w:rPr>
            <w:rFonts w:hint="eastAsia" w:ascii="Times New Roman" w:hAnsi="Times New Roman" w:cs="Times New Roman"/>
          </w:rPr>
          <w:delText xml:space="preserve"> not only</w:delText>
        </w:r>
      </w:del>
      <w:ins w:id="738" w:author="lv-xyr" w:date="2019-02-18T23:14:20Z">
        <w:r>
          <w:rPr>
            <w:rFonts w:hint="eastAsia" w:ascii="Times New Roman" w:hAnsi="Times New Roman" w:cs="Times New Roman"/>
          </w:rPr>
          <w:t xml:space="preserve"> applicable</w:t>
        </w:r>
      </w:ins>
      <w:ins w:id="739" w:author="lv-xyr" w:date="2019-02-18T23:19:04Z">
        <w:r>
          <w:rPr>
            <w:rFonts w:hint="eastAsia" w:ascii="Times New Roman" w:hAnsi="Times New Roman" w:cs="Times New Roman"/>
          </w:rPr>
          <w:t xml:space="preserve"> not only</w:t>
        </w:r>
      </w:ins>
      <w:r>
        <w:rPr>
          <w:rFonts w:hint="eastAsia" w:ascii="Times New Roman" w:hAnsi="Times New Roman" w:cs="Times New Roman"/>
        </w:rPr>
        <w:t xml:space="preserve"> for CO</w:t>
      </w:r>
      <w:r>
        <w:rPr>
          <w:rFonts w:hint="eastAsia" w:ascii="Times New Roman" w:hAnsi="Times New Roman" w:cs="Times New Roman"/>
          <w:vertAlign w:val="subscript"/>
        </w:rPr>
        <w:t>2</w:t>
      </w:r>
      <w:r>
        <w:rPr>
          <w:rFonts w:hint="eastAsia" w:ascii="Times New Roman" w:hAnsi="Times New Roman" w:cs="Times New Roman"/>
        </w:rPr>
        <w:t>, CO, H</w:t>
      </w:r>
      <w:r>
        <w:rPr>
          <w:rFonts w:hint="eastAsia" w:ascii="Times New Roman" w:hAnsi="Times New Roman" w:cs="Times New Roman"/>
          <w:vertAlign w:val="superscript"/>
        </w:rPr>
        <w:t>2</w:t>
      </w:r>
      <w:r>
        <w:rPr>
          <w:rFonts w:hint="eastAsia" w:ascii="Times New Roman" w:hAnsi="Times New Roman" w:cs="Times New Roman"/>
        </w:rPr>
        <w:t>O</w:t>
      </w:r>
      <w:ins w:id="740" w:author="lv-xyr" w:date="2019-02-18T23:15:46Z">
        <w:r>
          <w:rPr>
            <w:rFonts w:hint="eastAsia" w:ascii="Times New Roman" w:hAnsi="Times New Roman" w:cs="Times New Roman"/>
            <w:lang w:val="en-US" w:eastAsia="zh-CN"/>
          </w:rPr>
          <w:t>,</w:t>
        </w:r>
      </w:ins>
      <w:del w:id="741" w:author="lv-xyr" w:date="2019-02-18T23:15:45Z">
        <w:r>
          <w:rPr>
            <w:rFonts w:hint="eastAsia" w:ascii="Times New Roman" w:hAnsi="Times New Roman" w:cs="Times New Roman"/>
          </w:rPr>
          <w:delText xml:space="preserve"> </w:delText>
        </w:r>
      </w:del>
      <w:del w:id="742" w:author="lv-xyr" w:date="2019-02-18T23:15:44Z">
        <w:r>
          <w:rPr>
            <w:rFonts w:hint="eastAsia" w:ascii="Times New Roman" w:hAnsi="Times New Roman" w:cs="Times New Roman"/>
          </w:rPr>
          <w:delText>is applicable and</w:delText>
        </w:r>
      </w:del>
      <w:r>
        <w:rPr>
          <w:rFonts w:hint="eastAsia" w:ascii="Times New Roman" w:hAnsi="Times New Roman" w:cs="Times New Roman"/>
        </w:rPr>
        <w:t xml:space="preserve"> </w:t>
      </w:r>
      <w:del w:id="743" w:author="lv-xyr" w:date="2019-02-18T23:19:10Z">
        <w:r>
          <w:rPr>
            <w:rFonts w:hint="eastAsia" w:ascii="Times New Roman" w:hAnsi="Times New Roman" w:cs="Times New Roman"/>
            <w:lang w:val="en-US"/>
          </w:rPr>
          <w:delText>can also be extended to</w:delText>
        </w:r>
      </w:del>
      <w:ins w:id="744" w:author="lv-xyr" w:date="2019-02-18T23:19:10Z">
        <w:r>
          <w:rPr>
            <w:rFonts w:hint="eastAsia" w:ascii="Times New Roman" w:hAnsi="Times New Roman" w:cs="Times New Roman"/>
            <w:lang w:val="en-US" w:eastAsia="zh-CN"/>
          </w:rPr>
          <w:t>but</w:t>
        </w:r>
      </w:ins>
      <w:r>
        <w:rPr>
          <w:rFonts w:hint="eastAsia" w:ascii="Times New Roman" w:hAnsi="Times New Roman" w:cs="Times New Roman"/>
        </w:rPr>
        <w:t xml:space="preserve"> other pyrolysis products of coal;</w:t>
      </w:r>
      <w:ins w:id="745" w:author="lv-xyr" w:date="2019-02-18T23:19:17Z">
        <w:r>
          <w:rPr>
            <w:rFonts w:hint="eastAsia" w:ascii="Times New Roman" w:hAnsi="Times New Roman" w:cs="Times New Roman"/>
            <w:lang w:val="en-US" w:eastAsia="zh-CN"/>
          </w:rPr>
          <w:t xml:space="preserve"> </w:t>
        </w:r>
      </w:ins>
      <w:r>
        <w:rPr>
          <w:rFonts w:ascii="Times New Roman" w:hAnsi="Times New Roman" w:cs="Times New Roman"/>
          <w:color w:val="000000"/>
        </w:rPr>
        <w:t>A. Arenillas</w:t>
      </w:r>
      <w:r>
        <w:rPr>
          <w:rFonts w:hint="eastAsia" w:ascii="Times New Roman" w:hAnsi="Times New Roman" w:cs="Times New Roman"/>
          <w:vertAlign w:val="superscript"/>
        </w:rPr>
        <w:t>[12]</w:t>
      </w:r>
      <w:r>
        <w:rPr>
          <w:rFonts w:hint="eastAsia" w:ascii="Times New Roman" w:hAnsi="Times New Roman" w:cs="Times New Roman"/>
        </w:rPr>
        <w:t xml:space="preserve"> </w:t>
      </w:r>
      <w:ins w:id="746" w:author="lv-xyr" w:date="2019-02-19T19:19:12Z">
        <w:r>
          <w:rPr>
            <w:rFonts w:hint="eastAsia" w:ascii="Times New Roman" w:hAnsi="Times New Roman" w:cs="Times New Roman"/>
            <w:lang w:val="en-US" w:eastAsia="zh-CN"/>
          </w:rPr>
          <w:t xml:space="preserve">has </w:t>
        </w:r>
      </w:ins>
      <w:ins w:id="747" w:author="lv-xyr" w:date="2019-02-19T19:19:05Z">
        <w:r>
          <w:rPr>
            <w:rFonts w:hint="eastAsia" w:ascii="Times New Roman" w:hAnsi="Times New Roman" w:cs="Times New Roman"/>
            <w:lang w:val="en-US" w:eastAsia="zh-CN"/>
          </w:rPr>
          <w:t>stu</w:t>
        </w:r>
      </w:ins>
      <w:ins w:id="748" w:author="lv-xyr" w:date="2019-02-19T19:19:09Z">
        <w:r>
          <w:rPr>
            <w:rFonts w:hint="eastAsia" w:ascii="Times New Roman" w:hAnsi="Times New Roman" w:cs="Times New Roman"/>
            <w:lang w:val="en-US" w:eastAsia="zh-CN"/>
          </w:rPr>
          <w:t xml:space="preserve">died </w:t>
        </w:r>
      </w:ins>
      <w:del w:id="749" w:author="lv-xyr" w:date="2019-02-19T19:21:00Z">
        <w:r>
          <w:rPr>
            <w:rFonts w:hint="eastAsia" w:ascii="Times New Roman" w:hAnsi="Times New Roman" w:cs="Times New Roman"/>
          </w:rPr>
          <w:delText xml:space="preserve">The </w:delText>
        </w:r>
      </w:del>
      <w:r>
        <w:rPr>
          <w:rFonts w:hint="eastAsia" w:ascii="Times New Roman" w:hAnsi="Times New Roman" w:cs="Times New Roman"/>
        </w:rPr>
        <w:t>pyrolysis behavior of anthracite and</w:t>
      </w:r>
      <w:ins w:id="750" w:author="lv-xyr" w:date="2019-02-19T19:23:08Z">
        <w:r>
          <w:rPr>
            <w:rFonts w:hint="eastAsia" w:ascii="Times New Roman" w:hAnsi="Times New Roman" w:cs="Times New Roman"/>
          </w:rPr>
          <w:t xml:space="preserve"> bituminous coal</w:t>
        </w:r>
      </w:ins>
      <w:r>
        <w:rPr>
          <w:rFonts w:hint="eastAsia" w:ascii="Times New Roman" w:hAnsi="Times New Roman" w:cs="Times New Roman"/>
        </w:rPr>
        <w:t xml:space="preserve"> </w:t>
      </w:r>
      <w:ins w:id="751" w:author="lv-xyr" w:date="2019-02-19T19:23:14Z">
        <w:r>
          <w:rPr>
            <w:rFonts w:hint="eastAsia" w:ascii="Times New Roman" w:hAnsi="Times New Roman" w:cs="Times New Roman"/>
            <w:lang w:val="en-US" w:eastAsia="zh-CN"/>
          </w:rPr>
          <w:t>w</w:t>
        </w:r>
      </w:ins>
      <w:ins w:id="752" w:author="lv-xyr" w:date="2019-02-19T19:23:15Z">
        <w:r>
          <w:rPr>
            <w:rFonts w:hint="eastAsia" w:ascii="Times New Roman" w:hAnsi="Times New Roman" w:cs="Times New Roman"/>
            <w:lang w:val="en-US" w:eastAsia="zh-CN"/>
          </w:rPr>
          <w:t xml:space="preserve">ith </w:t>
        </w:r>
      </w:ins>
      <w:r>
        <w:rPr>
          <w:rFonts w:hint="eastAsia" w:ascii="Times New Roman" w:hAnsi="Times New Roman" w:cs="Times New Roman"/>
        </w:rPr>
        <w:t>three different volatile matter</w:t>
      </w:r>
      <w:del w:id="753" w:author="lv-xyr" w:date="2019-02-19T19:23:08Z">
        <w:r>
          <w:rPr>
            <w:rFonts w:hint="eastAsia" w:ascii="Times New Roman" w:hAnsi="Times New Roman" w:cs="Times New Roman"/>
          </w:rPr>
          <w:delText xml:space="preserve"> bituminous coal</w:delText>
        </w:r>
      </w:del>
      <w:r>
        <w:rPr>
          <w:rFonts w:hint="eastAsia" w:ascii="Times New Roman" w:hAnsi="Times New Roman" w:cs="Times New Roman"/>
        </w:rPr>
        <w:t xml:space="preserve">s in the </w:t>
      </w:r>
      <w:ins w:id="754" w:author="lv-xyr" w:date="2019-02-19T19:27:25Z">
        <w:r>
          <w:rPr>
            <w:rFonts w:hint="eastAsia" w:ascii="Times New Roman" w:hAnsi="Times New Roman" w:cs="Times New Roman"/>
          </w:rPr>
          <w:t>calcium oxalate</w:t>
        </w:r>
      </w:ins>
      <w:ins w:id="755" w:author="lv-xyr" w:date="2019-02-19T19:27:25Z">
        <w:r>
          <w:rPr>
            <w:rFonts w:hint="eastAsia" w:ascii="Times New Roman" w:hAnsi="Times New Roman" w:cs="Times New Roman"/>
            <w:lang w:val="en-US" w:eastAsia="zh-CN"/>
          </w:rPr>
          <w:t>-based</w:t>
        </w:r>
      </w:ins>
      <w:ins w:id="756" w:author="lv-xyr" w:date="2019-02-19T19:27:25Z">
        <w:r>
          <w:rPr>
            <w:rFonts w:hint="eastAsia" w:ascii="Times New Roman" w:hAnsi="Times New Roman" w:cs="Times New Roman"/>
          </w:rPr>
          <w:t xml:space="preserve"> </w:t>
        </w:r>
      </w:ins>
      <w:r>
        <w:rPr>
          <w:rFonts w:hint="eastAsia" w:ascii="Times New Roman" w:hAnsi="Times New Roman" w:cs="Times New Roman"/>
        </w:rPr>
        <w:t>optimization system</w:t>
      </w:r>
      <w:del w:id="757" w:author="lv-xyr" w:date="2019-02-19T20:32:59Z">
        <w:r>
          <w:rPr>
            <w:rFonts w:hint="eastAsia" w:ascii="Times New Roman" w:hAnsi="Times New Roman" w:cs="Times New Roman"/>
            <w:lang w:val="en-US"/>
          </w:rPr>
          <w:delText xml:space="preserve"> based on calcium oxalate was studied.</w:delText>
        </w:r>
      </w:del>
      <w:ins w:id="758" w:author="lv-xyr" w:date="2019-02-19T20:32:59Z">
        <w:r>
          <w:rPr>
            <w:rFonts w:hint="eastAsia" w:ascii="Times New Roman" w:hAnsi="Times New Roman" w:cs="Times New Roman"/>
            <w:lang w:val="en-US" w:eastAsia="zh-CN"/>
          </w:rPr>
          <w:t>,</w:t>
        </w:r>
      </w:ins>
      <w:ins w:id="759" w:author="lv-xyr" w:date="2019-02-19T20:33:00Z">
        <w:r>
          <w:rPr>
            <w:rFonts w:hint="eastAsia" w:ascii="Times New Roman" w:hAnsi="Times New Roman" w:cs="Times New Roman"/>
            <w:lang w:val="en-US" w:eastAsia="zh-CN"/>
          </w:rPr>
          <w:t xml:space="preserve"> </w:t>
        </w:r>
      </w:ins>
      <w:ins w:id="760" w:author="lv-xyr" w:date="2019-02-19T20:33:01Z">
        <w:r>
          <w:rPr>
            <w:rFonts w:hint="eastAsia" w:ascii="Times New Roman" w:hAnsi="Times New Roman" w:cs="Times New Roman"/>
            <w:lang w:val="en-US" w:eastAsia="zh-CN"/>
          </w:rPr>
          <w:t>and</w:t>
        </w:r>
      </w:ins>
      <w:ins w:id="761" w:author="lv-xyr" w:date="2019-02-19T20:33:49Z">
        <w:r>
          <w:rPr>
            <w:rFonts w:hint="eastAsia" w:ascii="Times New Roman" w:hAnsi="Times New Roman" w:cs="Times New Roman"/>
          </w:rPr>
          <w:t xml:space="preserve"> described</w:t>
        </w:r>
      </w:ins>
      <w:r>
        <w:rPr>
          <w:rFonts w:hint="eastAsia" w:ascii="Times New Roman" w:hAnsi="Times New Roman" w:cs="Times New Roman"/>
        </w:rPr>
        <w:t xml:space="preserve"> </w:t>
      </w:r>
      <w:del w:id="762" w:author="lv-xyr" w:date="2019-02-19T20:33:54Z">
        <w:r>
          <w:rPr>
            <w:rFonts w:hint="eastAsia" w:ascii="Times New Roman" w:hAnsi="Times New Roman" w:cs="Times New Roman"/>
            <w:lang w:val="en-US"/>
          </w:rPr>
          <w:delText>T</w:delText>
        </w:r>
      </w:del>
      <w:ins w:id="763" w:author="lv-xyr" w:date="2019-02-19T20:33:54Z">
        <w:r>
          <w:rPr>
            <w:rFonts w:hint="eastAsia" w:ascii="Times New Roman" w:hAnsi="Times New Roman" w:cs="Times New Roman"/>
            <w:lang w:val="en-US" w:eastAsia="zh-CN"/>
          </w:rPr>
          <w:t>t</w:t>
        </w:r>
      </w:ins>
      <w:r>
        <w:rPr>
          <w:rFonts w:hint="eastAsia" w:ascii="Times New Roman" w:hAnsi="Times New Roman" w:cs="Times New Roman"/>
        </w:rPr>
        <w:t>he transient evolution process of volatile organic compounds</w:t>
      </w:r>
      <w:del w:id="764" w:author="lv-xyr" w:date="2019-02-19T20:34:17Z">
        <w:r>
          <w:rPr>
            <w:rFonts w:hint="eastAsia" w:ascii="Times New Roman" w:hAnsi="Times New Roman" w:cs="Times New Roman"/>
          </w:rPr>
          <w:delText xml:space="preserve"> was</w:delText>
        </w:r>
      </w:del>
      <w:del w:id="765" w:author="lv-xyr" w:date="2019-02-19T20:33:49Z">
        <w:r>
          <w:rPr>
            <w:rFonts w:hint="eastAsia" w:ascii="Times New Roman" w:hAnsi="Times New Roman" w:cs="Times New Roman"/>
          </w:rPr>
          <w:delText xml:space="preserve"> described</w:delText>
        </w:r>
      </w:del>
      <w:r>
        <w:rPr>
          <w:rFonts w:hint="eastAsia" w:ascii="Times New Roman" w:hAnsi="Times New Roman" w:cs="Times New Roman"/>
        </w:rPr>
        <w:t xml:space="preserve">, </w:t>
      </w:r>
      <w:del w:id="766" w:author="lv-xyr" w:date="2019-02-19T22:28:44Z">
        <w:r>
          <w:rPr>
            <w:rFonts w:hint="eastAsia" w:ascii="Times New Roman" w:hAnsi="Times New Roman" w:cs="Times New Roman"/>
            <w:lang w:val="en-US"/>
          </w:rPr>
          <w:delText>and</w:delText>
        </w:r>
      </w:del>
      <w:ins w:id="767" w:author="lv-xyr" w:date="2019-02-19T22:28:44Z">
        <w:r>
          <w:rPr>
            <w:rFonts w:hint="eastAsia" w:ascii="Times New Roman" w:hAnsi="Times New Roman" w:cs="Times New Roman"/>
            <w:lang w:val="en-US" w:eastAsia="zh-CN"/>
          </w:rPr>
          <w:t>com</w:t>
        </w:r>
      </w:ins>
      <w:ins w:id="768" w:author="lv-xyr" w:date="2019-02-19T22:28:45Z">
        <w:r>
          <w:rPr>
            <w:rFonts w:hint="eastAsia" w:ascii="Times New Roman" w:hAnsi="Times New Roman" w:cs="Times New Roman"/>
            <w:lang w:val="en-US" w:eastAsia="zh-CN"/>
          </w:rPr>
          <w:t>ing to</w:t>
        </w:r>
      </w:ins>
      <w:ins w:id="769" w:author="lv-xyr" w:date="2019-02-19T22:28:46Z">
        <w:r>
          <w:rPr>
            <w:rFonts w:hint="eastAsia" w:ascii="Times New Roman" w:hAnsi="Times New Roman" w:cs="Times New Roman"/>
            <w:lang w:val="en-US" w:eastAsia="zh-CN"/>
          </w:rPr>
          <w:t xml:space="preserve"> </w:t>
        </w:r>
      </w:ins>
      <w:ins w:id="770" w:author="lv-xyr" w:date="2019-02-19T22:28:47Z">
        <w:r>
          <w:rPr>
            <w:rFonts w:hint="eastAsia" w:ascii="Times New Roman" w:hAnsi="Times New Roman" w:cs="Times New Roman"/>
            <w:lang w:val="en-US" w:eastAsia="zh-CN"/>
          </w:rPr>
          <w:t>te c</w:t>
        </w:r>
      </w:ins>
      <w:ins w:id="771" w:author="lv-xyr" w:date="2019-02-19T22:28:48Z">
        <w:r>
          <w:rPr>
            <w:rFonts w:hint="eastAsia" w:ascii="Times New Roman" w:hAnsi="Times New Roman" w:cs="Times New Roman"/>
            <w:lang w:val="en-US" w:eastAsia="zh-CN"/>
          </w:rPr>
          <w:t>on</w:t>
        </w:r>
      </w:ins>
      <w:ins w:id="772" w:author="lv-xyr" w:date="2019-02-19T22:28:49Z">
        <w:r>
          <w:rPr>
            <w:rFonts w:hint="eastAsia" w:ascii="Times New Roman" w:hAnsi="Times New Roman" w:cs="Times New Roman"/>
            <w:lang w:val="en-US" w:eastAsia="zh-CN"/>
          </w:rPr>
          <w:t>clusi</w:t>
        </w:r>
      </w:ins>
      <w:ins w:id="773" w:author="lv-xyr" w:date="2019-02-19T22:28:50Z">
        <w:r>
          <w:rPr>
            <w:rFonts w:hint="eastAsia" w:ascii="Times New Roman" w:hAnsi="Times New Roman" w:cs="Times New Roman"/>
            <w:lang w:val="en-US" w:eastAsia="zh-CN"/>
          </w:rPr>
          <w:t>on</w:t>
        </w:r>
      </w:ins>
      <w:ins w:id="774" w:author="lv-xyr" w:date="2019-02-19T22:28:53Z">
        <w:r>
          <w:rPr>
            <w:rFonts w:hint="eastAsia" w:ascii="Times New Roman" w:hAnsi="Times New Roman" w:cs="Times New Roman"/>
            <w:lang w:val="en-US" w:eastAsia="zh-CN"/>
          </w:rPr>
          <w:t xml:space="preserve"> th</w:t>
        </w:r>
      </w:ins>
      <w:ins w:id="775" w:author="lv-xyr" w:date="2019-02-19T22:28:54Z">
        <w:r>
          <w:rPr>
            <w:rFonts w:hint="eastAsia" w:ascii="Times New Roman" w:hAnsi="Times New Roman" w:cs="Times New Roman"/>
            <w:lang w:val="en-US" w:eastAsia="zh-CN"/>
          </w:rPr>
          <w:t>at</w:t>
        </w:r>
      </w:ins>
      <w:r>
        <w:rPr>
          <w:rFonts w:hint="eastAsia" w:ascii="Times New Roman" w:hAnsi="Times New Roman" w:cs="Times New Roman"/>
        </w:rPr>
        <w:t xml:space="preserve"> </w:t>
      </w:r>
      <w:ins w:id="776" w:author="lv-xyr" w:date="2019-02-19T22:30:23Z">
        <w:r>
          <w:rPr>
            <w:rFonts w:hint="eastAsia" w:ascii="Times New Roman" w:hAnsi="Times New Roman" w:cs="Times New Roman"/>
          </w:rPr>
          <w:t xml:space="preserve">changes </w:t>
        </w:r>
      </w:ins>
      <w:del w:id="777" w:author="lv-xyr" w:date="2019-02-19T22:30:26Z">
        <w:r>
          <w:rPr>
            <w:rFonts w:hint="eastAsia" w:ascii="Times New Roman" w:hAnsi="Times New Roman" w:cs="Times New Roman"/>
            <w:lang w:val="en-US"/>
          </w:rPr>
          <w:delText>the</w:delText>
        </w:r>
      </w:del>
      <w:ins w:id="778" w:author="lv-xyr" w:date="2019-02-19T22:30:26Z">
        <w:r>
          <w:rPr>
            <w:rFonts w:hint="eastAsia" w:ascii="Times New Roman" w:hAnsi="Times New Roman" w:cs="Times New Roman"/>
            <w:lang w:val="en-US" w:eastAsia="zh-CN"/>
          </w:rPr>
          <w:t>of</w:t>
        </w:r>
      </w:ins>
      <w:r>
        <w:rPr>
          <w:rFonts w:hint="eastAsia" w:ascii="Times New Roman" w:hAnsi="Times New Roman" w:cs="Times New Roman"/>
        </w:rPr>
        <w:t xml:space="preserve"> coal rank </w:t>
      </w:r>
      <w:del w:id="779" w:author="lv-xyr" w:date="2019-02-19T22:30:23Z">
        <w:r>
          <w:rPr>
            <w:rFonts w:hint="eastAsia" w:ascii="Times New Roman" w:hAnsi="Times New Roman" w:cs="Times New Roman"/>
          </w:rPr>
          <w:delText xml:space="preserve">changes </w:delText>
        </w:r>
      </w:del>
      <w:r>
        <w:rPr>
          <w:rFonts w:hint="eastAsia" w:ascii="Times New Roman" w:hAnsi="Times New Roman" w:cs="Times New Roman"/>
        </w:rPr>
        <w:t>were dependent on different functional group</w:t>
      </w:r>
      <w:ins w:id="780" w:author="lv-xyr" w:date="2019-02-19T22:31:27Z">
        <w:r>
          <w:rPr>
            <w:rFonts w:hint="eastAsia" w:ascii="Times New Roman" w:hAnsi="Times New Roman" w:cs="Times New Roman"/>
            <w:lang w:val="en-US" w:eastAsia="zh-CN"/>
          </w:rPr>
          <w:t xml:space="preserve"> c</w:t>
        </w:r>
      </w:ins>
      <w:ins w:id="781" w:author="lv-xyr" w:date="2019-02-19T22:31:32Z">
        <w:r>
          <w:rPr>
            <w:rFonts w:hint="eastAsia" w:ascii="Times New Roman" w:hAnsi="Times New Roman" w:cs="Times New Roman"/>
            <w:lang w:val="en-US" w:eastAsia="zh-CN"/>
          </w:rPr>
          <w:t>o</w:t>
        </w:r>
      </w:ins>
      <w:ins w:id="782" w:author="lv-xyr" w:date="2019-02-19T22:31:27Z">
        <w:r>
          <w:rPr>
            <w:rFonts w:hint="eastAsia" w:ascii="Times New Roman" w:hAnsi="Times New Roman" w:cs="Times New Roman"/>
            <w:lang w:val="en-US" w:eastAsia="zh-CN"/>
          </w:rPr>
          <w:t>n</w:t>
        </w:r>
      </w:ins>
      <w:ins w:id="783" w:author="lv-xyr" w:date="2019-02-19T22:31:28Z">
        <w:r>
          <w:rPr>
            <w:rFonts w:hint="eastAsia" w:ascii="Times New Roman" w:hAnsi="Times New Roman" w:cs="Times New Roman"/>
            <w:lang w:val="en-US" w:eastAsia="zh-CN"/>
          </w:rPr>
          <w:t>ten</w:t>
        </w:r>
      </w:ins>
      <w:ins w:id="784" w:author="lv-xyr" w:date="2019-02-19T22:31:29Z">
        <w:r>
          <w:rPr>
            <w:rFonts w:hint="eastAsia" w:ascii="Times New Roman" w:hAnsi="Times New Roman" w:cs="Times New Roman"/>
            <w:lang w:val="en-US" w:eastAsia="zh-CN"/>
          </w:rPr>
          <w:t>t</w:t>
        </w:r>
      </w:ins>
      <w:r>
        <w:rPr>
          <w:rFonts w:hint="eastAsia" w:ascii="Times New Roman" w:hAnsi="Times New Roman" w:cs="Times New Roman"/>
        </w:rPr>
        <w:t xml:space="preserve">s. </w:t>
      </w:r>
      <w:del w:id="785" w:author="lv-xyr" w:date="2019-02-19T22:59:35Z">
        <w:r>
          <w:rPr>
            <w:rFonts w:hint="eastAsia" w:ascii="Times New Roman" w:hAnsi="Times New Roman" w:cs="Times New Roman"/>
          </w:rPr>
          <w:delText>Sexual conclusion</w:delText>
        </w:r>
      </w:del>
      <w:ins w:id="786" w:author="lv-xyr" w:date="2019-02-19T22:32:43Z">
        <w:r>
          <w:rPr>
            <w:rFonts w:ascii="Times New Roman" w:hAnsi="Times New Roman" w:cs="Times New Roman"/>
            <w:color w:val="000000"/>
          </w:rPr>
          <w:t>Gao</w:t>
        </w:r>
      </w:ins>
      <w:r>
        <w:rPr>
          <w:rFonts w:hint="eastAsia" w:ascii="Times New Roman" w:hAnsi="Times New Roman" w:cs="Times New Roman"/>
        </w:rPr>
        <w:t xml:space="preserve"> </w:t>
      </w:r>
      <w:r>
        <w:rPr>
          <w:rFonts w:ascii="Times New Roman" w:hAnsi="Times New Roman" w:cs="Times New Roman"/>
          <w:color w:val="000000"/>
        </w:rPr>
        <w:t xml:space="preserve">Mingjie </w:t>
      </w:r>
      <w:del w:id="787" w:author="lv-xyr" w:date="2019-02-19T22:32:43Z">
        <w:r>
          <w:rPr>
            <w:rFonts w:ascii="Times New Roman" w:hAnsi="Times New Roman" w:cs="Times New Roman"/>
            <w:color w:val="000000"/>
          </w:rPr>
          <w:delText>Gao</w:delText>
        </w:r>
      </w:del>
      <w:r>
        <w:rPr>
          <w:rFonts w:hint="eastAsia" w:ascii="Times New Roman" w:hAnsi="Times New Roman" w:cs="Times New Roman"/>
          <w:vertAlign w:val="superscript"/>
        </w:rPr>
        <w:t>[13]</w:t>
      </w:r>
      <w:r>
        <w:rPr>
          <w:rFonts w:hint="eastAsia" w:ascii="Times New Roman" w:hAnsi="Times New Roman" w:cs="Times New Roman"/>
          <w:color w:val="000000"/>
        </w:rPr>
        <w:t xml:space="preserve"> </w:t>
      </w:r>
      <w:ins w:id="788" w:author="lv-xyr" w:date="2019-02-19T22:33:04Z">
        <w:r>
          <w:rPr>
            <w:rFonts w:hint="eastAsia" w:ascii="Times New Roman" w:hAnsi="Times New Roman" w:cs="Times New Roman"/>
            <w:color w:val="000000"/>
          </w:rPr>
          <w:t>carried out</w:t>
        </w:r>
      </w:ins>
      <w:ins w:id="789" w:author="lv-xyr" w:date="2019-02-19T22:33:13Z">
        <w:r>
          <w:rPr>
            <w:rFonts w:hint="eastAsia" w:ascii="Times New Roman" w:hAnsi="Times New Roman" w:cs="Times New Roman"/>
            <w:color w:val="000000"/>
          </w:rPr>
          <w:t xml:space="preserve"> </w:t>
        </w:r>
      </w:ins>
      <w:ins w:id="790" w:author="lv-xyr" w:date="2019-02-19T22:33:35Z">
        <w:r>
          <w:rPr>
            <w:rFonts w:hint="eastAsia" w:ascii="Times New Roman" w:hAnsi="Times New Roman" w:cs="Times New Roman"/>
            <w:color w:val="000000"/>
          </w:rPr>
          <w:t xml:space="preserve">pyrolysis </w:t>
        </w:r>
      </w:ins>
      <w:ins w:id="791" w:author="lv-xyr" w:date="2019-02-19T22:33:13Z">
        <w:r>
          <w:rPr>
            <w:rFonts w:hint="eastAsia" w:ascii="Times New Roman" w:hAnsi="Times New Roman" w:cs="Times New Roman"/>
            <w:color w:val="000000"/>
          </w:rPr>
          <w:t>simulation</w:t>
        </w:r>
      </w:ins>
      <w:ins w:id="792" w:author="lv-xyr" w:date="2019-02-19T22:33:04Z">
        <w:r>
          <w:rPr>
            <w:rFonts w:hint="eastAsia" w:ascii="Times New Roman" w:hAnsi="Times New Roman" w:cs="Times New Roman"/>
            <w:color w:val="000000"/>
          </w:rPr>
          <w:t xml:space="preserve"> </w:t>
        </w:r>
      </w:ins>
      <w:ins w:id="793" w:author="lv-xyr" w:date="2019-02-19T22:33:38Z">
        <w:r>
          <w:rPr>
            <w:rFonts w:hint="eastAsia" w:ascii="Times New Roman" w:hAnsi="Times New Roman" w:cs="Times New Roman"/>
            <w:color w:val="000000"/>
            <w:lang w:val="en-US" w:eastAsia="zh-CN"/>
          </w:rPr>
          <w:t>on</w:t>
        </w:r>
      </w:ins>
      <w:ins w:id="794" w:author="lv-xyr" w:date="2019-02-19T22:33:39Z">
        <w:r>
          <w:rPr>
            <w:rFonts w:hint="eastAsia" w:ascii="Times New Roman" w:hAnsi="Times New Roman" w:cs="Times New Roman"/>
            <w:color w:val="000000"/>
            <w:lang w:val="en-US" w:eastAsia="zh-CN"/>
          </w:rPr>
          <w:t xml:space="preserve"> </w:t>
        </w:r>
      </w:ins>
      <w:del w:id="795" w:author="lv-xyr" w:date="2019-02-19T22:33:43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 xml:space="preserve">super coal macromolecular </w:t>
      </w:r>
      <w:del w:id="796" w:author="lv-xyr" w:date="2019-02-19T22:34:02Z">
        <w:r>
          <w:rPr>
            <w:rFonts w:hint="eastAsia" w:ascii="Times New Roman" w:hAnsi="Times New Roman" w:cs="Times New Roman"/>
            <w:color w:val="000000"/>
            <w:lang w:val="en-US"/>
          </w:rPr>
          <w:delText>pyrolysis simulation was carried out with</w:delText>
        </w:r>
      </w:del>
      <w:ins w:id="797" w:author="lv-xyr" w:date="2019-02-19T22:34:02Z">
        <w:r>
          <w:rPr>
            <w:rFonts w:hint="eastAsia" w:ascii="Times New Roman" w:hAnsi="Times New Roman" w:cs="Times New Roman"/>
            <w:color w:val="000000"/>
            <w:lang w:val="en-US" w:eastAsia="zh-CN"/>
          </w:rPr>
          <w:t>b</w:t>
        </w:r>
      </w:ins>
      <w:ins w:id="798" w:author="lv-xyr" w:date="2019-02-19T22:34:03Z">
        <w:r>
          <w:rPr>
            <w:rFonts w:hint="eastAsia" w:ascii="Times New Roman" w:hAnsi="Times New Roman" w:cs="Times New Roman"/>
            <w:color w:val="000000"/>
            <w:lang w:val="en-US" w:eastAsia="zh-CN"/>
          </w:rPr>
          <w:t>y use</w:t>
        </w:r>
      </w:ins>
      <w:ins w:id="799" w:author="lv-xyr" w:date="2019-02-19T22:34:04Z">
        <w:r>
          <w:rPr>
            <w:rFonts w:hint="eastAsia" w:ascii="Times New Roman" w:hAnsi="Times New Roman" w:cs="Times New Roman"/>
            <w:color w:val="000000"/>
            <w:lang w:val="en-US" w:eastAsia="zh-CN"/>
          </w:rPr>
          <w:t xml:space="preserve"> of</w:t>
        </w:r>
      </w:ins>
      <w:r>
        <w:rPr>
          <w:rFonts w:hint="eastAsia" w:ascii="Times New Roman" w:hAnsi="Times New Roman" w:cs="Times New Roman"/>
          <w:color w:val="000000"/>
        </w:rPr>
        <w:t xml:space="preserve"> ReaxFF MD, revealing the basic law that the main reaction of</w:t>
      </w:r>
      <w:ins w:id="800" w:author="lv-xyr" w:date="2019-02-19T22:42:17Z">
        <w:r>
          <w:rPr>
            <w:rFonts w:hint="eastAsia" w:ascii="Times New Roman" w:hAnsi="Times New Roman" w:cs="Times New Roman"/>
            <w:color w:val="000000"/>
            <w:lang w:val="en-US" w:eastAsia="zh-CN"/>
          </w:rPr>
          <w:t xml:space="preserve"> </w:t>
        </w:r>
      </w:ins>
      <w:ins w:id="801" w:author="lv-xyr" w:date="2019-02-19T22:54:39Z">
        <w:r>
          <w:rPr>
            <w:rFonts w:hint="eastAsia" w:ascii="Times New Roman" w:hAnsi="Times New Roman" w:cs="Times New Roman"/>
            <w:color w:val="000000"/>
            <w:lang w:val="en-US" w:eastAsia="zh-CN"/>
          </w:rPr>
          <w:t>ear</w:t>
        </w:r>
      </w:ins>
      <w:ins w:id="802" w:author="lv-xyr" w:date="2019-02-19T22:54:40Z">
        <w:r>
          <w:rPr>
            <w:rFonts w:hint="eastAsia" w:ascii="Times New Roman" w:hAnsi="Times New Roman" w:cs="Times New Roman"/>
            <w:color w:val="000000"/>
            <w:lang w:val="en-US" w:eastAsia="zh-CN"/>
          </w:rPr>
          <w:t>l</w:t>
        </w:r>
      </w:ins>
      <w:ins w:id="803" w:author="lv-xyr" w:date="2019-02-19T22:54:41Z">
        <w:r>
          <w:rPr>
            <w:rFonts w:hint="eastAsia" w:ascii="Times New Roman" w:hAnsi="Times New Roman" w:cs="Times New Roman"/>
            <w:color w:val="000000"/>
            <w:lang w:val="en-US" w:eastAsia="zh-CN"/>
          </w:rPr>
          <w:t xml:space="preserve">y </w:t>
        </w:r>
      </w:ins>
      <w:ins w:id="804" w:author="lv-xyr" w:date="2019-02-19T22:42:18Z">
        <w:r>
          <w:rPr>
            <w:rFonts w:hint="eastAsia" w:ascii="Times New Roman" w:hAnsi="Times New Roman" w:cs="Times New Roman"/>
            <w:color w:val="000000"/>
            <w:lang w:val="en-US" w:eastAsia="zh-CN"/>
          </w:rPr>
          <w:t>f</w:t>
        </w:r>
      </w:ins>
      <w:ins w:id="805" w:author="lv-xyr" w:date="2019-02-19T22:42:24Z">
        <w:r>
          <w:rPr>
            <w:rFonts w:hint="eastAsia" w:ascii="Times New Roman" w:hAnsi="Times New Roman" w:cs="Times New Roman"/>
            <w:color w:val="000000"/>
            <w:lang w:val="en-US" w:eastAsia="zh-CN"/>
          </w:rPr>
          <w:t>or</w:t>
        </w:r>
      </w:ins>
      <w:ins w:id="806" w:author="lv-xyr" w:date="2019-02-19T22:42:18Z">
        <w:r>
          <w:rPr>
            <w:rFonts w:hint="eastAsia" w:ascii="Times New Roman" w:hAnsi="Times New Roman" w:cs="Times New Roman"/>
            <w:color w:val="000000"/>
            <w:lang w:val="en-US" w:eastAsia="zh-CN"/>
          </w:rPr>
          <w:t>m</w:t>
        </w:r>
      </w:ins>
      <w:ins w:id="807" w:author="lv-xyr" w:date="2019-02-19T22:42:19Z">
        <w:r>
          <w:rPr>
            <w:rFonts w:hint="eastAsia" w:ascii="Times New Roman" w:hAnsi="Times New Roman" w:cs="Times New Roman"/>
            <w:color w:val="000000"/>
            <w:lang w:val="en-US" w:eastAsia="zh-CN"/>
          </w:rPr>
          <w:t>ation</w:t>
        </w:r>
      </w:ins>
      <w:ins w:id="808" w:author="lv-xyr" w:date="2019-02-19T22:42:20Z">
        <w:r>
          <w:rPr>
            <w:rFonts w:hint="eastAsia" w:ascii="Times New Roman" w:hAnsi="Times New Roman" w:cs="Times New Roman"/>
            <w:color w:val="000000"/>
            <w:lang w:val="en-US" w:eastAsia="zh-CN"/>
          </w:rPr>
          <w:t xml:space="preserve"> of</w:t>
        </w:r>
      </w:ins>
      <w:ins w:id="809" w:author="lv-xyr" w:date="2019-02-19T22:46:38Z">
        <w:r>
          <w:rPr>
            <w:rFonts w:hint="eastAsia" w:ascii="Times New Roman" w:hAnsi="Times New Roman" w:cs="Times New Roman"/>
            <w:color w:val="000000"/>
          </w:rPr>
          <w:t xml:space="preserve"> gases</w:t>
        </w:r>
      </w:ins>
      <w:ins w:id="810" w:author="lv-xyr" w:date="2019-02-19T22:46:41Z">
        <w:r>
          <w:rPr>
            <w:rFonts w:hint="eastAsia" w:ascii="Times New Roman" w:hAnsi="Times New Roman" w:cs="Times New Roman"/>
            <w:color w:val="000000"/>
            <w:lang w:val="en-US" w:eastAsia="zh-CN"/>
          </w:rPr>
          <w:t xml:space="preserve"> </w:t>
        </w:r>
      </w:ins>
      <w:ins w:id="811" w:author="lv-xyr" w:date="2019-02-19T22:46:42Z">
        <w:r>
          <w:rPr>
            <w:rFonts w:hint="eastAsia" w:ascii="Times New Roman" w:hAnsi="Times New Roman" w:cs="Times New Roman"/>
            <w:color w:val="000000"/>
            <w:lang w:val="en-US" w:eastAsia="zh-CN"/>
          </w:rPr>
          <w:t>lik</w:t>
        </w:r>
      </w:ins>
      <w:ins w:id="812" w:author="lv-xyr" w:date="2019-02-19T22:46:43Z">
        <w:r>
          <w:rPr>
            <w:rFonts w:hint="eastAsia" w:ascii="Times New Roman" w:hAnsi="Times New Roman" w:cs="Times New Roman"/>
            <w:color w:val="000000"/>
            <w:lang w:val="en-US" w:eastAsia="zh-CN"/>
          </w:rPr>
          <w:t>e</w:t>
        </w:r>
      </w:ins>
      <w:r>
        <w:rPr>
          <w:rFonts w:hint="eastAsia" w:ascii="Times New Roman" w:hAnsi="Times New Roman" w:cs="Times New Roman"/>
          <w:color w:val="000000"/>
        </w:rPr>
        <w:t xml:space="preserve"> methane</w:t>
      </w:r>
      <w:del w:id="813" w:author="lv-xyr" w:date="2019-02-19T22:46:49Z">
        <w:r>
          <w:rPr>
            <w:rFonts w:hint="eastAsia" w:ascii="Times New Roman" w:hAnsi="Times New Roman" w:cs="Times New Roman"/>
            <w:color w:val="000000"/>
          </w:rPr>
          <w:delText xml:space="preserve"> and other</w:delText>
        </w:r>
      </w:del>
      <w:del w:id="814" w:author="lv-xyr" w:date="2019-02-19T22:46:38Z">
        <w:r>
          <w:rPr>
            <w:rFonts w:hint="eastAsia" w:ascii="Times New Roman" w:hAnsi="Times New Roman" w:cs="Times New Roman"/>
            <w:color w:val="000000"/>
          </w:rPr>
          <w:delText xml:space="preserve"> gases</w:delText>
        </w:r>
      </w:del>
      <w:r>
        <w:rPr>
          <w:rFonts w:hint="eastAsia" w:ascii="Times New Roman" w:hAnsi="Times New Roman" w:cs="Times New Roman"/>
          <w:color w:val="000000"/>
        </w:rPr>
        <w:t xml:space="preserve"> in the</w:t>
      </w:r>
      <w:ins w:id="815" w:author="lv-xyr" w:date="2019-02-19T22:53:51Z">
        <w:r>
          <w:rPr>
            <w:rFonts w:hint="eastAsia" w:ascii="Times New Roman" w:hAnsi="Times New Roman" w:cs="Times New Roman"/>
            <w:color w:val="000000"/>
            <w:lang w:val="en-US" w:eastAsia="zh-CN"/>
          </w:rPr>
          <w:t xml:space="preserve"> </w:t>
        </w:r>
      </w:ins>
      <w:ins w:id="816" w:author="lv-xyr" w:date="2019-02-19T22:53:51Z">
        <w:r>
          <w:rPr>
            <w:rFonts w:hint="eastAsia" w:ascii="Times New Roman" w:hAnsi="Times New Roman" w:cs="Times New Roman"/>
            <w:color w:val="000000"/>
          </w:rPr>
          <w:t>pyrolysis</w:t>
        </w:r>
      </w:ins>
      <w:r>
        <w:rPr>
          <w:rFonts w:hint="eastAsia" w:ascii="Times New Roman" w:hAnsi="Times New Roman" w:cs="Times New Roman"/>
          <w:color w:val="000000"/>
        </w:rPr>
        <w:t xml:space="preserve"> </w:t>
      </w:r>
      <w:del w:id="817" w:author="lv-xyr" w:date="2019-02-19T22:53:09Z">
        <w:r>
          <w:rPr>
            <w:rFonts w:hint="eastAsia" w:ascii="Times New Roman" w:hAnsi="Times New Roman" w:cs="Times New Roman"/>
            <w:color w:val="000000"/>
            <w:lang w:val="en-US"/>
          </w:rPr>
          <w:delText>early stage</w:delText>
        </w:r>
      </w:del>
      <w:ins w:id="818" w:author="lv-xyr" w:date="2019-02-19T22:53:09Z">
        <w:r>
          <w:rPr>
            <w:rFonts w:hint="eastAsia" w:ascii="Times New Roman" w:hAnsi="Times New Roman" w:cs="Times New Roman"/>
            <w:color w:val="000000"/>
            <w:lang w:val="en-US" w:eastAsia="zh-CN"/>
          </w:rPr>
          <w:t>pro</w:t>
        </w:r>
      </w:ins>
      <w:ins w:id="819" w:author="lv-xyr" w:date="2019-02-19T22:53:10Z">
        <w:r>
          <w:rPr>
            <w:rFonts w:hint="eastAsia" w:ascii="Times New Roman" w:hAnsi="Times New Roman" w:cs="Times New Roman"/>
            <w:color w:val="000000"/>
            <w:lang w:val="en-US" w:eastAsia="zh-CN"/>
          </w:rPr>
          <w:t>ces</w:t>
        </w:r>
      </w:ins>
      <w:ins w:id="820" w:author="lv-xyr" w:date="2019-02-19T22:53:11Z">
        <w:r>
          <w:rPr>
            <w:rFonts w:hint="eastAsia" w:ascii="Times New Roman" w:hAnsi="Times New Roman" w:cs="Times New Roman"/>
            <w:color w:val="000000"/>
            <w:lang w:val="en-US" w:eastAsia="zh-CN"/>
          </w:rPr>
          <w:t>s</w:t>
        </w:r>
      </w:ins>
      <w:r>
        <w:rPr>
          <w:rFonts w:hint="eastAsia" w:ascii="Times New Roman" w:hAnsi="Times New Roman" w:cs="Times New Roman"/>
          <w:color w:val="000000"/>
        </w:rPr>
        <w:t xml:space="preserve"> of coal </w:t>
      </w:r>
      <w:ins w:id="821" w:author="lv-xyr" w:date="2019-02-19T22:53:16Z">
        <w:r>
          <w:rPr>
            <w:rFonts w:hint="eastAsia" w:ascii="Times New Roman" w:hAnsi="Times New Roman" w:cs="Times New Roman"/>
            <w:color w:val="000000"/>
            <w:lang w:val="en-US" w:eastAsia="zh-CN"/>
          </w:rPr>
          <w:t>m</w:t>
        </w:r>
      </w:ins>
      <w:ins w:id="822" w:author="lv-xyr" w:date="2019-02-19T22:53:17Z">
        <w:r>
          <w:rPr>
            <w:rFonts w:hint="eastAsia" w:ascii="Times New Roman" w:hAnsi="Times New Roman" w:cs="Times New Roman"/>
            <w:color w:val="000000"/>
            <w:lang w:val="en-US" w:eastAsia="zh-CN"/>
          </w:rPr>
          <w:t>a</w:t>
        </w:r>
      </w:ins>
      <w:ins w:id="823" w:author="lv-xyr" w:date="2019-02-19T22:53:18Z">
        <w:r>
          <w:rPr>
            <w:rFonts w:hint="eastAsia" w:ascii="Times New Roman" w:hAnsi="Times New Roman" w:cs="Times New Roman"/>
            <w:color w:val="000000"/>
            <w:lang w:val="en-US" w:eastAsia="zh-CN"/>
          </w:rPr>
          <w:t>c</w:t>
        </w:r>
      </w:ins>
      <w:ins w:id="824" w:author="lv-xyr" w:date="2019-02-19T22:53:19Z">
        <w:r>
          <w:rPr>
            <w:rFonts w:hint="eastAsia" w:ascii="Times New Roman" w:hAnsi="Times New Roman" w:cs="Times New Roman"/>
            <w:color w:val="000000"/>
            <w:lang w:val="en-US" w:eastAsia="zh-CN"/>
          </w:rPr>
          <w:t>ro</w:t>
        </w:r>
      </w:ins>
      <w:ins w:id="825" w:author="lv-xyr" w:date="2019-02-19T22:53:26Z">
        <w:r>
          <w:rPr>
            <w:rFonts w:hint="eastAsia" w:ascii="Times New Roman" w:hAnsi="Times New Roman" w:cs="Times New Roman"/>
            <w:color w:val="000000"/>
            <w:lang w:val="en-US" w:eastAsia="zh-CN"/>
          </w:rPr>
          <w:t>mo</w:t>
        </w:r>
      </w:ins>
      <w:ins w:id="826" w:author="lv-xyr" w:date="2019-02-19T22:53:27Z">
        <w:r>
          <w:rPr>
            <w:rFonts w:hint="eastAsia" w:ascii="Times New Roman" w:hAnsi="Times New Roman" w:cs="Times New Roman"/>
            <w:color w:val="000000"/>
            <w:lang w:val="en-US" w:eastAsia="zh-CN"/>
          </w:rPr>
          <w:t>le</w:t>
        </w:r>
      </w:ins>
      <w:ins w:id="827" w:author="lv-xyr" w:date="2019-02-19T22:53:33Z">
        <w:r>
          <w:rPr>
            <w:rFonts w:hint="eastAsia" w:ascii="Times New Roman" w:hAnsi="Times New Roman" w:cs="Times New Roman"/>
            <w:color w:val="000000"/>
            <w:lang w:val="en-US" w:eastAsia="zh-CN"/>
          </w:rPr>
          <w:t>cul</w:t>
        </w:r>
      </w:ins>
      <w:ins w:id="828" w:author="lv-xyr" w:date="2019-02-19T22:53:34Z">
        <w:r>
          <w:rPr>
            <w:rFonts w:hint="eastAsia" w:ascii="Times New Roman" w:hAnsi="Times New Roman" w:cs="Times New Roman"/>
            <w:color w:val="000000"/>
            <w:lang w:val="en-US" w:eastAsia="zh-CN"/>
          </w:rPr>
          <w:t>ar</w:t>
        </w:r>
      </w:ins>
      <w:del w:id="829" w:author="lv-xyr" w:date="2019-02-19T22:53:51Z">
        <w:r>
          <w:rPr>
            <w:rFonts w:hint="eastAsia" w:ascii="Times New Roman" w:hAnsi="Times New Roman" w:cs="Times New Roman"/>
            <w:color w:val="000000"/>
          </w:rPr>
          <w:delText>pyrolysis</w:delText>
        </w:r>
      </w:del>
      <w:r>
        <w:rPr>
          <w:rFonts w:hint="eastAsia" w:ascii="Times New Roman" w:hAnsi="Times New Roman" w:cs="Times New Roman"/>
          <w:color w:val="000000"/>
        </w:rPr>
        <w:t xml:space="preserve"> is closely related to carboxyl and methoxy groups;</w:t>
      </w:r>
      <w:ins w:id="830" w:author="lv-xyr" w:date="2019-02-19T23:02:05Z">
        <w:r>
          <w:rPr>
            <w:rFonts w:hint="eastAsia" w:ascii="Times New Roman" w:hAnsi="Times New Roman" w:cs="Times New Roman"/>
            <w:color w:val="000000"/>
          </w:rPr>
          <w:t xml:space="preserve"> Hong</w:t>
        </w:r>
      </w:ins>
      <w:r>
        <w:rPr>
          <w:rFonts w:hint="eastAsia" w:ascii="Times New Roman" w:hAnsi="Times New Roman" w:cs="Times New Roman"/>
          <w:color w:val="000000"/>
        </w:rPr>
        <w:t xml:space="preserve"> Dikun</w:t>
      </w:r>
      <w:del w:id="831" w:author="lv-xyr" w:date="2019-02-19T23:02:05Z">
        <w:r>
          <w:rPr>
            <w:rFonts w:hint="eastAsia" w:ascii="Times New Roman" w:hAnsi="Times New Roman" w:cs="Times New Roman"/>
            <w:color w:val="000000"/>
          </w:rPr>
          <w:delText xml:space="preserve"> Hong</w:delText>
        </w:r>
      </w:del>
      <w:r>
        <w:rPr>
          <w:rFonts w:hint="eastAsia" w:ascii="Times New Roman" w:hAnsi="Times New Roman" w:cs="Times New Roman"/>
          <w:vertAlign w:val="superscript"/>
        </w:rPr>
        <w:t>[14]</w:t>
      </w:r>
      <w:r>
        <w:rPr>
          <w:rFonts w:hint="eastAsia" w:ascii="Times New Roman" w:hAnsi="Times New Roman" w:cs="Times New Roman"/>
          <w:color w:val="000000"/>
        </w:rPr>
        <w:t xml:space="preserve"> </w:t>
      </w:r>
      <w:ins w:id="832" w:author="lv-xyr" w:date="2019-02-19T23:08:04Z">
        <w:r>
          <w:rPr>
            <w:rFonts w:hint="eastAsia" w:ascii="Times New Roman" w:hAnsi="Times New Roman" w:cs="Times New Roman"/>
            <w:color w:val="000000"/>
            <w:lang w:val="en-US" w:eastAsia="zh-CN"/>
          </w:rPr>
          <w:t>ha</w:t>
        </w:r>
      </w:ins>
      <w:ins w:id="833" w:author="lv-xyr" w:date="2019-02-19T23:08:05Z">
        <w:r>
          <w:rPr>
            <w:rFonts w:hint="eastAsia" w:ascii="Times New Roman" w:hAnsi="Times New Roman" w:cs="Times New Roman"/>
            <w:color w:val="000000"/>
            <w:lang w:val="en-US" w:eastAsia="zh-CN"/>
          </w:rPr>
          <w:t xml:space="preserve">s </w:t>
        </w:r>
      </w:ins>
      <w:ins w:id="834" w:author="lv-xyr" w:date="2019-02-19T23:07:52Z">
        <w:r>
          <w:rPr>
            <w:rFonts w:hint="eastAsia" w:ascii="Times New Roman" w:hAnsi="Times New Roman" w:cs="Times New Roman"/>
            <w:color w:val="000000"/>
            <w:lang w:val="en-US" w:eastAsia="zh-CN"/>
          </w:rPr>
          <w:t>perf</w:t>
        </w:r>
      </w:ins>
      <w:ins w:id="835" w:author="lv-xyr" w:date="2019-02-19T23:07:53Z">
        <w:r>
          <w:rPr>
            <w:rFonts w:hint="eastAsia" w:ascii="Times New Roman" w:hAnsi="Times New Roman" w:cs="Times New Roman"/>
            <w:color w:val="000000"/>
            <w:lang w:val="en-US" w:eastAsia="zh-CN"/>
          </w:rPr>
          <w:t>orm</w:t>
        </w:r>
      </w:ins>
      <w:ins w:id="836" w:author="lv-xyr" w:date="2019-02-19T23:08:00Z">
        <w:r>
          <w:rPr>
            <w:rFonts w:hint="eastAsia" w:ascii="Times New Roman" w:hAnsi="Times New Roman" w:cs="Times New Roman"/>
            <w:color w:val="000000"/>
            <w:lang w:val="en-US" w:eastAsia="zh-CN"/>
          </w:rPr>
          <w:t>ed</w:t>
        </w:r>
      </w:ins>
      <w:ins w:id="837" w:author="lv-xyr" w:date="2019-02-19T23:08:14Z">
        <w:r>
          <w:rPr>
            <w:rFonts w:hint="eastAsia" w:ascii="Times New Roman" w:hAnsi="Times New Roman" w:cs="Times New Roman"/>
            <w:color w:val="000000"/>
          </w:rPr>
          <w:t xml:space="preserve"> pyrolysis simulation</w:t>
        </w:r>
      </w:ins>
      <w:ins w:id="838" w:author="lv-xyr" w:date="2019-02-19T23:08:01Z">
        <w:r>
          <w:rPr>
            <w:rFonts w:hint="eastAsia" w:ascii="Times New Roman" w:hAnsi="Times New Roman" w:cs="Times New Roman"/>
            <w:color w:val="000000"/>
            <w:lang w:val="en-US" w:eastAsia="zh-CN"/>
          </w:rPr>
          <w:t xml:space="preserve"> </w:t>
        </w:r>
      </w:ins>
      <w:ins w:id="839" w:author="lv-xyr" w:date="2019-02-19T23:08:20Z">
        <w:r>
          <w:rPr>
            <w:rFonts w:hint="eastAsia" w:ascii="Times New Roman" w:hAnsi="Times New Roman" w:cs="Times New Roman"/>
            <w:color w:val="000000"/>
            <w:lang w:val="en-US" w:eastAsia="zh-CN"/>
          </w:rPr>
          <w:t xml:space="preserve">on </w:t>
        </w:r>
      </w:ins>
      <w:ins w:id="840" w:author="lv-xyr" w:date="2019-02-19T23:08:34Z">
        <w:r>
          <w:rPr>
            <w:rFonts w:hint="eastAsia" w:ascii="Times New Roman" w:hAnsi="Times New Roman" w:cs="Times New Roman"/>
            <w:color w:val="000000"/>
            <w:lang w:val="en-US" w:eastAsia="zh-CN"/>
          </w:rPr>
          <w:t>准东煤</w:t>
        </w:r>
      </w:ins>
      <w:ins w:id="841" w:author="lv-xyr" w:date="2019-02-19T23:08:38Z">
        <w:r>
          <w:rPr>
            <w:rFonts w:hint="eastAsia" w:ascii="Times New Roman" w:hAnsi="Times New Roman" w:cs="Times New Roman"/>
            <w:color w:val="000000"/>
            <w:lang w:val="en-US" w:eastAsia="zh-CN"/>
          </w:rPr>
          <w:t>by</w:t>
        </w:r>
      </w:ins>
      <w:ins w:id="842" w:author="lv-xyr" w:date="2019-02-19T23:08:39Z">
        <w:r>
          <w:rPr>
            <w:rFonts w:hint="eastAsia" w:ascii="Times New Roman" w:hAnsi="Times New Roman" w:cs="Times New Roman"/>
            <w:color w:val="000000"/>
            <w:lang w:val="en-US" w:eastAsia="zh-CN"/>
          </w:rPr>
          <w:t xml:space="preserve"> </w:t>
        </w:r>
      </w:ins>
      <w:del w:id="843" w:author="lv-xyr" w:date="2019-02-19T23:08:42Z">
        <w:r>
          <w:rPr>
            <w:rFonts w:hint="eastAsia" w:ascii="Times New Roman" w:hAnsi="Times New Roman" w:cs="Times New Roman"/>
            <w:color w:val="000000"/>
            <w:lang w:val="en-US"/>
          </w:rPr>
          <w:delText>Using</w:delText>
        </w:r>
      </w:del>
      <w:ins w:id="844" w:author="lv-xyr" w:date="2019-02-19T23:08:42Z">
        <w:r>
          <w:rPr>
            <w:rFonts w:hint="eastAsia" w:ascii="Times New Roman" w:hAnsi="Times New Roman" w:cs="Times New Roman"/>
            <w:color w:val="000000"/>
            <w:lang w:val="en-US" w:eastAsia="zh-CN"/>
          </w:rPr>
          <w:t>us</w:t>
        </w:r>
      </w:ins>
      <w:ins w:id="845" w:author="lv-xyr" w:date="2019-02-21T23:15:47Z">
        <w:r>
          <w:rPr>
            <w:rFonts w:hint="eastAsia" w:ascii="Times New Roman" w:hAnsi="Times New Roman" w:cs="Times New Roman"/>
            <w:color w:val="000000"/>
            <w:lang w:val="en-US" w:eastAsia="zh-CN"/>
          </w:rPr>
          <w:t>ing</w:t>
        </w:r>
      </w:ins>
      <w:r>
        <w:rPr>
          <w:rFonts w:hint="eastAsia" w:ascii="Times New Roman" w:hAnsi="Times New Roman" w:cs="Times New Roman"/>
          <w:color w:val="000000"/>
        </w:rPr>
        <w:t xml:space="preserve"> the same method </w:t>
      </w:r>
      <w:del w:id="846" w:author="lv-xyr" w:date="2019-02-19T23:08:49Z">
        <w:r>
          <w:rPr>
            <w:rFonts w:hint="eastAsia" w:ascii="Times New Roman" w:hAnsi="Times New Roman" w:cs="Times New Roman"/>
            <w:color w:val="000000"/>
            <w:lang w:val="en-US"/>
          </w:rPr>
          <w:delText>to align the east coal for</w:delText>
        </w:r>
      </w:del>
      <w:ins w:id="847" w:author="lv-xyr" w:date="2019-02-19T23:08:49Z">
        <w:r>
          <w:rPr>
            <w:rFonts w:hint="eastAsia" w:ascii="Times New Roman" w:hAnsi="Times New Roman" w:cs="Times New Roman"/>
            <w:color w:val="000000"/>
            <w:lang w:val="en-US" w:eastAsia="zh-CN"/>
          </w:rPr>
          <w:t>a</w:t>
        </w:r>
      </w:ins>
      <w:ins w:id="848" w:author="lv-xyr" w:date="2019-02-19T23:08:50Z">
        <w:r>
          <w:rPr>
            <w:rFonts w:hint="eastAsia" w:ascii="Times New Roman" w:hAnsi="Times New Roman" w:cs="Times New Roman"/>
            <w:color w:val="000000"/>
            <w:lang w:val="en-US" w:eastAsia="zh-CN"/>
          </w:rPr>
          <w:t>nd</w:t>
        </w:r>
      </w:ins>
      <w:del w:id="849" w:author="lv-xyr" w:date="2019-02-19T23:08:14Z">
        <w:r>
          <w:rPr>
            <w:rFonts w:hint="eastAsia" w:ascii="Times New Roman" w:hAnsi="Times New Roman" w:cs="Times New Roman"/>
            <w:color w:val="000000"/>
          </w:rPr>
          <w:delText xml:space="preserve"> pyrolysis simulation</w:delText>
        </w:r>
      </w:del>
      <w:r>
        <w:rPr>
          <w:rFonts w:hint="eastAsia" w:ascii="Times New Roman" w:hAnsi="Times New Roman" w:cs="Times New Roman"/>
          <w:color w:val="000000"/>
        </w:rPr>
        <w:t xml:space="preserve"> reveal</w:t>
      </w:r>
      <w:del w:id="850" w:author="lv-xyr" w:date="2019-02-19T23:08:54Z">
        <w:r>
          <w:rPr>
            <w:rFonts w:hint="eastAsia" w:ascii="Times New Roman" w:hAnsi="Times New Roman" w:cs="Times New Roman"/>
            <w:color w:val="000000"/>
            <w:lang w:val="en-US"/>
          </w:rPr>
          <w:delText>s</w:delText>
        </w:r>
      </w:del>
      <w:ins w:id="851" w:author="lv-xyr" w:date="2019-02-19T23:08:54Z">
        <w:r>
          <w:rPr>
            <w:rFonts w:hint="eastAsia" w:ascii="Times New Roman" w:hAnsi="Times New Roman" w:cs="Times New Roman"/>
            <w:color w:val="000000"/>
            <w:lang w:val="en-US" w:eastAsia="zh-CN"/>
          </w:rPr>
          <w:t>ed</w:t>
        </w:r>
      </w:ins>
      <w:r>
        <w:rPr>
          <w:rFonts w:hint="eastAsia" w:ascii="Times New Roman" w:hAnsi="Times New Roman" w:cs="Times New Roman"/>
          <w:color w:val="000000"/>
        </w:rPr>
        <w:t xml:space="preserve"> </w:t>
      </w:r>
      <w:del w:id="852" w:author="lv-xyr" w:date="2019-02-19T23:10:03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secondary reaction mechanism of tar, which provides a new theoretical support for pyrolysis simulation. The</w:t>
      </w:r>
      <w:del w:id="853" w:author="lv-xyr" w:date="2019-02-19T23:11:39Z">
        <w:r>
          <w:rPr>
            <w:rFonts w:hint="eastAsia" w:ascii="Times New Roman" w:hAnsi="Times New Roman" w:cs="Times New Roman"/>
            <w:color w:val="000000"/>
          </w:rPr>
          <w:delText xml:space="preserve"> work of the</w:delText>
        </w:r>
      </w:del>
      <w:r>
        <w:rPr>
          <w:rFonts w:hint="eastAsia" w:ascii="Times New Roman" w:hAnsi="Times New Roman" w:cs="Times New Roman"/>
          <w:color w:val="000000"/>
        </w:rPr>
        <w:t xml:space="preserve"> predecessors </w:t>
      </w:r>
      <w:del w:id="854" w:author="lv-xyr" w:date="2019-02-19T23:11:48Z">
        <w:r>
          <w:rPr>
            <w:rFonts w:hint="eastAsia" w:ascii="Times New Roman" w:hAnsi="Times New Roman" w:cs="Times New Roman"/>
            <w:color w:val="000000"/>
            <w:lang w:val="en-US"/>
          </w:rPr>
          <w:delText>is</w:delText>
        </w:r>
      </w:del>
      <w:ins w:id="855" w:author="lv-xyr" w:date="2019-02-19T23:11:48Z">
        <w:r>
          <w:rPr>
            <w:rFonts w:hint="eastAsia" w:ascii="Times New Roman" w:hAnsi="Times New Roman" w:cs="Times New Roman"/>
            <w:color w:val="000000"/>
            <w:lang w:val="en-US" w:eastAsia="zh-CN"/>
          </w:rPr>
          <w:t>h</w:t>
        </w:r>
      </w:ins>
      <w:ins w:id="856" w:author="lv-xyr" w:date="2019-02-19T23:11:49Z">
        <w:r>
          <w:rPr>
            <w:rFonts w:hint="eastAsia" w:ascii="Times New Roman" w:hAnsi="Times New Roman" w:cs="Times New Roman"/>
            <w:color w:val="000000"/>
            <w:lang w:val="en-US" w:eastAsia="zh-CN"/>
          </w:rPr>
          <w:t>ave</w:t>
        </w:r>
      </w:ins>
      <w:r>
        <w:rPr>
          <w:rFonts w:hint="eastAsia" w:ascii="Times New Roman" w:hAnsi="Times New Roman" w:cs="Times New Roman"/>
          <w:color w:val="000000"/>
        </w:rPr>
        <w:t xml:space="preserve"> mainly</w:t>
      </w:r>
      <w:del w:id="857" w:author="lv-xyr" w:date="2019-02-19T23:11:54Z">
        <w:r>
          <w:rPr>
            <w:rFonts w:hint="eastAsia" w:ascii="Times New Roman" w:hAnsi="Times New Roman" w:cs="Times New Roman"/>
            <w:color w:val="000000"/>
          </w:rPr>
          <w:delText xml:space="preserve"> to</w:delText>
        </w:r>
      </w:del>
      <w:r>
        <w:rPr>
          <w:rFonts w:hint="eastAsia" w:ascii="Times New Roman" w:hAnsi="Times New Roman" w:cs="Times New Roman"/>
          <w:color w:val="000000"/>
        </w:rPr>
        <w:t xml:space="preserve"> analyze</w:t>
      </w:r>
      <w:ins w:id="858" w:author="lv-xyr" w:date="2019-02-19T23:11:56Z">
        <w:r>
          <w:rPr>
            <w:rFonts w:hint="eastAsia" w:ascii="Times New Roman" w:hAnsi="Times New Roman" w:cs="Times New Roman"/>
            <w:color w:val="000000"/>
            <w:lang w:val="en-US" w:eastAsia="zh-CN"/>
          </w:rPr>
          <w:t>d</w:t>
        </w:r>
      </w:ins>
      <w:ins w:id="859" w:author="lv-xyr" w:date="2019-02-19T23:12:05Z">
        <w:r>
          <w:rPr>
            <w:rFonts w:hint="eastAsia" w:ascii="Times New Roman" w:hAnsi="Times New Roman" w:cs="Times New Roman"/>
            <w:color w:val="000000"/>
          </w:rPr>
          <w:t xml:space="preserve"> coal</w:t>
        </w:r>
      </w:ins>
      <w:r>
        <w:rPr>
          <w:rFonts w:hint="eastAsia" w:ascii="Times New Roman" w:hAnsi="Times New Roman" w:cs="Times New Roman"/>
          <w:color w:val="000000"/>
        </w:rPr>
        <w:t xml:space="preserve"> </w:t>
      </w:r>
      <w:del w:id="860" w:author="lv-xyr" w:date="2019-02-19T23:12:08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 xml:space="preserve">pyrolysis test </w:t>
      </w:r>
      <w:del w:id="861" w:author="lv-xyr" w:date="2019-02-19T23:12:13Z">
        <w:r>
          <w:rPr>
            <w:rFonts w:hint="eastAsia" w:ascii="Times New Roman" w:hAnsi="Times New Roman" w:cs="Times New Roman"/>
            <w:color w:val="000000"/>
          </w:rPr>
          <w:delText xml:space="preserve">of coal </w:delText>
        </w:r>
      </w:del>
      <w:r>
        <w:rPr>
          <w:rFonts w:hint="eastAsia" w:ascii="Times New Roman" w:hAnsi="Times New Roman" w:cs="Times New Roman"/>
          <w:color w:val="000000"/>
        </w:rPr>
        <w:t xml:space="preserve">or </w:t>
      </w:r>
      <w:del w:id="862" w:author="lv-xyr" w:date="2019-02-19T23:12:21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pyrolysis simulation test of coal macromolecules</w:t>
      </w:r>
      <w:ins w:id="863" w:author="lv-xyr" w:date="2019-02-19T23:12:58Z">
        <w:r>
          <w:rPr>
            <w:rFonts w:hint="eastAsia" w:ascii="Times New Roman" w:hAnsi="Times New Roman" w:cs="Times New Roman"/>
            <w:color w:val="000000"/>
            <w:lang w:val="en-US" w:eastAsia="zh-CN"/>
          </w:rPr>
          <w:t xml:space="preserve"> </w:t>
        </w:r>
      </w:ins>
      <w:ins w:id="864" w:author="lv-xyr" w:date="2019-02-19T23:13:15Z">
        <w:r>
          <w:rPr>
            <w:rFonts w:hint="eastAsia" w:ascii="Times New Roman" w:hAnsi="Times New Roman" w:cs="Times New Roman"/>
            <w:color w:val="000000"/>
            <w:lang w:val="en-US" w:eastAsia="zh-CN"/>
          </w:rPr>
          <w:t>in</w:t>
        </w:r>
      </w:ins>
      <w:ins w:id="865" w:author="lv-xyr" w:date="2019-02-19T23:13:16Z">
        <w:r>
          <w:rPr>
            <w:rFonts w:hint="eastAsia" w:ascii="Times New Roman" w:hAnsi="Times New Roman" w:cs="Times New Roman"/>
            <w:color w:val="000000"/>
            <w:lang w:val="en-US" w:eastAsia="zh-CN"/>
          </w:rPr>
          <w:t>divi</w:t>
        </w:r>
      </w:ins>
      <w:ins w:id="866" w:author="lv-xyr" w:date="2019-02-19T23:13:17Z">
        <w:r>
          <w:rPr>
            <w:rFonts w:hint="eastAsia" w:ascii="Times New Roman" w:hAnsi="Times New Roman" w:cs="Times New Roman"/>
            <w:color w:val="000000"/>
            <w:lang w:val="en-US" w:eastAsia="zh-CN"/>
          </w:rPr>
          <w:t>dua</w:t>
        </w:r>
      </w:ins>
      <w:ins w:id="867" w:author="lv-xyr" w:date="2019-02-19T23:13:18Z">
        <w:r>
          <w:rPr>
            <w:rFonts w:hint="eastAsia" w:ascii="Times New Roman" w:hAnsi="Times New Roman" w:cs="Times New Roman"/>
            <w:color w:val="000000"/>
            <w:lang w:val="en-US" w:eastAsia="zh-CN"/>
          </w:rPr>
          <w:t>lly</w:t>
        </w:r>
      </w:ins>
      <w:del w:id="868" w:author="lv-xyr" w:date="2019-02-19T23:13:34Z">
        <w:r>
          <w:rPr>
            <w:rFonts w:hint="eastAsia" w:ascii="Times New Roman" w:hAnsi="Times New Roman" w:cs="Times New Roman"/>
            <w:color w:val="000000"/>
          </w:rPr>
          <w:delText>. For this reason</w:delText>
        </w:r>
      </w:del>
      <w:r>
        <w:rPr>
          <w:rFonts w:hint="eastAsia" w:ascii="Times New Roman" w:hAnsi="Times New Roman" w:cs="Times New Roman"/>
          <w:color w:val="000000"/>
        </w:rPr>
        <w:t xml:space="preserve">, </w:t>
      </w:r>
      <w:ins w:id="869" w:author="lv-xyr" w:date="2019-02-19T23:13:40Z">
        <w:r>
          <w:rPr>
            <w:rFonts w:hint="eastAsia" w:ascii="Times New Roman" w:hAnsi="Times New Roman" w:cs="Times New Roman"/>
            <w:color w:val="000000"/>
            <w:lang w:val="en-US" w:eastAsia="zh-CN"/>
          </w:rPr>
          <w:t>t</w:t>
        </w:r>
      </w:ins>
      <w:ins w:id="870" w:author="lv-xyr" w:date="2019-02-19T23:13:41Z">
        <w:r>
          <w:rPr>
            <w:rFonts w:hint="eastAsia" w:ascii="Times New Roman" w:hAnsi="Times New Roman" w:cs="Times New Roman"/>
            <w:color w:val="000000"/>
            <w:lang w:val="en-US" w:eastAsia="zh-CN"/>
          </w:rPr>
          <w:t xml:space="preserve">hus </w:t>
        </w:r>
      </w:ins>
      <w:r>
        <w:rPr>
          <w:rFonts w:hint="eastAsia" w:ascii="Times New Roman" w:hAnsi="Times New Roman" w:cs="Times New Roman"/>
          <w:color w:val="000000"/>
        </w:rPr>
        <w:t xml:space="preserve">we try to combine the </w:t>
      </w:r>
      <w:del w:id="871" w:author="lv-xyr" w:date="2019-02-19T23:14:16Z">
        <w:r>
          <w:rPr>
            <w:rFonts w:hint="eastAsia" w:ascii="Times New Roman" w:hAnsi="Times New Roman" w:cs="Times New Roman"/>
            <w:color w:val="000000"/>
            <w:lang w:val="en-US"/>
          </w:rPr>
          <w:delText>pyrolysis simulation test of coal macromolecules with the pyrolysis test of coal</w:delText>
        </w:r>
      </w:del>
      <w:ins w:id="872" w:author="lv-xyr" w:date="2019-02-19T23:14:16Z">
        <w:r>
          <w:rPr>
            <w:rFonts w:hint="eastAsia" w:ascii="Times New Roman" w:hAnsi="Times New Roman" w:cs="Times New Roman"/>
            <w:color w:val="000000"/>
            <w:lang w:val="en-US" w:eastAsia="zh-CN"/>
          </w:rPr>
          <w:t>tw</w:t>
        </w:r>
      </w:ins>
      <w:ins w:id="873" w:author="lv-xyr" w:date="2019-02-19T23:14:17Z">
        <w:r>
          <w:rPr>
            <w:rFonts w:hint="eastAsia" w:ascii="Times New Roman" w:hAnsi="Times New Roman" w:cs="Times New Roman"/>
            <w:color w:val="000000"/>
            <w:lang w:val="en-US" w:eastAsia="zh-CN"/>
          </w:rPr>
          <w:t>o</w:t>
        </w:r>
      </w:ins>
      <w:ins w:id="874" w:author="lv-xyr" w:date="2019-02-19T23:14:18Z">
        <w:r>
          <w:rPr>
            <w:rFonts w:hint="eastAsia" w:ascii="Times New Roman" w:hAnsi="Times New Roman" w:cs="Times New Roman"/>
            <w:color w:val="000000"/>
            <w:lang w:val="en-US" w:eastAsia="zh-CN"/>
          </w:rPr>
          <w:t xml:space="preserve"> </w:t>
        </w:r>
      </w:ins>
      <w:ins w:id="875" w:author="lv-xyr" w:date="2019-02-19T23:14:47Z">
        <w:r>
          <w:rPr>
            <w:rFonts w:hint="eastAsia" w:ascii="Times New Roman" w:hAnsi="Times New Roman" w:cs="Times New Roman"/>
            <w:color w:val="000000"/>
            <w:lang w:val="en-US" w:eastAsia="zh-CN"/>
          </w:rPr>
          <w:t>and</w:t>
        </w:r>
      </w:ins>
      <w:ins w:id="876" w:author="lv-xyr" w:date="2019-02-19T23:14:56Z">
        <w:r>
          <w:rPr>
            <w:rFonts w:hint="eastAsia" w:ascii="Times New Roman" w:hAnsi="Times New Roman" w:cs="Times New Roman"/>
            <w:color w:val="000000"/>
          </w:rPr>
          <w:t xml:space="preserve"> analyze</w:t>
        </w:r>
      </w:ins>
      <w:ins w:id="877" w:author="lv-xyr" w:date="2019-02-19T23:15:02Z">
        <w:r>
          <w:rPr>
            <w:rFonts w:hint="eastAsia" w:ascii="Times New Roman" w:hAnsi="Times New Roman" w:cs="Times New Roman"/>
            <w:color w:val="000000"/>
            <w:lang w:val="en-US" w:eastAsia="zh-CN"/>
          </w:rPr>
          <w:t xml:space="preserve"> </w:t>
        </w:r>
      </w:ins>
      <w:del w:id="878" w:author="lv-xyr" w:date="2019-02-19T23:15:01Z">
        <w:r>
          <w:rPr>
            <w:rFonts w:hint="eastAsia" w:ascii="Times New Roman" w:hAnsi="Times New Roman" w:cs="Times New Roman"/>
            <w:color w:val="000000"/>
          </w:rPr>
          <w:delText xml:space="preserve">, and </w:delText>
        </w:r>
      </w:del>
      <w:r>
        <w:rPr>
          <w:rFonts w:hint="eastAsia" w:ascii="Times New Roman" w:hAnsi="Times New Roman" w:cs="Times New Roman"/>
          <w:color w:val="000000"/>
        </w:rPr>
        <w:t>its main product</w:t>
      </w:r>
      <w:del w:id="879" w:author="lv-xyr" w:date="2019-02-19T23:15:16Z">
        <w:r>
          <w:rPr>
            <w:rFonts w:hint="eastAsia" w:ascii="Times New Roman" w:hAnsi="Times New Roman" w:cs="Times New Roman"/>
            <w:color w:val="000000"/>
            <w:lang w:val="en-US"/>
          </w:rPr>
          <w:delText>s. M</w:delText>
        </w:r>
      </w:del>
      <w:ins w:id="880" w:author="lv-xyr" w:date="2019-02-19T23:15:16Z">
        <w:r>
          <w:rPr>
            <w:rFonts w:hint="eastAsia" w:ascii="Times New Roman" w:hAnsi="Times New Roman" w:cs="Times New Roman"/>
            <w:color w:val="000000"/>
            <w:lang w:val="en-US" w:eastAsia="zh-CN"/>
          </w:rPr>
          <w:t>,</w:t>
        </w:r>
      </w:ins>
      <w:ins w:id="881" w:author="lv-xyr" w:date="2019-02-19T23:15:17Z">
        <w:r>
          <w:rPr>
            <w:rFonts w:hint="eastAsia" w:ascii="Times New Roman" w:hAnsi="Times New Roman" w:cs="Times New Roman"/>
            <w:color w:val="000000"/>
            <w:lang w:val="en-US" w:eastAsia="zh-CN"/>
          </w:rPr>
          <w:t xml:space="preserve"> </w:t>
        </w:r>
      </w:ins>
      <w:ins w:id="882" w:author="lv-xyr" w:date="2019-02-19T23:15:18Z">
        <w:r>
          <w:rPr>
            <w:rFonts w:hint="eastAsia" w:ascii="Times New Roman" w:hAnsi="Times New Roman" w:cs="Times New Roman"/>
            <w:color w:val="000000"/>
            <w:lang w:val="en-US" w:eastAsia="zh-CN"/>
          </w:rPr>
          <w:t>m</w:t>
        </w:r>
      </w:ins>
      <w:r>
        <w:rPr>
          <w:rFonts w:hint="eastAsia" w:ascii="Times New Roman" w:hAnsi="Times New Roman" w:cs="Times New Roman"/>
          <w:color w:val="000000"/>
        </w:rPr>
        <w:t xml:space="preserve">ethane </w:t>
      </w:r>
      <w:del w:id="883" w:author="lv-xyr" w:date="2019-02-19T23:15:46Z">
        <w:r>
          <w:rPr>
            <w:rFonts w:hint="eastAsia" w:ascii="Times New Roman" w:hAnsi="Times New Roman" w:cs="Times New Roman"/>
            <w:color w:val="000000"/>
            <w:lang w:val="en-US"/>
          </w:rPr>
          <w:delText>is analyzed and</w:delText>
        </w:r>
      </w:del>
      <w:ins w:id="884" w:author="lv-xyr" w:date="2019-02-19T23:15:46Z">
        <w:r>
          <w:rPr>
            <w:rFonts w:hint="eastAsia" w:ascii="Times New Roman" w:hAnsi="Times New Roman" w:cs="Times New Roman"/>
            <w:color w:val="000000"/>
            <w:lang w:val="en-US" w:eastAsia="zh-CN"/>
          </w:rPr>
          <w:t xml:space="preserve">so as </w:t>
        </w:r>
      </w:ins>
      <w:ins w:id="885" w:author="lv-xyr" w:date="2019-02-19T23:15:47Z">
        <w:r>
          <w:rPr>
            <w:rFonts w:hint="eastAsia" w:ascii="Times New Roman" w:hAnsi="Times New Roman" w:cs="Times New Roman"/>
            <w:color w:val="000000"/>
            <w:lang w:val="en-US" w:eastAsia="zh-CN"/>
          </w:rPr>
          <w:t xml:space="preserve">to </w:t>
        </w:r>
      </w:ins>
      <w:ins w:id="886" w:author="lv-xyr" w:date="2019-02-19T23:16:09Z">
        <w:r>
          <w:rPr>
            <w:rFonts w:hint="eastAsia" w:ascii="Times New Roman" w:hAnsi="Times New Roman" w:cs="Times New Roman"/>
            <w:color w:val="000000"/>
            <w:lang w:val="en-US" w:eastAsia="zh-CN"/>
          </w:rPr>
          <w:t>exp</w:t>
        </w:r>
      </w:ins>
      <w:ins w:id="887" w:author="lv-xyr" w:date="2019-02-19T23:16:10Z">
        <w:r>
          <w:rPr>
            <w:rFonts w:hint="eastAsia" w:ascii="Times New Roman" w:hAnsi="Times New Roman" w:cs="Times New Roman"/>
            <w:color w:val="000000"/>
            <w:lang w:val="en-US" w:eastAsia="zh-CN"/>
          </w:rPr>
          <w:t>lore</w:t>
        </w:r>
      </w:ins>
      <w:r>
        <w:rPr>
          <w:rFonts w:hint="eastAsia" w:ascii="Times New Roman" w:hAnsi="Times New Roman" w:cs="Times New Roman"/>
          <w:color w:val="000000"/>
        </w:rPr>
        <w:t xml:space="preserve"> </w:t>
      </w:r>
      <w:del w:id="888" w:author="lv-xyr" w:date="2019-02-19T23:17:14Z">
        <w:r>
          <w:rPr>
            <w:rFonts w:hint="eastAsia" w:ascii="Times New Roman" w:hAnsi="Times New Roman" w:cs="Times New Roman"/>
            <w:color w:val="000000"/>
            <w:lang w:val="en-US"/>
          </w:rPr>
          <w:delText>a</w:delText>
        </w:r>
      </w:del>
      <w:ins w:id="889" w:author="lv-xyr" w:date="2019-02-19T23:17:14Z">
        <w:r>
          <w:rPr>
            <w:rFonts w:hint="eastAsia" w:ascii="Times New Roman" w:hAnsi="Times New Roman" w:cs="Times New Roman"/>
            <w:color w:val="000000"/>
            <w:lang w:val="en-US" w:eastAsia="zh-CN"/>
          </w:rPr>
          <w:t>t</w:t>
        </w:r>
      </w:ins>
      <w:ins w:id="890" w:author="lv-xyr" w:date="2019-02-19T23:17:16Z">
        <w:r>
          <w:rPr>
            <w:rFonts w:hint="eastAsia" w:ascii="Times New Roman" w:hAnsi="Times New Roman" w:cs="Times New Roman"/>
            <w:color w:val="000000"/>
            <w:lang w:val="en-US" w:eastAsia="zh-CN"/>
          </w:rPr>
          <w:t>he</w:t>
        </w:r>
      </w:ins>
      <w:r>
        <w:rPr>
          <w:rFonts w:hint="eastAsia" w:ascii="Times New Roman" w:hAnsi="Times New Roman" w:cs="Times New Roman"/>
          <w:color w:val="000000"/>
        </w:rPr>
        <w:t xml:space="preserve"> certain correspond</w:t>
      </w:r>
      <w:del w:id="891" w:author="lv-xyr" w:date="2019-02-19T23:17:38Z">
        <w:r>
          <w:rPr>
            <w:rFonts w:hint="eastAsia" w:ascii="Times New Roman" w:hAnsi="Times New Roman" w:cs="Times New Roman"/>
            <w:color w:val="000000"/>
            <w:lang w:val="en-US"/>
          </w:rPr>
          <w:delText>ence</w:delText>
        </w:r>
      </w:del>
      <w:ins w:id="892" w:author="lv-xyr" w:date="2019-02-19T23:17:38Z">
        <w:r>
          <w:rPr>
            <w:rFonts w:hint="eastAsia" w:ascii="Times New Roman" w:hAnsi="Times New Roman" w:cs="Times New Roman"/>
            <w:color w:val="000000"/>
            <w:lang w:val="en-US" w:eastAsia="zh-CN"/>
          </w:rPr>
          <w:t>ing</w:t>
        </w:r>
      </w:ins>
      <w:ins w:id="893" w:author="lv-xyr" w:date="2019-02-19T23:17:39Z">
        <w:r>
          <w:rPr>
            <w:rFonts w:hint="eastAsia" w:ascii="Times New Roman" w:hAnsi="Times New Roman" w:cs="Times New Roman"/>
            <w:color w:val="000000"/>
            <w:lang w:val="en-US" w:eastAsia="zh-CN"/>
          </w:rPr>
          <w:t xml:space="preserve"> re</w:t>
        </w:r>
      </w:ins>
      <w:ins w:id="894" w:author="lv-xyr" w:date="2019-02-19T23:17:40Z">
        <w:r>
          <w:rPr>
            <w:rFonts w:hint="eastAsia" w:ascii="Times New Roman" w:hAnsi="Times New Roman" w:cs="Times New Roman"/>
            <w:color w:val="000000"/>
            <w:lang w:val="en-US" w:eastAsia="zh-CN"/>
          </w:rPr>
          <w:t>latio</w:t>
        </w:r>
      </w:ins>
      <w:ins w:id="895" w:author="lv-xyr" w:date="2019-02-19T23:17:41Z">
        <w:r>
          <w:rPr>
            <w:rFonts w:hint="eastAsia" w:ascii="Times New Roman" w:hAnsi="Times New Roman" w:cs="Times New Roman"/>
            <w:color w:val="000000"/>
            <w:lang w:val="en-US" w:eastAsia="zh-CN"/>
          </w:rPr>
          <w:t>nship</w:t>
        </w:r>
      </w:ins>
      <w:r>
        <w:rPr>
          <w:rFonts w:hint="eastAsia" w:ascii="Times New Roman" w:hAnsi="Times New Roman" w:cs="Times New Roman"/>
          <w:color w:val="000000"/>
        </w:rPr>
        <w:t xml:space="preserve"> </w:t>
      </w:r>
      <w:del w:id="896" w:author="lv-xyr" w:date="2019-02-19T23:17:46Z">
        <w:r>
          <w:rPr>
            <w:rFonts w:hint="eastAsia" w:ascii="Times New Roman" w:hAnsi="Times New Roman" w:cs="Times New Roman"/>
            <w:color w:val="000000"/>
          </w:rPr>
          <w:delText xml:space="preserve">is found </w:delText>
        </w:r>
      </w:del>
      <w:r>
        <w:rPr>
          <w:rFonts w:hint="eastAsia" w:ascii="Times New Roman" w:hAnsi="Times New Roman" w:cs="Times New Roman"/>
          <w:color w:val="000000"/>
        </w:rPr>
        <w:t>between the two.</w:t>
      </w:r>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szCs w:val="21"/>
        </w:rPr>
        <w:t>本文构建了东曲2号</w:t>
      </w:r>
      <w:r>
        <w:rPr>
          <w:rFonts w:hint="eastAsia" w:ascii="Times New Roman" w:hAnsi="Times New Roman" w:cs="Times New Roman"/>
          <w:szCs w:val="21"/>
        </w:rPr>
        <w:t>原</w:t>
      </w:r>
      <w:r>
        <w:rPr>
          <w:rFonts w:ascii="Times New Roman" w:hAnsi="Times New Roman" w:cs="Times New Roman"/>
          <w:szCs w:val="21"/>
        </w:rPr>
        <w:t>煤</w:t>
      </w:r>
      <w:r>
        <w:rPr>
          <w:rFonts w:hint="eastAsia" w:ascii="Times New Roman" w:hAnsi="Times New Roman" w:cs="Times New Roman"/>
          <w:szCs w:val="21"/>
        </w:rPr>
        <w:t>大</w:t>
      </w:r>
      <w:r>
        <w:rPr>
          <w:rFonts w:ascii="Times New Roman" w:hAnsi="Times New Roman" w:cs="Times New Roman"/>
          <w:szCs w:val="21"/>
        </w:rPr>
        <w:t>分子结构模型，</w:t>
      </w:r>
      <w:r>
        <w:rPr>
          <w:rFonts w:hint="eastAsia" w:ascii="Times New Roman" w:hAnsi="Times New Roman" w:cs="Times New Roman"/>
          <w:szCs w:val="21"/>
        </w:rPr>
        <w:t>对此模型进行热解模拟分析后，</w:t>
      </w:r>
      <w:r>
        <w:rPr>
          <w:rFonts w:ascii="Times New Roman" w:hAnsi="Times New Roman" w:cs="Times New Roman"/>
          <w:szCs w:val="21"/>
        </w:rPr>
        <w:t>使用热重-质谱联用技术对样品进行热解试验及验证，为煤的热解过程提供更深层次的认识。本次工作基于ADF</w:t>
      </w:r>
      <w:r>
        <w:rPr>
          <w:rFonts w:hint="eastAsia" w:ascii="Times New Roman" w:hAnsi="Times New Roman" w:cs="Times New Roman"/>
          <w:szCs w:val="21"/>
        </w:rPr>
        <w:t>集成软件</w:t>
      </w:r>
      <w:r>
        <w:rPr>
          <w:rFonts w:ascii="Times New Roman" w:hAnsi="Times New Roman" w:cs="Times New Roman"/>
          <w:szCs w:val="21"/>
        </w:rPr>
        <w:t>中的ReaxFF反应力场，对此模型进行单个大分子的热反应性模拟，模拟终止温度为3000K。</w:t>
      </w:r>
      <w:r>
        <w:rPr>
          <w:rFonts w:ascii="Times New Roman" w:hAnsi="Times New Roman" w:cs="Times New Roman"/>
          <w:szCs w:val="21"/>
          <w:highlight w:val="yellow"/>
          <w:rPrChange w:id="897" w:author="lv-xyr" w:date="2019-02-20T23:23:47Z">
            <w:rPr>
              <w:rFonts w:ascii="Times New Roman" w:hAnsi="Times New Roman" w:cs="Times New Roman"/>
              <w:szCs w:val="21"/>
            </w:rPr>
          </w:rPrChange>
        </w:rPr>
        <w:t>在模拟过程中，根据热解过程中不同类型化学键断裂的位置，得到不同温度下侧链官能团键断裂的过程，从微观角度描述煤的热解过程</w:t>
      </w:r>
      <w:r>
        <w:rPr>
          <w:rFonts w:ascii="Times New Roman" w:hAnsi="Times New Roman" w:cs="Times New Roman"/>
          <w:szCs w:val="21"/>
        </w:rPr>
        <w:t>。由于煤以聚集形态</w:t>
      </w:r>
      <w:r>
        <w:rPr>
          <w:rFonts w:ascii="Times New Roman" w:hAnsi="Times New Roman" w:cs="Times New Roman"/>
          <w:szCs w:val="21"/>
          <w:vertAlign w:val="superscript"/>
        </w:rPr>
        <w:t>[15]</w:t>
      </w:r>
      <w:r>
        <w:rPr>
          <w:rFonts w:ascii="Times New Roman" w:hAnsi="Times New Roman" w:cs="Times New Roman"/>
          <w:szCs w:val="21"/>
        </w:rPr>
        <w:t>存在，热解过程中单个分子的热解会受到其他分子的影响，本次工作同时进行了5个大分子组成的分子团的热反应模拟，终止温度为3000K，分析了分子团热解模拟过程中甲烷生成</w:t>
      </w:r>
      <w:r>
        <w:rPr>
          <w:rFonts w:hint="eastAsia" w:ascii="Times New Roman" w:hAnsi="Times New Roman" w:cs="Times New Roman"/>
          <w:szCs w:val="21"/>
        </w:rPr>
        <w:t>的</w:t>
      </w:r>
      <w:r>
        <w:rPr>
          <w:rFonts w:ascii="Times New Roman" w:hAnsi="Times New Roman" w:cs="Times New Roman"/>
          <w:szCs w:val="21"/>
        </w:rPr>
        <w:t>反应类型，为煤热解过程中甲烷的来源提供理论依据。除此之外，本次工作还包括使用热重-质谱联用仪(TG/MS)进行热解试验，获得样品热解过程中的失重曲线</w:t>
      </w:r>
      <w:r>
        <w:rPr>
          <w:rFonts w:ascii="Times New Roman" w:hAnsi="Times New Roman" w:cs="Times New Roman"/>
          <w:szCs w:val="21"/>
          <w:vertAlign w:val="superscript"/>
        </w:rPr>
        <w:t>[16]</w:t>
      </w:r>
      <w:r>
        <w:rPr>
          <w:rFonts w:ascii="Times New Roman" w:hAnsi="Times New Roman" w:cs="Times New Roman"/>
          <w:szCs w:val="21"/>
        </w:rPr>
        <w:t>及甲烷的析出速率曲线</w:t>
      </w:r>
      <w:r>
        <w:rPr>
          <w:rFonts w:ascii="Times New Roman" w:hAnsi="Times New Roman" w:cs="Times New Roman"/>
          <w:szCs w:val="21"/>
          <w:vertAlign w:val="superscript"/>
        </w:rPr>
        <w:t>[9]</w:t>
      </w:r>
      <w:r>
        <w:rPr>
          <w:rFonts w:ascii="Times New Roman" w:hAnsi="Times New Roman" w:cs="Times New Roman"/>
          <w:szCs w:val="21"/>
        </w:rPr>
        <w:t>，分析二者关系来获得甲烷生成在模拟和试验条件下的关系。</w:t>
      </w:r>
    </w:p>
    <w:p>
      <w:pPr>
        <w:spacing w:line="312" w:lineRule="atLeast"/>
        <w:ind w:firstLine="420" w:firstLineChars="200"/>
        <w:outlineLvl w:val="0"/>
        <w:rPr>
          <w:rFonts w:ascii="Times New Roman" w:hAnsi="Times New Roman" w:cs="Times New Roman"/>
        </w:rPr>
      </w:pPr>
      <w:r>
        <w:rPr>
          <w:rFonts w:hint="eastAsia" w:ascii="Times New Roman" w:hAnsi="Times New Roman" w:cs="Times New Roman"/>
        </w:rPr>
        <w:t xml:space="preserve">In this paper, </w:t>
      </w:r>
      <w:ins w:id="898" w:author="lv-xyr" w:date="2019-02-20T21:42:00Z">
        <w:r>
          <w:rPr>
            <w:rFonts w:hint="eastAsia" w:ascii="Times New Roman" w:hAnsi="Times New Roman" w:cs="Times New Roman"/>
            <w:lang w:val="en-US" w:eastAsia="zh-CN"/>
          </w:rPr>
          <w:t>authors</w:t>
        </w:r>
      </w:ins>
      <w:ins w:id="899" w:author="lv-xyr" w:date="2019-02-20T21:42:02Z">
        <w:r>
          <w:rPr>
            <w:rFonts w:hint="eastAsia" w:ascii="Times New Roman" w:hAnsi="Times New Roman" w:cs="Times New Roman"/>
            <w:lang w:val="en-US" w:eastAsia="zh-CN"/>
          </w:rPr>
          <w:t xml:space="preserve"> </w:t>
        </w:r>
      </w:ins>
      <w:ins w:id="900" w:author="lv-xyr" w:date="2019-02-20T21:42:24Z">
        <w:r>
          <w:rPr>
            <w:rFonts w:hint="eastAsia" w:ascii="Times New Roman" w:hAnsi="Times New Roman" w:cs="Times New Roman"/>
            <w:lang w:val="en-US" w:eastAsia="zh-CN"/>
          </w:rPr>
          <w:t>at f</w:t>
        </w:r>
      </w:ins>
      <w:ins w:id="901" w:author="lv-xyr" w:date="2019-02-20T21:42:26Z">
        <w:r>
          <w:rPr>
            <w:rFonts w:hint="eastAsia" w:ascii="Times New Roman" w:hAnsi="Times New Roman" w:cs="Times New Roman"/>
            <w:lang w:val="en-US" w:eastAsia="zh-CN"/>
          </w:rPr>
          <w:t>i</w:t>
        </w:r>
      </w:ins>
      <w:ins w:id="902" w:author="lv-xyr" w:date="2019-02-20T21:42:28Z">
        <w:r>
          <w:rPr>
            <w:rFonts w:hint="eastAsia" w:ascii="Times New Roman" w:hAnsi="Times New Roman" w:cs="Times New Roman"/>
            <w:lang w:val="en-US" w:eastAsia="zh-CN"/>
          </w:rPr>
          <w:t>rst</w:t>
        </w:r>
      </w:ins>
      <w:ins w:id="903" w:author="lv-xyr" w:date="2019-02-20T21:42:29Z">
        <w:r>
          <w:rPr>
            <w:rFonts w:hint="eastAsia" w:ascii="Times New Roman" w:hAnsi="Times New Roman" w:cs="Times New Roman"/>
            <w:lang w:val="en-US" w:eastAsia="zh-CN"/>
          </w:rPr>
          <w:t xml:space="preserve"> </w:t>
        </w:r>
      </w:ins>
      <w:ins w:id="904" w:author="lv-xyr" w:date="2019-02-20T21:42:37Z">
        <w:r>
          <w:rPr>
            <w:rFonts w:hint="eastAsia" w:ascii="Times New Roman" w:hAnsi="Times New Roman" w:cs="Times New Roman"/>
          </w:rPr>
          <w:t>constructed</w:t>
        </w:r>
      </w:ins>
      <w:del w:id="905" w:author="lv-xyr" w:date="2019-02-20T21:42:50Z">
        <w:r>
          <w:rPr>
            <w:rFonts w:hint="eastAsia" w:ascii="Times New Roman" w:hAnsi="Times New Roman" w:cs="Times New Roman"/>
          </w:rPr>
          <w:delText>the</w:delText>
        </w:r>
      </w:del>
      <w:r>
        <w:rPr>
          <w:rFonts w:hint="eastAsia" w:ascii="Times New Roman" w:hAnsi="Times New Roman" w:cs="Times New Roman"/>
        </w:rPr>
        <w:t xml:space="preserve"> </w:t>
      </w:r>
      <w:del w:id="906" w:author="lv-xyr" w:date="2019-02-20T21:43:58Z">
        <w:r>
          <w:rPr>
            <w:rFonts w:hint="eastAsia" w:ascii="Times New Roman" w:hAnsi="Times New Roman" w:cs="Times New Roman"/>
            <w:lang w:val="en-US"/>
          </w:rPr>
          <w:delText>large</w:delText>
        </w:r>
      </w:del>
      <w:ins w:id="907" w:author="lv-xyr" w:date="2019-02-20T21:43:58Z">
        <w:r>
          <w:rPr>
            <w:rFonts w:hint="eastAsia" w:ascii="Times New Roman" w:hAnsi="Times New Roman" w:cs="Times New Roman"/>
            <w:lang w:val="en-US" w:eastAsia="zh-CN"/>
          </w:rPr>
          <w:t>macr</w:t>
        </w:r>
      </w:ins>
      <w:ins w:id="908" w:author="lv-xyr" w:date="2019-02-20T21:43:59Z">
        <w:r>
          <w:rPr>
            <w:rFonts w:hint="eastAsia" w:ascii="Times New Roman" w:hAnsi="Times New Roman" w:cs="Times New Roman"/>
            <w:lang w:val="en-US" w:eastAsia="zh-CN"/>
          </w:rPr>
          <w:t>o</w:t>
        </w:r>
      </w:ins>
      <w:del w:id="909" w:author="lv-xyr" w:date="2019-02-20T21:44:04Z">
        <w:r>
          <w:rPr>
            <w:rFonts w:hint="eastAsia" w:ascii="Times New Roman" w:hAnsi="Times New Roman" w:cs="Times New Roman"/>
          </w:rPr>
          <w:delText>-</w:delText>
        </w:r>
      </w:del>
      <w:r>
        <w:rPr>
          <w:rFonts w:hint="eastAsia" w:ascii="Times New Roman" w:hAnsi="Times New Roman" w:cs="Times New Roman"/>
        </w:rPr>
        <w:t>molecular structure model of</w:t>
      </w:r>
      <w:ins w:id="910" w:author="lv-xyr" w:date="2019-02-20T21:43:00Z">
        <w:r>
          <w:rPr>
            <w:rFonts w:hint="eastAsia" w:ascii="Times New Roman" w:hAnsi="Times New Roman" w:cs="Times New Roman"/>
          </w:rPr>
          <w:t xml:space="preserve"> No.2</w:t>
        </w:r>
      </w:ins>
      <w:r>
        <w:rPr>
          <w:rFonts w:hint="eastAsia" w:ascii="Times New Roman" w:hAnsi="Times New Roman" w:cs="Times New Roman"/>
        </w:rPr>
        <w:t xml:space="preserve"> Dongqu</w:t>
      </w:r>
      <w:del w:id="911" w:author="lv-xyr" w:date="2019-02-20T21:43:00Z">
        <w:r>
          <w:rPr>
            <w:rFonts w:hint="eastAsia" w:ascii="Times New Roman" w:hAnsi="Times New Roman" w:cs="Times New Roman"/>
          </w:rPr>
          <w:delText xml:space="preserve"> No.2</w:delText>
        </w:r>
      </w:del>
      <w:r>
        <w:rPr>
          <w:rFonts w:hint="eastAsia" w:ascii="Times New Roman" w:hAnsi="Times New Roman" w:cs="Times New Roman"/>
        </w:rPr>
        <w:t xml:space="preserve"> </w:t>
      </w:r>
      <w:del w:id="912" w:author="lv-xyr" w:date="2019-02-20T21:44:47Z">
        <w:r>
          <w:rPr>
            <w:rFonts w:hint="eastAsia" w:ascii="Times New Roman" w:hAnsi="Times New Roman" w:cs="Times New Roman"/>
            <w:lang w:val="en-US"/>
          </w:rPr>
          <w:delText xml:space="preserve">was </w:delText>
        </w:r>
      </w:del>
      <w:ins w:id="913" w:author="lv-xyr" w:date="2019-02-20T21:44:47Z">
        <w:r>
          <w:rPr>
            <w:rFonts w:hint="eastAsia" w:ascii="Times New Roman" w:hAnsi="Times New Roman" w:cs="Times New Roman"/>
            <w:lang w:val="en-US" w:eastAsia="zh-CN"/>
          </w:rPr>
          <w:t>raw</w:t>
        </w:r>
      </w:ins>
      <w:ins w:id="914" w:author="lv-xyr" w:date="2019-02-20T21:44:48Z">
        <w:r>
          <w:rPr>
            <w:rFonts w:hint="eastAsia" w:ascii="Times New Roman" w:hAnsi="Times New Roman" w:cs="Times New Roman"/>
            <w:lang w:val="en-US" w:eastAsia="zh-CN"/>
          </w:rPr>
          <w:t xml:space="preserve"> c</w:t>
        </w:r>
      </w:ins>
      <w:ins w:id="915" w:author="lv-xyr" w:date="2019-02-20T21:44:49Z">
        <w:r>
          <w:rPr>
            <w:rFonts w:hint="eastAsia" w:ascii="Times New Roman" w:hAnsi="Times New Roman" w:cs="Times New Roman"/>
            <w:lang w:val="en-US" w:eastAsia="zh-CN"/>
          </w:rPr>
          <w:t>oal</w:t>
        </w:r>
      </w:ins>
      <w:ins w:id="916" w:author="lv-xyr" w:date="2019-02-20T21:44:56Z">
        <w:r>
          <w:rPr>
            <w:rFonts w:hint="eastAsia" w:ascii="Times New Roman" w:hAnsi="Times New Roman" w:cs="Times New Roman"/>
            <w:lang w:val="en-US" w:eastAsia="zh-CN"/>
          </w:rPr>
          <w:t xml:space="preserve"> a</w:t>
        </w:r>
      </w:ins>
      <w:ins w:id="917" w:author="lv-xyr" w:date="2019-02-20T21:44:57Z">
        <w:r>
          <w:rPr>
            <w:rFonts w:hint="eastAsia" w:ascii="Times New Roman" w:hAnsi="Times New Roman" w:cs="Times New Roman"/>
            <w:lang w:val="en-US" w:eastAsia="zh-CN"/>
          </w:rPr>
          <w:t xml:space="preserve">nd </w:t>
        </w:r>
      </w:ins>
      <w:ins w:id="918" w:author="lv-xyr" w:date="2019-02-20T21:45:07Z">
        <w:r>
          <w:rPr>
            <w:rFonts w:hint="eastAsia" w:ascii="Times New Roman" w:hAnsi="Times New Roman" w:cs="Times New Roman"/>
            <w:lang w:val="en-US" w:eastAsia="zh-CN"/>
          </w:rPr>
          <w:t>con</w:t>
        </w:r>
      </w:ins>
      <w:ins w:id="919" w:author="lv-xyr" w:date="2019-02-20T21:45:08Z">
        <w:r>
          <w:rPr>
            <w:rFonts w:hint="eastAsia" w:ascii="Times New Roman" w:hAnsi="Times New Roman" w:cs="Times New Roman"/>
            <w:lang w:val="en-US" w:eastAsia="zh-CN"/>
          </w:rPr>
          <w:t>ducted</w:t>
        </w:r>
      </w:ins>
      <w:del w:id="920" w:author="lv-xyr" w:date="2019-02-20T21:42:37Z">
        <w:r>
          <w:rPr>
            <w:rFonts w:hint="eastAsia" w:ascii="Times New Roman" w:hAnsi="Times New Roman" w:cs="Times New Roman"/>
          </w:rPr>
          <w:delText>constructed</w:delText>
        </w:r>
      </w:del>
      <w:r>
        <w:rPr>
          <w:rFonts w:hint="eastAsia" w:ascii="Times New Roman" w:hAnsi="Times New Roman" w:cs="Times New Roman"/>
        </w:rPr>
        <w:t>.</w:t>
      </w:r>
      <w:del w:id="921" w:author="lv-xyr" w:date="2019-02-20T21:45:17Z">
        <w:r>
          <w:rPr>
            <w:rFonts w:hint="eastAsia" w:ascii="Times New Roman" w:hAnsi="Times New Roman" w:cs="Times New Roman"/>
          </w:rPr>
          <w:delText xml:space="preserve"> </w:delText>
        </w:r>
      </w:del>
      <w:del w:id="922" w:author="lv-xyr" w:date="2019-02-20T21:45:13Z">
        <w:r>
          <w:rPr>
            <w:rFonts w:hint="eastAsia" w:ascii="Times New Roman" w:hAnsi="Times New Roman" w:cs="Times New Roman"/>
          </w:rPr>
          <w:delText xml:space="preserve">After </w:delText>
        </w:r>
      </w:del>
      <w:r>
        <w:rPr>
          <w:rFonts w:hint="eastAsia" w:ascii="Times New Roman" w:hAnsi="Times New Roman" w:cs="Times New Roman"/>
        </w:rPr>
        <w:t xml:space="preserve">pyrolysis simulation analysis of this model, </w:t>
      </w:r>
      <w:ins w:id="923" w:author="lv-xyr" w:date="2019-02-20T21:45:40Z">
        <w:r>
          <w:rPr>
            <w:rFonts w:hint="eastAsia" w:ascii="Times New Roman" w:hAnsi="Times New Roman" w:cs="Times New Roman"/>
            <w:lang w:val="en-US" w:eastAsia="zh-CN"/>
          </w:rPr>
          <w:t>an</w:t>
        </w:r>
      </w:ins>
      <w:ins w:id="924" w:author="lv-xyr" w:date="2019-02-20T21:45:41Z">
        <w:r>
          <w:rPr>
            <w:rFonts w:hint="eastAsia" w:ascii="Times New Roman" w:hAnsi="Times New Roman" w:cs="Times New Roman"/>
            <w:lang w:val="en-US" w:eastAsia="zh-CN"/>
          </w:rPr>
          <w:t xml:space="preserve">d </w:t>
        </w:r>
      </w:ins>
      <w:r>
        <w:rPr>
          <w:rFonts w:hint="eastAsia" w:ascii="Times New Roman" w:hAnsi="Times New Roman" w:cs="Times New Roman"/>
        </w:rPr>
        <w:t>the</w:t>
      </w:r>
      <w:ins w:id="925" w:author="lv-xyr" w:date="2019-02-20T21:45:28Z">
        <w:r>
          <w:rPr>
            <w:rFonts w:hint="eastAsia" w:ascii="Times New Roman" w:hAnsi="Times New Roman" w:cs="Times New Roman"/>
            <w:lang w:val="en-US" w:eastAsia="zh-CN"/>
          </w:rPr>
          <w:t>n</w:t>
        </w:r>
      </w:ins>
      <w:ins w:id="926" w:author="lv-xyr" w:date="2019-02-20T21:45:30Z">
        <w:r>
          <w:rPr>
            <w:rFonts w:hint="eastAsia" w:ascii="Times New Roman" w:hAnsi="Times New Roman" w:cs="Times New Roman"/>
            <w:lang w:val="en-US" w:eastAsia="zh-CN"/>
          </w:rPr>
          <w:t xml:space="preserve"> </w:t>
        </w:r>
      </w:ins>
      <w:ins w:id="927" w:author="lv-xyr" w:date="2019-02-20T21:45:32Z">
        <w:r>
          <w:rPr>
            <w:rFonts w:hint="eastAsia" w:ascii="Times New Roman" w:hAnsi="Times New Roman" w:cs="Times New Roman"/>
            <w:lang w:val="en-US" w:eastAsia="zh-CN"/>
          </w:rPr>
          <w:t>t</w:t>
        </w:r>
      </w:ins>
      <w:ins w:id="928" w:author="lv-xyr" w:date="2019-02-20T21:45:36Z">
        <w:r>
          <w:rPr>
            <w:rFonts w:hint="eastAsia" w:ascii="Times New Roman" w:hAnsi="Times New Roman" w:cs="Times New Roman"/>
            <w:lang w:val="en-US" w:eastAsia="zh-CN"/>
          </w:rPr>
          <w:t>h</w:t>
        </w:r>
      </w:ins>
      <w:ins w:id="929" w:author="lv-xyr" w:date="2019-02-20T21:45:37Z">
        <w:r>
          <w:rPr>
            <w:rFonts w:hint="eastAsia" w:ascii="Times New Roman" w:hAnsi="Times New Roman" w:cs="Times New Roman"/>
            <w:lang w:val="en-US" w:eastAsia="zh-CN"/>
          </w:rPr>
          <w:t>ey</w:t>
        </w:r>
      </w:ins>
      <w:r>
        <w:rPr>
          <w:rFonts w:hint="eastAsia" w:ascii="Times New Roman" w:hAnsi="Times New Roman" w:cs="Times New Roman"/>
        </w:rPr>
        <w:t xml:space="preserve"> </w:t>
      </w:r>
      <w:ins w:id="930" w:author="lv-xyr" w:date="2019-02-20T21:45:50Z">
        <w:r>
          <w:rPr>
            <w:rFonts w:hint="eastAsia" w:ascii="Times New Roman" w:hAnsi="Times New Roman" w:cs="Times New Roman"/>
            <w:lang w:val="en-US" w:eastAsia="zh-CN"/>
          </w:rPr>
          <w:t>m</w:t>
        </w:r>
      </w:ins>
      <w:ins w:id="931" w:author="lv-xyr" w:date="2019-02-20T21:45:51Z">
        <w:r>
          <w:rPr>
            <w:rFonts w:hint="eastAsia" w:ascii="Times New Roman" w:hAnsi="Times New Roman" w:cs="Times New Roman"/>
            <w:lang w:val="en-US" w:eastAsia="zh-CN"/>
          </w:rPr>
          <w:t>a</w:t>
        </w:r>
      </w:ins>
      <w:ins w:id="932" w:author="lv-xyr" w:date="2019-02-20T21:45:52Z">
        <w:r>
          <w:rPr>
            <w:rFonts w:hint="eastAsia" w:ascii="Times New Roman" w:hAnsi="Times New Roman" w:cs="Times New Roman"/>
            <w:lang w:val="en-US" w:eastAsia="zh-CN"/>
          </w:rPr>
          <w:t xml:space="preserve">de </w:t>
        </w:r>
      </w:ins>
      <w:r>
        <w:rPr>
          <w:rFonts w:hint="eastAsia" w:ascii="Times New Roman" w:hAnsi="Times New Roman" w:cs="Times New Roman"/>
        </w:rPr>
        <w:t xml:space="preserve">pyrolysis </w:t>
      </w:r>
      <w:del w:id="933" w:author="lv-xyr" w:date="2019-02-20T21:46:02Z">
        <w:r>
          <w:rPr>
            <w:rFonts w:hint="eastAsia" w:ascii="Times New Roman" w:hAnsi="Times New Roman" w:cs="Times New Roman"/>
            <w:lang w:val="en-US"/>
          </w:rPr>
          <w:delText>test</w:delText>
        </w:r>
      </w:del>
      <w:ins w:id="934" w:author="lv-xyr" w:date="2019-02-20T21:46:02Z">
        <w:r>
          <w:rPr>
            <w:rFonts w:hint="eastAsia" w:ascii="Times New Roman" w:hAnsi="Times New Roman" w:cs="Times New Roman"/>
            <w:lang w:val="en-US" w:eastAsia="zh-CN"/>
          </w:rPr>
          <w:t>ex</w:t>
        </w:r>
      </w:ins>
      <w:ins w:id="935" w:author="lv-xyr" w:date="2019-02-20T21:46:03Z">
        <w:r>
          <w:rPr>
            <w:rFonts w:hint="eastAsia" w:ascii="Times New Roman" w:hAnsi="Times New Roman" w:cs="Times New Roman"/>
            <w:lang w:val="en-US" w:eastAsia="zh-CN"/>
          </w:rPr>
          <w:t>p</w:t>
        </w:r>
      </w:ins>
      <w:ins w:id="936" w:author="lv-xyr" w:date="2019-02-20T21:46:04Z">
        <w:r>
          <w:rPr>
            <w:rFonts w:hint="eastAsia" w:ascii="Times New Roman" w:hAnsi="Times New Roman" w:cs="Times New Roman"/>
            <w:lang w:val="en-US" w:eastAsia="zh-CN"/>
          </w:rPr>
          <w:t>erime</w:t>
        </w:r>
      </w:ins>
      <w:ins w:id="937" w:author="lv-xyr" w:date="2019-02-20T21:46:05Z">
        <w:r>
          <w:rPr>
            <w:rFonts w:hint="eastAsia" w:ascii="Times New Roman" w:hAnsi="Times New Roman" w:cs="Times New Roman"/>
            <w:lang w:val="en-US" w:eastAsia="zh-CN"/>
          </w:rPr>
          <w:t>nt</w:t>
        </w:r>
      </w:ins>
      <w:ins w:id="938" w:author="lv-xyr" w:date="2019-02-20T22:12:04Z">
        <w:r>
          <w:rPr>
            <w:rFonts w:hint="eastAsia" w:ascii="Times New Roman" w:hAnsi="Times New Roman" w:cs="Times New Roman"/>
          </w:rPr>
          <w:t xml:space="preserve"> and verification</w:t>
        </w:r>
      </w:ins>
      <w:ins w:id="939" w:author="lv-xyr" w:date="2019-02-20T21:50:47Z">
        <w:r>
          <w:rPr>
            <w:rFonts w:hint="eastAsia" w:ascii="Times New Roman" w:hAnsi="Times New Roman" w:cs="Times New Roman"/>
            <w:lang w:val="en-US" w:eastAsia="zh-CN"/>
          </w:rPr>
          <w:t xml:space="preserve"> </w:t>
        </w:r>
      </w:ins>
      <w:ins w:id="940" w:author="lv-xyr" w:date="2019-02-20T21:50:48Z">
        <w:r>
          <w:rPr>
            <w:rFonts w:hint="eastAsia" w:ascii="Times New Roman" w:hAnsi="Times New Roman" w:cs="Times New Roman"/>
            <w:lang w:val="en-US" w:eastAsia="zh-CN"/>
          </w:rPr>
          <w:t xml:space="preserve">for </w:t>
        </w:r>
      </w:ins>
      <w:ins w:id="941" w:author="lv-xyr" w:date="2019-02-20T21:50:59Z">
        <w:r>
          <w:rPr>
            <w:rFonts w:hint="eastAsia" w:ascii="Times New Roman" w:hAnsi="Times New Roman" w:cs="Times New Roman"/>
            <w:lang w:val="en-US" w:eastAsia="zh-CN"/>
          </w:rPr>
          <w:t>s</w:t>
        </w:r>
      </w:ins>
      <w:ins w:id="942" w:author="lv-xyr" w:date="2019-02-20T21:51:00Z">
        <w:r>
          <w:rPr>
            <w:rFonts w:hint="eastAsia" w:ascii="Times New Roman" w:hAnsi="Times New Roman" w:cs="Times New Roman"/>
            <w:lang w:val="en-US" w:eastAsia="zh-CN"/>
          </w:rPr>
          <w:t>ample</w:t>
        </w:r>
      </w:ins>
      <w:ins w:id="943" w:author="lv-xyr" w:date="2019-02-20T21:51:01Z">
        <w:r>
          <w:rPr>
            <w:rFonts w:hint="eastAsia" w:ascii="Times New Roman" w:hAnsi="Times New Roman" w:cs="Times New Roman"/>
            <w:lang w:val="en-US" w:eastAsia="zh-CN"/>
          </w:rPr>
          <w:t>s</w:t>
        </w:r>
      </w:ins>
      <w:ins w:id="944" w:author="lv-xyr" w:date="2019-02-20T21:52:17Z">
        <w:r>
          <w:rPr>
            <w:rFonts w:hint="eastAsia" w:ascii="Times New Roman" w:hAnsi="Times New Roman" w:cs="Times New Roman"/>
          </w:rPr>
          <w:t xml:space="preserve"> </w:t>
        </w:r>
      </w:ins>
      <w:ins w:id="945" w:author="lv-xyr" w:date="2019-02-20T21:52:24Z">
        <w:r>
          <w:rPr>
            <w:rFonts w:hint="eastAsia" w:ascii="Times New Roman" w:hAnsi="Times New Roman" w:cs="Times New Roman"/>
            <w:lang w:val="en-US" w:eastAsia="zh-CN"/>
          </w:rPr>
          <w:t>wi</w:t>
        </w:r>
      </w:ins>
      <w:ins w:id="946" w:author="lv-xyr" w:date="2019-02-20T21:52:25Z">
        <w:r>
          <w:rPr>
            <w:rFonts w:hint="eastAsia" w:ascii="Times New Roman" w:hAnsi="Times New Roman" w:cs="Times New Roman"/>
            <w:lang w:val="en-US" w:eastAsia="zh-CN"/>
          </w:rPr>
          <w:t>th</w:t>
        </w:r>
      </w:ins>
      <w:ins w:id="947" w:author="lv-xyr" w:date="2019-02-20T21:52:26Z">
        <w:r>
          <w:rPr>
            <w:rFonts w:hint="eastAsia" w:ascii="Times New Roman" w:hAnsi="Times New Roman" w:cs="Times New Roman"/>
            <w:lang w:val="en-US" w:eastAsia="zh-CN"/>
          </w:rPr>
          <w:t xml:space="preserve"> the</w:t>
        </w:r>
      </w:ins>
      <w:ins w:id="948" w:author="lv-xyr" w:date="2019-02-20T21:52:27Z">
        <w:r>
          <w:rPr>
            <w:rFonts w:hint="eastAsia" w:ascii="Times New Roman" w:hAnsi="Times New Roman" w:cs="Times New Roman"/>
            <w:lang w:val="en-US" w:eastAsia="zh-CN"/>
          </w:rPr>
          <w:t xml:space="preserve"> te</w:t>
        </w:r>
      </w:ins>
      <w:ins w:id="949" w:author="lv-xyr" w:date="2019-02-20T21:52:28Z">
        <w:r>
          <w:rPr>
            <w:rFonts w:hint="eastAsia" w:ascii="Times New Roman" w:hAnsi="Times New Roman" w:cs="Times New Roman"/>
            <w:lang w:val="en-US" w:eastAsia="zh-CN"/>
          </w:rPr>
          <w:t>ch</w:t>
        </w:r>
      </w:ins>
      <w:ins w:id="950" w:author="lv-xyr" w:date="2019-02-20T21:52:29Z">
        <w:r>
          <w:rPr>
            <w:rFonts w:hint="eastAsia" w:ascii="Times New Roman" w:hAnsi="Times New Roman" w:cs="Times New Roman"/>
            <w:lang w:val="en-US" w:eastAsia="zh-CN"/>
          </w:rPr>
          <w:t>nolo</w:t>
        </w:r>
      </w:ins>
      <w:ins w:id="951" w:author="lv-xyr" w:date="2019-02-20T21:52:30Z">
        <w:r>
          <w:rPr>
            <w:rFonts w:hint="eastAsia" w:ascii="Times New Roman" w:hAnsi="Times New Roman" w:cs="Times New Roman"/>
            <w:lang w:val="en-US" w:eastAsia="zh-CN"/>
          </w:rPr>
          <w:t>gy of</w:t>
        </w:r>
      </w:ins>
      <w:ins w:id="952" w:author="lv-xyr" w:date="2019-02-20T21:52:17Z">
        <w:r>
          <w:rPr>
            <w:rFonts w:hint="eastAsia" w:ascii="Times New Roman" w:hAnsi="Times New Roman" w:cs="Times New Roman"/>
          </w:rPr>
          <w:t xml:space="preserve"> thermogravimetry-mass spectrometry</w:t>
        </w:r>
      </w:ins>
      <w:del w:id="953" w:author="lv-xyr" w:date="2019-02-20T22:12:09Z">
        <w:r>
          <w:rPr>
            <w:rFonts w:hint="eastAsia" w:ascii="Times New Roman" w:hAnsi="Times New Roman" w:cs="Times New Roman"/>
          </w:rPr>
          <w:delText xml:space="preserve"> and verification of the sample were carried out</w:delText>
        </w:r>
      </w:del>
      <w:del w:id="954" w:author="lv-xyr" w:date="2019-02-20T21:52:17Z">
        <w:r>
          <w:rPr>
            <w:rFonts w:hint="eastAsia" w:ascii="Times New Roman" w:hAnsi="Times New Roman" w:cs="Times New Roman"/>
          </w:rPr>
          <w:delText xml:space="preserve"> by thermogravimetry-mass spectrometry</w:delText>
        </w:r>
      </w:del>
      <w:r>
        <w:rPr>
          <w:rFonts w:hint="eastAsia" w:ascii="Times New Roman" w:hAnsi="Times New Roman" w:cs="Times New Roman"/>
        </w:rPr>
        <w:t xml:space="preserve">, which </w:t>
      </w:r>
      <w:del w:id="955" w:author="lv-xyr" w:date="2019-02-20T22:31:23Z">
        <w:r>
          <w:rPr>
            <w:rFonts w:hint="eastAsia" w:ascii="Times New Roman" w:hAnsi="Times New Roman" w:cs="Times New Roman"/>
            <w:lang w:val="en-US"/>
          </w:rPr>
          <w:delText>provid</w:delText>
        </w:r>
      </w:del>
      <w:ins w:id="956" w:author="lv-xyr" w:date="2019-02-20T22:31:23Z">
        <w:r>
          <w:rPr>
            <w:rFonts w:hint="eastAsia" w:ascii="Times New Roman" w:hAnsi="Times New Roman" w:cs="Times New Roman"/>
            <w:lang w:val="en-US" w:eastAsia="zh-CN"/>
          </w:rPr>
          <w:t>he</w:t>
        </w:r>
      </w:ins>
      <w:ins w:id="957" w:author="lv-xyr" w:date="2019-02-20T22:31:24Z">
        <w:r>
          <w:rPr>
            <w:rFonts w:hint="eastAsia" w:ascii="Times New Roman" w:hAnsi="Times New Roman" w:cs="Times New Roman"/>
            <w:lang w:val="en-US" w:eastAsia="zh-CN"/>
          </w:rPr>
          <w:t>lp</w:t>
        </w:r>
      </w:ins>
      <w:r>
        <w:rPr>
          <w:rFonts w:hint="eastAsia" w:ascii="Times New Roman" w:hAnsi="Times New Roman" w:cs="Times New Roman"/>
        </w:rPr>
        <w:t xml:space="preserve">ed </w:t>
      </w:r>
      <w:ins w:id="958" w:author="lv-xyr" w:date="2019-02-20T22:31:28Z">
        <w:r>
          <w:rPr>
            <w:rFonts w:hint="eastAsia" w:ascii="Times New Roman" w:hAnsi="Times New Roman" w:cs="Times New Roman"/>
            <w:lang w:val="en-US" w:eastAsia="zh-CN"/>
          </w:rPr>
          <w:t>d</w:t>
        </w:r>
      </w:ins>
      <w:ins w:id="959" w:author="lv-xyr" w:date="2019-02-20T22:31:29Z">
        <w:r>
          <w:rPr>
            <w:rFonts w:hint="eastAsia" w:ascii="Times New Roman" w:hAnsi="Times New Roman" w:cs="Times New Roman"/>
            <w:lang w:val="en-US" w:eastAsia="zh-CN"/>
          </w:rPr>
          <w:t>ee</w:t>
        </w:r>
      </w:ins>
      <w:ins w:id="960" w:author="lv-xyr" w:date="2019-02-20T22:31:30Z">
        <w:r>
          <w:rPr>
            <w:rFonts w:hint="eastAsia" w:ascii="Times New Roman" w:hAnsi="Times New Roman" w:cs="Times New Roman"/>
            <w:lang w:val="en-US" w:eastAsia="zh-CN"/>
          </w:rPr>
          <w:t xml:space="preserve">pen </w:t>
        </w:r>
      </w:ins>
      <w:ins w:id="961" w:author="lv-xyr" w:date="2019-02-20T22:31:32Z">
        <w:r>
          <w:rPr>
            <w:rFonts w:hint="eastAsia" w:ascii="Times New Roman" w:hAnsi="Times New Roman" w:cs="Times New Roman"/>
            <w:lang w:val="en-US" w:eastAsia="zh-CN"/>
          </w:rPr>
          <w:t>people</w:t>
        </w:r>
      </w:ins>
      <w:ins w:id="962" w:author="lv-xyr" w:date="2019-02-20T22:31:34Z">
        <w:r>
          <w:rPr>
            <w:rFonts w:hint="default" w:ascii="Times New Roman" w:hAnsi="Times New Roman" w:cs="Times New Roman"/>
            <w:lang w:val="en-US" w:eastAsia="zh-CN"/>
          </w:rPr>
          <w:t>’</w:t>
        </w:r>
      </w:ins>
      <w:ins w:id="963" w:author="lv-xyr" w:date="2019-02-20T22:31:35Z">
        <w:r>
          <w:rPr>
            <w:rFonts w:hint="eastAsia" w:ascii="Times New Roman" w:hAnsi="Times New Roman" w:cs="Times New Roman"/>
            <w:lang w:val="en-US" w:eastAsia="zh-CN"/>
          </w:rPr>
          <w:t xml:space="preserve">s </w:t>
        </w:r>
      </w:ins>
      <w:del w:id="964" w:author="lv-xyr" w:date="2019-02-20T22:31:40Z">
        <w:r>
          <w:rPr>
            <w:rFonts w:hint="eastAsia" w:ascii="Times New Roman" w:hAnsi="Times New Roman" w:cs="Times New Roman"/>
            <w:lang w:val="en-US"/>
          </w:rPr>
          <w:delText>a deeper level for</w:delText>
        </w:r>
      </w:del>
      <w:ins w:id="965" w:author="lv-xyr" w:date="2019-02-20T22:31:40Z">
        <w:r>
          <w:rPr>
            <w:rFonts w:hint="eastAsia" w:ascii="Times New Roman" w:hAnsi="Times New Roman" w:cs="Times New Roman"/>
            <w:lang w:val="en-US" w:eastAsia="zh-CN"/>
          </w:rPr>
          <w:t>unders</w:t>
        </w:r>
      </w:ins>
      <w:ins w:id="966" w:author="lv-xyr" w:date="2019-02-20T22:31:41Z">
        <w:r>
          <w:rPr>
            <w:rFonts w:hint="eastAsia" w:ascii="Times New Roman" w:hAnsi="Times New Roman" w:cs="Times New Roman"/>
            <w:lang w:val="en-US" w:eastAsia="zh-CN"/>
          </w:rPr>
          <w:t xml:space="preserve">tanding </w:t>
        </w:r>
      </w:ins>
      <w:ins w:id="967" w:author="lv-xyr" w:date="2019-02-20T22:31:42Z">
        <w:r>
          <w:rPr>
            <w:rFonts w:hint="eastAsia" w:ascii="Times New Roman" w:hAnsi="Times New Roman" w:cs="Times New Roman"/>
            <w:lang w:val="en-US" w:eastAsia="zh-CN"/>
          </w:rPr>
          <w:t>of</w:t>
        </w:r>
      </w:ins>
      <w:r>
        <w:rPr>
          <w:rFonts w:hint="eastAsia" w:ascii="Times New Roman" w:hAnsi="Times New Roman" w:cs="Times New Roman"/>
        </w:rPr>
        <w:t xml:space="preserve"> the pyrolysis process of coal. </w:t>
      </w:r>
      <w:del w:id="968" w:author="lv-xyr" w:date="2019-02-20T22:37:12Z">
        <w:r>
          <w:rPr>
            <w:rFonts w:hint="eastAsia" w:ascii="Times New Roman" w:hAnsi="Times New Roman" w:cs="Times New Roman"/>
            <w:lang w:val="en-US"/>
          </w:rPr>
          <w:delText>understanding. This work is b</w:delText>
        </w:r>
      </w:del>
      <w:ins w:id="969" w:author="lv-xyr" w:date="2019-02-20T22:37:12Z">
        <w:r>
          <w:rPr>
            <w:rFonts w:hint="eastAsia" w:ascii="Times New Roman" w:hAnsi="Times New Roman" w:cs="Times New Roman"/>
            <w:lang w:val="en-US" w:eastAsia="zh-CN"/>
          </w:rPr>
          <w:t>B</w:t>
        </w:r>
      </w:ins>
      <w:r>
        <w:rPr>
          <w:rFonts w:hint="eastAsia" w:ascii="Times New Roman" w:hAnsi="Times New Roman" w:cs="Times New Roman"/>
        </w:rPr>
        <w:t xml:space="preserve">ased on the ReaxFF </w:t>
      </w:r>
      <w:del w:id="970" w:author="lv-xyr" w:date="2019-02-20T22:37:26Z">
        <w:r>
          <w:rPr>
            <w:rFonts w:hint="eastAsia" w:ascii="Times New Roman" w:hAnsi="Times New Roman" w:cs="Times New Roman"/>
          </w:rPr>
          <w:delText xml:space="preserve">reaction force field </w:delText>
        </w:r>
      </w:del>
      <w:r>
        <w:rPr>
          <w:rFonts w:hint="eastAsia" w:ascii="Times New Roman" w:hAnsi="Times New Roman" w:cs="Times New Roman"/>
        </w:rPr>
        <w:t xml:space="preserve">in </w:t>
      </w:r>
      <w:del w:id="971" w:author="lv-xyr" w:date="2019-02-20T22:37:37Z">
        <w:r>
          <w:rPr>
            <w:rFonts w:hint="eastAsia" w:ascii="Times New Roman" w:hAnsi="Times New Roman" w:cs="Times New Roman"/>
          </w:rPr>
          <w:delText xml:space="preserve">the </w:delText>
        </w:r>
      </w:del>
      <w:r>
        <w:rPr>
          <w:rFonts w:hint="eastAsia" w:ascii="Times New Roman" w:hAnsi="Times New Roman" w:cs="Times New Roman"/>
        </w:rPr>
        <w:t>ADF integration software</w:t>
      </w:r>
      <w:del w:id="972" w:author="lv-xyr" w:date="2019-02-20T22:37:44Z">
        <w:r>
          <w:rPr>
            <w:rFonts w:hint="eastAsia" w:ascii="Times New Roman" w:hAnsi="Times New Roman" w:cs="Times New Roman"/>
            <w:lang w:val="en-US"/>
          </w:rPr>
          <w:delText>.</w:delText>
        </w:r>
      </w:del>
      <w:ins w:id="973" w:author="lv-xyr" w:date="2019-02-20T22:37:44Z">
        <w:r>
          <w:rPr>
            <w:rFonts w:hint="eastAsia" w:ascii="Times New Roman" w:hAnsi="Times New Roman" w:cs="Times New Roman"/>
            <w:lang w:val="en-US" w:eastAsia="zh-CN"/>
          </w:rPr>
          <w:t>,</w:t>
        </w:r>
      </w:ins>
      <w:ins w:id="974" w:author="lv-xyr" w:date="2019-02-20T22:37:45Z">
        <w:r>
          <w:rPr>
            <w:rFonts w:hint="eastAsia" w:ascii="Times New Roman" w:hAnsi="Times New Roman" w:cs="Times New Roman"/>
            <w:lang w:val="en-US" w:eastAsia="zh-CN"/>
          </w:rPr>
          <w:t xml:space="preserve"> auth</w:t>
        </w:r>
      </w:ins>
      <w:ins w:id="975" w:author="lv-xyr" w:date="2019-02-20T22:37:46Z">
        <w:r>
          <w:rPr>
            <w:rFonts w:hint="eastAsia" w:ascii="Times New Roman" w:hAnsi="Times New Roman" w:cs="Times New Roman"/>
            <w:lang w:val="en-US" w:eastAsia="zh-CN"/>
          </w:rPr>
          <w:t>ors</w:t>
        </w:r>
      </w:ins>
      <w:r>
        <w:rPr>
          <w:rFonts w:hint="eastAsia" w:ascii="Times New Roman" w:hAnsi="Times New Roman" w:cs="Times New Roman"/>
        </w:rPr>
        <w:t xml:space="preserve"> </w:t>
      </w:r>
      <w:ins w:id="976" w:author="lv-xyr" w:date="2019-02-20T22:40:37Z">
        <w:r>
          <w:rPr>
            <w:rFonts w:hint="eastAsia" w:ascii="Times New Roman" w:hAnsi="Times New Roman" w:cs="Times New Roman"/>
            <w:lang w:val="en-US" w:eastAsia="zh-CN"/>
          </w:rPr>
          <w:t>per</w:t>
        </w:r>
      </w:ins>
      <w:ins w:id="977" w:author="lv-xyr" w:date="2019-02-20T22:40:38Z">
        <w:r>
          <w:rPr>
            <w:rFonts w:hint="eastAsia" w:ascii="Times New Roman" w:hAnsi="Times New Roman" w:cs="Times New Roman"/>
            <w:lang w:val="en-US" w:eastAsia="zh-CN"/>
          </w:rPr>
          <w:t>form</w:t>
        </w:r>
      </w:ins>
      <w:ins w:id="978" w:author="lv-xyr" w:date="2019-02-20T22:40:39Z">
        <w:r>
          <w:rPr>
            <w:rFonts w:hint="eastAsia" w:ascii="Times New Roman" w:hAnsi="Times New Roman" w:cs="Times New Roman"/>
            <w:lang w:val="en-US" w:eastAsia="zh-CN"/>
          </w:rPr>
          <w:t>e</w:t>
        </w:r>
      </w:ins>
      <w:ins w:id="979" w:author="lv-xyr" w:date="2019-02-20T22:40:40Z">
        <w:r>
          <w:rPr>
            <w:rFonts w:hint="eastAsia" w:ascii="Times New Roman" w:hAnsi="Times New Roman" w:cs="Times New Roman"/>
            <w:lang w:val="en-US" w:eastAsia="zh-CN"/>
          </w:rPr>
          <w:t>d</w:t>
        </w:r>
      </w:ins>
      <w:del w:id="980" w:author="lv-xyr" w:date="2019-02-20T22:47:54Z">
        <w:r>
          <w:rPr>
            <w:rFonts w:hint="eastAsia" w:ascii="Times New Roman" w:hAnsi="Times New Roman" w:cs="Times New Roman"/>
            <w:lang w:val="en-US"/>
          </w:rPr>
          <w:delText>T</w:delText>
        </w:r>
      </w:del>
      <w:del w:id="981" w:author="lv-xyr" w:date="2019-02-20T22:47:54Z">
        <w:r>
          <w:rPr>
            <w:rFonts w:hint="eastAsia" w:ascii="Times New Roman" w:hAnsi="Times New Roman" w:cs="Times New Roman"/>
          </w:rPr>
          <w:delText>he model</w:delText>
        </w:r>
      </w:del>
      <w:r>
        <w:rPr>
          <w:rFonts w:hint="eastAsia" w:ascii="Times New Roman" w:hAnsi="Times New Roman" w:cs="Times New Roman"/>
        </w:rPr>
        <w:t xml:space="preserve"> </w:t>
      </w:r>
      <w:del w:id="982" w:author="lv-xyr" w:date="2019-02-20T22:47:58Z">
        <w:r>
          <w:rPr>
            <w:rFonts w:hint="eastAsia" w:ascii="Times New Roman" w:hAnsi="Times New Roman" w:cs="Times New Roman"/>
          </w:rPr>
          <w:delText xml:space="preserve">is subjected to </w:delText>
        </w:r>
      </w:del>
      <w:del w:id="983" w:author="lv-xyr" w:date="2019-02-20T22:46:37Z">
        <w:r>
          <w:rPr>
            <w:rFonts w:hint="eastAsia" w:ascii="Times New Roman" w:hAnsi="Times New Roman" w:cs="Times New Roman"/>
            <w:lang w:val="en-US"/>
          </w:rPr>
          <w:delText>thermal</w:delText>
        </w:r>
      </w:del>
      <w:ins w:id="984" w:author="lv-xyr" w:date="2019-02-20T22:46:37Z">
        <w:r>
          <w:rPr>
            <w:rFonts w:hint="eastAsia" w:ascii="Times New Roman" w:hAnsi="Times New Roman" w:cs="Times New Roman"/>
            <w:lang w:val="en-US" w:eastAsia="zh-CN"/>
          </w:rPr>
          <w:t>heat</w:t>
        </w:r>
      </w:ins>
      <w:r>
        <w:rPr>
          <w:rFonts w:hint="eastAsia" w:ascii="Times New Roman" w:hAnsi="Times New Roman" w:cs="Times New Roman"/>
        </w:rPr>
        <w:t xml:space="preserve"> reactivity simulation of a single macromolecule</w:t>
      </w:r>
      <w:ins w:id="985" w:author="lv-xyr" w:date="2019-02-20T22:47:54Z">
        <w:r>
          <w:rPr>
            <w:rFonts w:hint="eastAsia" w:ascii="Times New Roman" w:hAnsi="Times New Roman" w:cs="Times New Roman"/>
            <w:lang w:val="en-US" w:eastAsia="zh-CN"/>
          </w:rPr>
          <w:t xml:space="preserve"> on t</w:t>
        </w:r>
      </w:ins>
      <w:ins w:id="986" w:author="lv-xyr" w:date="2019-02-20T22:47:54Z">
        <w:r>
          <w:rPr>
            <w:rFonts w:hint="eastAsia" w:ascii="Times New Roman" w:hAnsi="Times New Roman" w:cs="Times New Roman"/>
          </w:rPr>
          <w:t>he model</w:t>
        </w:r>
      </w:ins>
      <w:r>
        <w:rPr>
          <w:rFonts w:hint="eastAsia" w:ascii="Times New Roman" w:hAnsi="Times New Roman" w:cs="Times New Roman"/>
        </w:rPr>
        <w:t xml:space="preserve"> with a simulated </w:t>
      </w:r>
      <w:del w:id="987" w:author="lv-xyr" w:date="2019-02-20T22:49:29Z">
        <w:r>
          <w:rPr>
            <w:rFonts w:hint="eastAsia" w:ascii="Times New Roman" w:hAnsi="Times New Roman" w:cs="Times New Roman"/>
            <w:lang w:val="en-US"/>
          </w:rPr>
          <w:delText>termination</w:delText>
        </w:r>
      </w:del>
      <w:ins w:id="988" w:author="lv-xyr" w:date="2019-02-20T22:49:29Z">
        <w:r>
          <w:rPr>
            <w:rFonts w:hint="eastAsia" w:ascii="Times New Roman" w:hAnsi="Times New Roman" w:cs="Times New Roman"/>
            <w:lang w:val="en-US" w:eastAsia="zh-CN"/>
          </w:rPr>
          <w:t>fina</w:t>
        </w:r>
      </w:ins>
      <w:ins w:id="989" w:author="lv-xyr" w:date="2019-02-20T22:49:30Z">
        <w:r>
          <w:rPr>
            <w:rFonts w:hint="eastAsia" w:ascii="Times New Roman" w:hAnsi="Times New Roman" w:cs="Times New Roman"/>
            <w:lang w:val="en-US" w:eastAsia="zh-CN"/>
          </w:rPr>
          <w:t>l</w:t>
        </w:r>
      </w:ins>
      <w:r>
        <w:rPr>
          <w:rFonts w:hint="eastAsia" w:ascii="Times New Roman" w:hAnsi="Times New Roman" w:cs="Times New Roman"/>
        </w:rPr>
        <w:t xml:space="preserve"> temperature of 3000K. In the simulation process, according to the position </w:t>
      </w:r>
      <w:del w:id="990" w:author="lv-xyr" w:date="2019-02-20T22:59:05Z">
        <w:r>
          <w:rPr>
            <w:rFonts w:hint="eastAsia" w:ascii="Times New Roman" w:hAnsi="Times New Roman" w:cs="Times New Roman"/>
            <w:lang w:val="en-US"/>
          </w:rPr>
          <w:delText>of</w:delText>
        </w:r>
      </w:del>
      <w:ins w:id="991" w:author="lv-xyr" w:date="2019-02-20T22:59:05Z">
        <w:r>
          <w:rPr>
            <w:rFonts w:hint="eastAsia" w:ascii="Times New Roman" w:hAnsi="Times New Roman" w:cs="Times New Roman"/>
            <w:lang w:val="en-US" w:eastAsia="zh-CN"/>
          </w:rPr>
          <w:t>that</w:t>
        </w:r>
      </w:ins>
      <w:r>
        <w:rPr>
          <w:rFonts w:hint="eastAsia" w:ascii="Times New Roman" w:hAnsi="Times New Roman" w:cs="Times New Roman"/>
        </w:rPr>
        <w:t xml:space="preserve"> different types of chemical bond </w:t>
      </w:r>
      <w:del w:id="992" w:author="lv-xyr" w:date="2019-02-20T23:04:13Z">
        <w:r>
          <w:rPr>
            <w:rFonts w:hint="eastAsia" w:ascii="Times New Roman" w:hAnsi="Times New Roman" w:cs="Times New Roman"/>
            <w:lang w:val="en-US"/>
          </w:rPr>
          <w:delText>cleavage</w:delText>
        </w:r>
      </w:del>
      <w:ins w:id="993" w:author="lv-xyr" w:date="2019-02-20T23:04:13Z">
        <w:r>
          <w:rPr>
            <w:rFonts w:hint="eastAsia" w:ascii="Times New Roman" w:hAnsi="Times New Roman" w:cs="Times New Roman"/>
            <w:lang w:val="en-US" w:eastAsia="zh-CN"/>
          </w:rPr>
          <w:t>r</w:t>
        </w:r>
      </w:ins>
      <w:ins w:id="994" w:author="lv-xyr" w:date="2019-02-20T23:04:14Z">
        <w:r>
          <w:rPr>
            <w:rFonts w:hint="eastAsia" w:ascii="Times New Roman" w:hAnsi="Times New Roman" w:cs="Times New Roman"/>
            <w:lang w:val="en-US" w:eastAsia="zh-CN"/>
          </w:rPr>
          <w:t>u</w:t>
        </w:r>
      </w:ins>
      <w:ins w:id="995" w:author="lv-xyr" w:date="2019-02-20T23:04:15Z">
        <w:r>
          <w:rPr>
            <w:rFonts w:hint="eastAsia" w:ascii="Times New Roman" w:hAnsi="Times New Roman" w:cs="Times New Roman"/>
            <w:lang w:val="en-US" w:eastAsia="zh-CN"/>
          </w:rPr>
          <w:t>ptur</w:t>
        </w:r>
      </w:ins>
      <w:ins w:id="996" w:author="lv-xyr" w:date="2019-02-20T23:04:16Z">
        <w:r>
          <w:rPr>
            <w:rFonts w:hint="eastAsia" w:ascii="Times New Roman" w:hAnsi="Times New Roman" w:cs="Times New Roman"/>
            <w:lang w:val="en-US" w:eastAsia="zh-CN"/>
          </w:rPr>
          <w:t>e</w:t>
        </w:r>
      </w:ins>
      <w:ins w:id="997" w:author="lv-xyr" w:date="2019-02-20T23:04:22Z">
        <w:r>
          <w:rPr>
            <w:rFonts w:hint="eastAsia" w:ascii="Times New Roman" w:hAnsi="Times New Roman" w:cs="Times New Roman"/>
            <w:lang w:val="en-US" w:eastAsia="zh-CN"/>
          </w:rPr>
          <w:t>s</w:t>
        </w:r>
      </w:ins>
      <w:r>
        <w:rPr>
          <w:rFonts w:hint="eastAsia" w:ascii="Times New Roman" w:hAnsi="Times New Roman" w:cs="Times New Roman"/>
        </w:rPr>
        <w:t xml:space="preserve"> in the pyrolysis process, the process of side chain functional bond cleavage at different temperatures </w:t>
      </w:r>
      <w:del w:id="998" w:author="lv-xyr" w:date="2019-02-21T23:13:14Z">
        <w:r>
          <w:rPr>
            <w:rFonts w:hint="eastAsia" w:ascii="Times New Roman" w:hAnsi="Times New Roman" w:cs="Times New Roman"/>
            <w:lang w:val="en-US"/>
          </w:rPr>
          <w:delText>i</w:delText>
        </w:r>
      </w:del>
      <w:ins w:id="999" w:author="lv-xyr" w:date="2019-02-21T23:13:14Z">
        <w:r>
          <w:rPr>
            <w:rFonts w:hint="eastAsia" w:ascii="Times New Roman" w:hAnsi="Times New Roman" w:cs="Times New Roman"/>
            <w:lang w:val="en-US" w:eastAsia="zh-CN"/>
          </w:rPr>
          <w:t>wa</w:t>
        </w:r>
      </w:ins>
      <w:r>
        <w:rPr>
          <w:rFonts w:hint="eastAsia" w:ascii="Times New Roman" w:hAnsi="Times New Roman" w:cs="Times New Roman"/>
        </w:rPr>
        <w:t xml:space="preserve">s obtained, and the pyrolysis process of coal </w:t>
      </w:r>
      <w:del w:id="1000" w:author="lv-xyr" w:date="2019-02-21T23:13:21Z">
        <w:r>
          <w:rPr>
            <w:rFonts w:hint="eastAsia" w:ascii="Times New Roman" w:hAnsi="Times New Roman" w:cs="Times New Roman"/>
            <w:lang w:val="en-US"/>
          </w:rPr>
          <w:delText>i</w:delText>
        </w:r>
      </w:del>
      <w:ins w:id="1001" w:author="lv-xyr" w:date="2019-02-21T23:13:21Z">
        <w:r>
          <w:rPr>
            <w:rFonts w:hint="eastAsia" w:ascii="Times New Roman" w:hAnsi="Times New Roman" w:cs="Times New Roman"/>
            <w:lang w:val="en-US" w:eastAsia="zh-CN"/>
          </w:rPr>
          <w:t>wa</w:t>
        </w:r>
      </w:ins>
      <w:r>
        <w:rPr>
          <w:rFonts w:hint="eastAsia" w:ascii="Times New Roman" w:hAnsi="Times New Roman" w:cs="Times New Roman"/>
        </w:rPr>
        <w:t xml:space="preserve">s described from a microscopic point of view. </w:t>
      </w:r>
      <w:del w:id="1002" w:author="lv-xyr" w:date="2019-02-20T23:24:01Z">
        <w:r>
          <w:rPr>
            <w:rFonts w:hint="eastAsia" w:ascii="Times New Roman" w:hAnsi="Times New Roman" w:cs="Times New Roman"/>
            <w:lang w:val="en-US"/>
          </w:rPr>
          <w:delText>Because</w:delText>
        </w:r>
      </w:del>
      <w:ins w:id="1003" w:author="lv-xyr" w:date="2019-02-20T23:24:01Z">
        <w:r>
          <w:rPr>
            <w:rFonts w:hint="eastAsia" w:ascii="Times New Roman" w:hAnsi="Times New Roman" w:cs="Times New Roman"/>
            <w:lang w:val="en-US" w:eastAsia="zh-CN"/>
          </w:rPr>
          <w:t>Sinc</w:t>
        </w:r>
      </w:ins>
      <w:ins w:id="1004" w:author="lv-xyr" w:date="2019-02-20T23:24:02Z">
        <w:r>
          <w:rPr>
            <w:rFonts w:hint="eastAsia" w:ascii="Times New Roman" w:hAnsi="Times New Roman" w:cs="Times New Roman"/>
            <w:lang w:val="en-US" w:eastAsia="zh-CN"/>
          </w:rPr>
          <w:t>e</w:t>
        </w:r>
      </w:ins>
      <w:r>
        <w:rPr>
          <w:rFonts w:hint="eastAsia" w:ascii="Times New Roman" w:hAnsi="Times New Roman" w:cs="Times New Roman"/>
        </w:rPr>
        <w:t xml:space="preserve"> coal </w:t>
      </w:r>
      <w:del w:id="1005" w:author="lv-xyr" w:date="2019-02-20T23:25:33Z">
        <w:r>
          <w:rPr>
            <w:rFonts w:hint="eastAsia" w:ascii="Times New Roman" w:hAnsi="Times New Roman" w:cs="Times New Roman"/>
            <w:lang w:val="en-US"/>
          </w:rPr>
          <w:delText>i</w:delText>
        </w:r>
      </w:del>
      <w:ins w:id="1006" w:author="lv-xyr" w:date="2019-02-20T23:25:33Z">
        <w:r>
          <w:rPr>
            <w:rFonts w:hint="eastAsia" w:ascii="Times New Roman" w:hAnsi="Times New Roman" w:cs="Times New Roman"/>
            <w:lang w:val="en-US" w:eastAsia="zh-CN"/>
          </w:rPr>
          <w:t>ex</w:t>
        </w:r>
      </w:ins>
      <w:ins w:id="1007" w:author="lv-xyr" w:date="2019-02-20T23:25:34Z">
        <w:r>
          <w:rPr>
            <w:rFonts w:hint="eastAsia" w:ascii="Times New Roman" w:hAnsi="Times New Roman" w:cs="Times New Roman"/>
            <w:lang w:val="en-US" w:eastAsia="zh-CN"/>
          </w:rPr>
          <w:t>ist</w:t>
        </w:r>
      </w:ins>
      <w:r>
        <w:rPr>
          <w:rFonts w:hint="eastAsia" w:ascii="Times New Roman" w:hAnsi="Times New Roman" w:cs="Times New Roman"/>
        </w:rPr>
        <w:t>s in agglomerated form</w:t>
      </w:r>
      <w:r>
        <w:rPr>
          <w:rFonts w:ascii="Times New Roman" w:hAnsi="Times New Roman" w:cs="Times New Roman"/>
          <w:vertAlign w:val="superscript"/>
        </w:rPr>
        <w:t>[15]</w:t>
      </w:r>
      <w:del w:id="1008" w:author="lv-xyr" w:date="2019-02-20T23:25:29Z">
        <w:r>
          <w:rPr>
            <w:rFonts w:hint="eastAsia" w:ascii="Times New Roman" w:hAnsi="Times New Roman" w:cs="Times New Roman"/>
          </w:rPr>
          <w:delText>Exist</w:delText>
        </w:r>
      </w:del>
      <w:r>
        <w:rPr>
          <w:rFonts w:hint="eastAsia" w:ascii="Times New Roman" w:hAnsi="Times New Roman" w:cs="Times New Roman"/>
        </w:rPr>
        <w:t xml:space="preserve">, the pyrolysis of </w:t>
      </w:r>
      <w:del w:id="1009" w:author="lv-xyr" w:date="2019-02-20T23:26:09Z">
        <w:r>
          <w:rPr>
            <w:rFonts w:hint="eastAsia" w:ascii="Times New Roman" w:hAnsi="Times New Roman" w:cs="Times New Roman"/>
          </w:rPr>
          <w:delText xml:space="preserve">a </w:delText>
        </w:r>
      </w:del>
      <w:r>
        <w:rPr>
          <w:rFonts w:hint="eastAsia" w:ascii="Times New Roman" w:hAnsi="Times New Roman" w:cs="Times New Roman"/>
        </w:rPr>
        <w:t xml:space="preserve">single </w:t>
      </w:r>
      <w:ins w:id="1010" w:author="lv-xyr" w:date="2019-02-20T23:26:02Z">
        <w:r>
          <w:rPr>
            <w:rFonts w:hint="eastAsia" w:ascii="Times New Roman" w:hAnsi="Times New Roman" w:cs="Times New Roman"/>
            <w:lang w:val="en-US" w:eastAsia="zh-CN"/>
          </w:rPr>
          <w:t>macro</w:t>
        </w:r>
      </w:ins>
      <w:r>
        <w:rPr>
          <w:rFonts w:hint="eastAsia" w:ascii="Times New Roman" w:hAnsi="Times New Roman" w:cs="Times New Roman"/>
        </w:rPr>
        <w:t>molecule</w:t>
      </w:r>
      <w:ins w:id="1011" w:author="lv-xyr" w:date="2019-02-20T23:26:12Z">
        <w:r>
          <w:rPr>
            <w:rFonts w:hint="eastAsia" w:ascii="Times New Roman" w:hAnsi="Times New Roman" w:cs="Times New Roman"/>
            <w:lang w:val="en-US" w:eastAsia="zh-CN"/>
          </w:rPr>
          <w:t>s</w:t>
        </w:r>
      </w:ins>
      <w:r>
        <w:rPr>
          <w:rFonts w:hint="eastAsia" w:ascii="Times New Roman" w:hAnsi="Times New Roman" w:cs="Times New Roman"/>
        </w:rPr>
        <w:t xml:space="preserve"> </w:t>
      </w:r>
      <w:del w:id="1012" w:author="lv-xyr" w:date="2019-02-20T23:27:24Z">
        <w:r>
          <w:rPr>
            <w:rFonts w:hint="eastAsia" w:ascii="Times New Roman" w:hAnsi="Times New Roman" w:cs="Times New Roman"/>
            <w:lang w:val="en-US"/>
          </w:rPr>
          <w:delText>in the pyrolysis process will be</w:delText>
        </w:r>
      </w:del>
      <w:ins w:id="1013" w:author="lv-xyr" w:date="2019-02-20T23:27:24Z">
        <w:r>
          <w:rPr>
            <w:rFonts w:hint="eastAsia" w:ascii="Times New Roman" w:hAnsi="Times New Roman" w:cs="Times New Roman"/>
            <w:lang w:val="en-US" w:eastAsia="zh-CN"/>
          </w:rPr>
          <w:t>w</w:t>
        </w:r>
      </w:ins>
      <w:ins w:id="1014" w:author="lv-xyr" w:date="2019-02-20T23:27:25Z">
        <w:r>
          <w:rPr>
            <w:rFonts w:hint="eastAsia" w:ascii="Times New Roman" w:hAnsi="Times New Roman" w:cs="Times New Roman"/>
            <w:lang w:val="en-US" w:eastAsia="zh-CN"/>
          </w:rPr>
          <w:t>oul</w:t>
        </w:r>
      </w:ins>
      <w:ins w:id="1015" w:author="lv-xyr" w:date="2019-02-20T23:27:26Z">
        <w:r>
          <w:rPr>
            <w:rFonts w:hint="eastAsia" w:ascii="Times New Roman" w:hAnsi="Times New Roman" w:cs="Times New Roman"/>
            <w:lang w:val="en-US" w:eastAsia="zh-CN"/>
          </w:rPr>
          <w:t>d</w:t>
        </w:r>
      </w:ins>
      <w:ins w:id="1016" w:author="lv-xyr" w:date="2019-02-20T23:27:27Z">
        <w:r>
          <w:rPr>
            <w:rFonts w:hint="eastAsia" w:ascii="Times New Roman" w:hAnsi="Times New Roman" w:cs="Times New Roman"/>
            <w:lang w:val="en-US" w:eastAsia="zh-CN"/>
          </w:rPr>
          <w:t xml:space="preserve"> b</w:t>
        </w:r>
      </w:ins>
      <w:ins w:id="1017" w:author="lv-xyr" w:date="2019-02-20T23:27:28Z">
        <w:r>
          <w:rPr>
            <w:rFonts w:hint="eastAsia" w:ascii="Times New Roman" w:hAnsi="Times New Roman" w:cs="Times New Roman"/>
            <w:lang w:val="en-US" w:eastAsia="zh-CN"/>
          </w:rPr>
          <w:t>e</w:t>
        </w:r>
      </w:ins>
      <w:r>
        <w:rPr>
          <w:rFonts w:hint="eastAsia" w:ascii="Times New Roman" w:hAnsi="Times New Roman" w:cs="Times New Roman"/>
        </w:rPr>
        <w:t xml:space="preserve"> affected by other molecules. </w:t>
      </w:r>
      <w:del w:id="1018" w:author="lv-xyr" w:date="2019-02-20T23:29:26Z">
        <w:r>
          <w:rPr>
            <w:rFonts w:hint="eastAsia" w:ascii="Times New Roman" w:hAnsi="Times New Roman" w:cs="Times New Roman"/>
            <w:lang w:val="en-US"/>
          </w:rPr>
          <w:delText>In this work</w:delText>
        </w:r>
      </w:del>
      <w:ins w:id="1019" w:author="lv-xyr" w:date="2019-02-20T23:29:26Z">
        <w:r>
          <w:rPr>
            <w:rFonts w:hint="eastAsia" w:ascii="Times New Roman" w:hAnsi="Times New Roman" w:cs="Times New Roman"/>
            <w:lang w:val="en-US" w:eastAsia="zh-CN"/>
          </w:rPr>
          <w:t>A</w:t>
        </w:r>
      </w:ins>
      <w:ins w:id="1020" w:author="lv-xyr" w:date="2019-02-20T23:28:32Z">
        <w:r>
          <w:rPr>
            <w:rFonts w:hint="eastAsia" w:ascii="Times New Roman" w:hAnsi="Times New Roman" w:cs="Times New Roman"/>
            <w:lang w:val="en-US" w:eastAsia="zh-CN"/>
          </w:rPr>
          <w:t>uth</w:t>
        </w:r>
      </w:ins>
      <w:ins w:id="1021" w:author="lv-xyr" w:date="2019-02-20T23:28:33Z">
        <w:r>
          <w:rPr>
            <w:rFonts w:hint="eastAsia" w:ascii="Times New Roman" w:hAnsi="Times New Roman" w:cs="Times New Roman"/>
            <w:lang w:val="en-US" w:eastAsia="zh-CN"/>
          </w:rPr>
          <w:t>ors</w:t>
        </w:r>
      </w:ins>
      <w:r>
        <w:rPr>
          <w:rFonts w:hint="eastAsia" w:ascii="Times New Roman" w:hAnsi="Times New Roman" w:cs="Times New Roman"/>
        </w:rPr>
        <w:t>,</w:t>
      </w:r>
      <w:ins w:id="1022" w:author="lv-xyr" w:date="2019-02-20T23:29:34Z">
        <w:r>
          <w:rPr>
            <w:rFonts w:hint="eastAsia" w:ascii="Times New Roman" w:hAnsi="Times New Roman" w:cs="Times New Roman"/>
            <w:lang w:val="en-US" w:eastAsia="zh-CN"/>
          </w:rPr>
          <w:t xml:space="preserve"> at t</w:t>
        </w:r>
      </w:ins>
      <w:ins w:id="1023" w:author="lv-xyr" w:date="2019-02-20T23:29:35Z">
        <w:r>
          <w:rPr>
            <w:rFonts w:hint="eastAsia" w:ascii="Times New Roman" w:hAnsi="Times New Roman" w:cs="Times New Roman"/>
            <w:lang w:val="en-US" w:eastAsia="zh-CN"/>
          </w:rPr>
          <w:t>he s</w:t>
        </w:r>
      </w:ins>
      <w:ins w:id="1024" w:author="lv-xyr" w:date="2019-02-20T23:29:36Z">
        <w:r>
          <w:rPr>
            <w:rFonts w:hint="eastAsia" w:ascii="Times New Roman" w:hAnsi="Times New Roman" w:cs="Times New Roman"/>
            <w:lang w:val="en-US" w:eastAsia="zh-CN"/>
          </w:rPr>
          <w:t xml:space="preserve">ame </w:t>
        </w:r>
      </w:ins>
      <w:ins w:id="1025" w:author="lv-xyr" w:date="2019-02-20T23:29:38Z">
        <w:r>
          <w:rPr>
            <w:rFonts w:hint="eastAsia" w:ascii="Times New Roman" w:hAnsi="Times New Roman" w:cs="Times New Roman"/>
            <w:lang w:val="en-US" w:eastAsia="zh-CN"/>
          </w:rPr>
          <w:t>ti</w:t>
        </w:r>
      </w:ins>
      <w:ins w:id="1026" w:author="lv-xyr" w:date="2019-02-20T23:29:39Z">
        <w:r>
          <w:rPr>
            <w:rFonts w:hint="eastAsia" w:ascii="Times New Roman" w:hAnsi="Times New Roman" w:cs="Times New Roman"/>
            <w:lang w:val="en-US" w:eastAsia="zh-CN"/>
          </w:rPr>
          <w:t>me</w:t>
        </w:r>
      </w:ins>
      <w:ins w:id="1027" w:author="lv-xyr" w:date="2019-02-20T23:29:40Z">
        <w:r>
          <w:rPr>
            <w:rFonts w:hint="eastAsia" w:ascii="Times New Roman" w:hAnsi="Times New Roman" w:cs="Times New Roman"/>
            <w:lang w:val="en-US" w:eastAsia="zh-CN"/>
          </w:rPr>
          <w:t>,</w:t>
        </w:r>
      </w:ins>
      <w:r>
        <w:rPr>
          <w:rFonts w:hint="eastAsia" w:ascii="Times New Roman" w:hAnsi="Times New Roman" w:cs="Times New Roman"/>
        </w:rPr>
        <w:t xml:space="preserve"> </w:t>
      </w:r>
      <w:ins w:id="1028" w:author="lv-xyr" w:date="2019-02-20T23:29:47Z">
        <w:r>
          <w:rPr>
            <w:rFonts w:hint="eastAsia" w:ascii="Times New Roman" w:hAnsi="Times New Roman" w:cs="Times New Roman"/>
          </w:rPr>
          <w:t xml:space="preserve">carried out </w:t>
        </w:r>
      </w:ins>
      <w:del w:id="1029" w:author="lv-xyr" w:date="2019-02-20T23:30:04Z">
        <w:r>
          <w:rPr>
            <w:rFonts w:hint="eastAsia" w:ascii="Times New Roman" w:hAnsi="Times New Roman" w:cs="Times New Roman"/>
            <w:lang w:val="en-US"/>
          </w:rPr>
          <w:delText>the thermal</w:delText>
        </w:r>
      </w:del>
      <w:ins w:id="1030" w:author="lv-xyr" w:date="2019-02-20T23:30:04Z">
        <w:r>
          <w:rPr>
            <w:rFonts w:hint="eastAsia" w:ascii="Times New Roman" w:hAnsi="Times New Roman" w:cs="Times New Roman"/>
            <w:lang w:val="en-US" w:eastAsia="zh-CN"/>
          </w:rPr>
          <w:t>hea</w:t>
        </w:r>
      </w:ins>
      <w:ins w:id="1031" w:author="lv-xyr" w:date="2019-02-20T23:30:05Z">
        <w:r>
          <w:rPr>
            <w:rFonts w:hint="eastAsia" w:ascii="Times New Roman" w:hAnsi="Times New Roman" w:cs="Times New Roman"/>
            <w:lang w:val="en-US" w:eastAsia="zh-CN"/>
          </w:rPr>
          <w:t>t</w:t>
        </w:r>
      </w:ins>
      <w:r>
        <w:rPr>
          <w:rFonts w:hint="eastAsia" w:ascii="Times New Roman" w:hAnsi="Times New Roman" w:cs="Times New Roman"/>
        </w:rPr>
        <w:t xml:space="preserve"> reaction simulation of a molecular group consisting of five macromolecules </w:t>
      </w:r>
      <w:del w:id="1032" w:author="lv-xyr" w:date="2019-02-20T23:30:28Z">
        <w:r>
          <w:rPr>
            <w:rFonts w:hint="eastAsia" w:ascii="Times New Roman" w:hAnsi="Times New Roman" w:cs="Times New Roman"/>
            <w:lang w:val="en-US"/>
          </w:rPr>
          <w:delText>is carried out simultaneously,</w:delText>
        </w:r>
      </w:del>
      <w:ins w:id="1033" w:author="lv-xyr" w:date="2019-02-20T23:30:28Z">
        <w:r>
          <w:rPr>
            <w:rFonts w:hint="eastAsia" w:ascii="Times New Roman" w:hAnsi="Times New Roman" w:cs="Times New Roman"/>
            <w:lang w:val="en-US" w:eastAsia="zh-CN"/>
          </w:rPr>
          <w:t>with</w:t>
        </w:r>
      </w:ins>
      <w:r>
        <w:rPr>
          <w:rFonts w:hint="eastAsia" w:ascii="Times New Roman" w:hAnsi="Times New Roman" w:cs="Times New Roman"/>
        </w:rPr>
        <w:t xml:space="preserve"> the </w:t>
      </w:r>
      <w:del w:id="1034" w:author="lv-xyr" w:date="2019-02-20T23:30:33Z">
        <w:r>
          <w:rPr>
            <w:rFonts w:hint="eastAsia" w:ascii="Times New Roman" w:hAnsi="Times New Roman" w:cs="Times New Roman"/>
            <w:lang w:val="en-US"/>
          </w:rPr>
          <w:delText>termination</w:delText>
        </w:r>
      </w:del>
      <w:ins w:id="1035" w:author="lv-xyr" w:date="2019-02-20T23:30:33Z">
        <w:r>
          <w:rPr>
            <w:rFonts w:hint="eastAsia" w:ascii="Times New Roman" w:hAnsi="Times New Roman" w:cs="Times New Roman"/>
            <w:lang w:val="en-US" w:eastAsia="zh-CN"/>
          </w:rPr>
          <w:t>fina</w:t>
        </w:r>
      </w:ins>
      <w:ins w:id="1036" w:author="lv-xyr" w:date="2019-02-20T23:30:34Z">
        <w:r>
          <w:rPr>
            <w:rFonts w:hint="eastAsia" w:ascii="Times New Roman" w:hAnsi="Times New Roman" w:cs="Times New Roman"/>
            <w:lang w:val="en-US" w:eastAsia="zh-CN"/>
          </w:rPr>
          <w:t>l</w:t>
        </w:r>
      </w:ins>
      <w:r>
        <w:rPr>
          <w:rFonts w:hint="eastAsia" w:ascii="Times New Roman" w:hAnsi="Times New Roman" w:cs="Times New Roman"/>
        </w:rPr>
        <w:t xml:space="preserve"> temperature </w:t>
      </w:r>
      <w:del w:id="1037" w:author="lv-xyr" w:date="2019-02-20T23:30:40Z">
        <w:r>
          <w:rPr>
            <w:rFonts w:hint="eastAsia" w:ascii="Times New Roman" w:hAnsi="Times New Roman" w:cs="Times New Roman"/>
            <w:lang w:val="en-US"/>
          </w:rPr>
          <w:delText>is</w:delText>
        </w:r>
      </w:del>
      <w:ins w:id="1038" w:author="lv-xyr" w:date="2019-02-20T23:30:40Z">
        <w:r>
          <w:rPr>
            <w:rFonts w:hint="eastAsia" w:ascii="Times New Roman" w:hAnsi="Times New Roman" w:cs="Times New Roman"/>
            <w:lang w:val="en-US" w:eastAsia="zh-CN"/>
          </w:rPr>
          <w:t>of</w:t>
        </w:r>
      </w:ins>
      <w:r>
        <w:rPr>
          <w:rFonts w:hint="eastAsia" w:ascii="Times New Roman" w:hAnsi="Times New Roman" w:cs="Times New Roman"/>
        </w:rPr>
        <w:t xml:space="preserve"> 3000K, and</w:t>
      </w:r>
      <w:ins w:id="1039" w:author="lv-xyr" w:date="2019-02-20T23:30:52Z">
        <w:r>
          <w:rPr>
            <w:rFonts w:hint="eastAsia" w:ascii="Times New Roman" w:hAnsi="Times New Roman" w:cs="Times New Roman"/>
          </w:rPr>
          <w:t xml:space="preserve"> analyze</w:t>
        </w:r>
      </w:ins>
      <w:ins w:id="1040" w:author="lv-xyr" w:date="2019-02-20T23:31:42Z">
        <w:r>
          <w:rPr>
            <w:rFonts w:hint="eastAsia" w:ascii="Times New Roman" w:hAnsi="Times New Roman" w:cs="Times New Roman"/>
            <w:lang w:val="en-US" w:eastAsia="zh-CN"/>
          </w:rPr>
          <w:t>d</w:t>
        </w:r>
      </w:ins>
      <w:ins w:id="1041" w:author="lv-xyr" w:date="2019-02-20T23:32:21Z">
        <w:r>
          <w:rPr>
            <w:rFonts w:hint="eastAsia" w:ascii="Times New Roman" w:hAnsi="Times New Roman" w:cs="Times New Roman"/>
          </w:rPr>
          <w:t xml:space="preserve"> reaction </w:t>
        </w:r>
      </w:ins>
      <w:ins w:id="1042" w:author="lv-xyr" w:date="2019-02-20T23:31:38Z">
        <w:r>
          <w:rPr>
            <w:rFonts w:hint="eastAsia" w:ascii="Times New Roman" w:hAnsi="Times New Roman" w:cs="Times New Roman"/>
          </w:rPr>
          <w:t xml:space="preserve">type </w:t>
        </w:r>
      </w:ins>
      <w:ins w:id="1043" w:author="lv-xyr" w:date="2019-02-20T23:32:31Z">
        <w:r>
          <w:rPr>
            <w:rFonts w:hint="eastAsia" w:ascii="Times New Roman" w:hAnsi="Times New Roman" w:cs="Times New Roman"/>
            <w:lang w:val="en-US" w:eastAsia="zh-CN"/>
          </w:rPr>
          <w:t>a</w:t>
        </w:r>
      </w:ins>
      <w:ins w:id="1044" w:author="lv-xyr" w:date="2019-02-20T23:32:33Z">
        <w:r>
          <w:rPr>
            <w:rFonts w:hint="eastAsia" w:ascii="Times New Roman" w:hAnsi="Times New Roman" w:cs="Times New Roman"/>
            <w:lang w:val="en-US" w:eastAsia="zh-CN"/>
          </w:rPr>
          <w:t>s t</w:t>
        </w:r>
      </w:ins>
      <w:ins w:id="1045" w:author="lv-xyr" w:date="2019-02-20T23:32:34Z">
        <w:r>
          <w:rPr>
            <w:rFonts w:hint="eastAsia" w:ascii="Times New Roman" w:hAnsi="Times New Roman" w:cs="Times New Roman"/>
            <w:lang w:val="en-US" w:eastAsia="zh-CN"/>
          </w:rPr>
          <w:t>o</w:t>
        </w:r>
      </w:ins>
      <w:ins w:id="1046" w:author="lv-xyr" w:date="2019-02-20T23:31:38Z">
        <w:r>
          <w:rPr>
            <w:rFonts w:hint="eastAsia" w:ascii="Times New Roman" w:hAnsi="Times New Roman" w:cs="Times New Roman"/>
          </w:rPr>
          <w:t xml:space="preserve"> methane formation</w:t>
        </w:r>
      </w:ins>
      <w:r>
        <w:rPr>
          <w:rFonts w:hint="eastAsia" w:ascii="Times New Roman" w:hAnsi="Times New Roman" w:cs="Times New Roman"/>
        </w:rPr>
        <w:t xml:space="preserve"> </w:t>
      </w:r>
      <w:ins w:id="1047" w:author="lv-xyr" w:date="2019-02-20T23:32:42Z">
        <w:r>
          <w:rPr>
            <w:rFonts w:hint="eastAsia" w:ascii="Times New Roman" w:hAnsi="Times New Roman" w:cs="Times New Roman"/>
            <w:lang w:val="en-US" w:eastAsia="zh-CN"/>
          </w:rPr>
          <w:t xml:space="preserve">in </w:t>
        </w:r>
      </w:ins>
      <w:r>
        <w:rPr>
          <w:rFonts w:hint="eastAsia" w:ascii="Times New Roman" w:hAnsi="Times New Roman" w:cs="Times New Roman"/>
        </w:rPr>
        <w:t>the</w:t>
      </w:r>
      <w:ins w:id="1048" w:author="lv-xyr" w:date="2019-02-20T23:33:08Z">
        <w:r>
          <w:rPr>
            <w:rFonts w:hint="eastAsia" w:ascii="Times New Roman" w:hAnsi="Times New Roman" w:cs="Times New Roman"/>
          </w:rPr>
          <w:t xml:space="preserve"> process</w:t>
        </w:r>
      </w:ins>
      <w:r>
        <w:rPr>
          <w:rFonts w:hint="eastAsia" w:ascii="Times New Roman" w:hAnsi="Times New Roman" w:cs="Times New Roman"/>
        </w:rPr>
        <w:t xml:space="preserve"> </w:t>
      </w:r>
      <w:ins w:id="1049" w:author="lv-xyr" w:date="2019-02-20T23:33:11Z">
        <w:r>
          <w:rPr>
            <w:rFonts w:hint="eastAsia" w:ascii="Times New Roman" w:hAnsi="Times New Roman" w:cs="Times New Roman"/>
            <w:lang w:val="en-US" w:eastAsia="zh-CN"/>
          </w:rPr>
          <w:t xml:space="preserve">of </w:t>
        </w:r>
      </w:ins>
      <w:r>
        <w:rPr>
          <w:rFonts w:hint="eastAsia" w:ascii="Times New Roman" w:hAnsi="Times New Roman" w:cs="Times New Roman"/>
        </w:rPr>
        <w:t>molecular group pyrolysis simulation</w:t>
      </w:r>
      <w:del w:id="1050" w:author="lv-xyr" w:date="2019-02-20T23:33:40Z">
        <w:r>
          <w:rPr>
            <w:rFonts w:hint="eastAsia" w:ascii="Times New Roman" w:hAnsi="Times New Roman" w:cs="Times New Roman"/>
            <w:lang w:val="en-US"/>
          </w:rPr>
          <w:delText xml:space="preserve"> process is analyzed. The</w:delText>
        </w:r>
      </w:del>
      <w:ins w:id="1051" w:author="lv-xyr" w:date="2019-02-20T23:33:40Z">
        <w:r>
          <w:rPr>
            <w:rFonts w:hint="eastAsia" w:ascii="Times New Roman" w:hAnsi="Times New Roman" w:cs="Times New Roman"/>
            <w:lang w:val="en-US" w:eastAsia="zh-CN"/>
          </w:rPr>
          <w:t>,</w:t>
        </w:r>
      </w:ins>
      <w:del w:id="1052" w:author="lv-xyr" w:date="2019-02-20T23:31:38Z">
        <w:r>
          <w:rPr>
            <w:rFonts w:hint="eastAsia" w:ascii="Times New Roman" w:hAnsi="Times New Roman" w:cs="Times New Roman"/>
          </w:rPr>
          <w:delText xml:space="preserve"> type of reaction in methane formation</w:delText>
        </w:r>
      </w:del>
      <w:r>
        <w:rPr>
          <w:rFonts w:hint="eastAsia" w:ascii="Times New Roman" w:hAnsi="Times New Roman" w:cs="Times New Roman"/>
        </w:rPr>
        <w:t xml:space="preserve"> provid</w:t>
      </w:r>
      <w:del w:id="1053" w:author="lv-xyr" w:date="2019-02-20T23:33:45Z">
        <w:r>
          <w:rPr>
            <w:rFonts w:hint="eastAsia" w:ascii="Times New Roman" w:hAnsi="Times New Roman" w:cs="Times New Roman"/>
            <w:lang w:val="en-US"/>
          </w:rPr>
          <w:delText>es</w:delText>
        </w:r>
      </w:del>
      <w:ins w:id="1054" w:author="lv-xyr" w:date="2019-02-20T23:33:45Z">
        <w:r>
          <w:rPr>
            <w:rFonts w:hint="eastAsia" w:ascii="Times New Roman" w:hAnsi="Times New Roman" w:cs="Times New Roman"/>
            <w:lang w:val="en-US" w:eastAsia="zh-CN"/>
          </w:rPr>
          <w:t>ing</w:t>
        </w:r>
      </w:ins>
      <w:r>
        <w:rPr>
          <w:rFonts w:hint="eastAsia" w:ascii="Times New Roman" w:hAnsi="Times New Roman" w:cs="Times New Roman"/>
        </w:rPr>
        <w:t xml:space="preserve"> </w:t>
      </w:r>
      <w:del w:id="1055" w:author="lv-xyr" w:date="2019-02-20T23:33:50Z">
        <w:r>
          <w:rPr>
            <w:rFonts w:hint="eastAsia" w:ascii="Times New Roman" w:hAnsi="Times New Roman" w:cs="Times New Roman"/>
          </w:rPr>
          <w:delText xml:space="preserve">a </w:delText>
        </w:r>
      </w:del>
      <w:r>
        <w:rPr>
          <w:rFonts w:hint="eastAsia" w:ascii="Times New Roman" w:hAnsi="Times New Roman" w:cs="Times New Roman"/>
        </w:rPr>
        <w:t xml:space="preserve">theoretical basis for the source of methane in </w:t>
      </w:r>
      <w:del w:id="1056" w:author="lv-xyr" w:date="2019-02-20T23:35:13Z">
        <w:r>
          <w:rPr>
            <w:rFonts w:hint="eastAsia" w:ascii="Times New Roman" w:hAnsi="Times New Roman" w:cs="Times New Roman"/>
            <w:lang w:val="en-US"/>
          </w:rPr>
          <w:delText>coal pyrolysis</w:delText>
        </w:r>
      </w:del>
      <w:ins w:id="1057" w:author="lv-xyr" w:date="2019-02-20T23:35:13Z">
        <w:r>
          <w:rPr>
            <w:rFonts w:hint="eastAsia" w:ascii="Times New Roman" w:hAnsi="Times New Roman" w:cs="Times New Roman"/>
            <w:lang w:val="en-US" w:eastAsia="zh-CN"/>
          </w:rPr>
          <w:t>the</w:t>
        </w:r>
      </w:ins>
      <w:ins w:id="1058" w:author="lv-xyr" w:date="2019-02-20T23:35:14Z">
        <w:r>
          <w:rPr>
            <w:rFonts w:hint="eastAsia" w:ascii="Times New Roman" w:hAnsi="Times New Roman" w:cs="Times New Roman"/>
            <w:lang w:val="en-US" w:eastAsia="zh-CN"/>
          </w:rPr>
          <w:t xml:space="preserve"> pr</w:t>
        </w:r>
      </w:ins>
      <w:ins w:id="1059" w:author="lv-xyr" w:date="2019-02-20T23:35:15Z">
        <w:r>
          <w:rPr>
            <w:rFonts w:hint="eastAsia" w:ascii="Times New Roman" w:hAnsi="Times New Roman" w:cs="Times New Roman"/>
            <w:lang w:val="en-US" w:eastAsia="zh-CN"/>
          </w:rPr>
          <w:t>oces</w:t>
        </w:r>
      </w:ins>
      <w:ins w:id="1060" w:author="lv-xyr" w:date="2019-02-20T23:35:16Z">
        <w:r>
          <w:rPr>
            <w:rFonts w:hint="eastAsia" w:ascii="Times New Roman" w:hAnsi="Times New Roman" w:cs="Times New Roman"/>
            <w:lang w:val="en-US" w:eastAsia="zh-CN"/>
          </w:rPr>
          <w:t>s</w:t>
        </w:r>
      </w:ins>
      <w:ins w:id="1061" w:author="lv-xyr" w:date="2019-02-20T23:35:21Z">
        <w:r>
          <w:rPr>
            <w:rFonts w:hint="eastAsia" w:ascii="Times New Roman" w:hAnsi="Times New Roman" w:cs="Times New Roman"/>
            <w:lang w:val="en-US" w:eastAsia="zh-CN"/>
          </w:rPr>
          <w:t xml:space="preserve"> of</w:t>
        </w:r>
      </w:ins>
      <w:ins w:id="1062" w:author="lv-xyr" w:date="2019-02-20T23:35:25Z">
        <w:r>
          <w:rPr>
            <w:rFonts w:hint="eastAsia" w:ascii="Times New Roman" w:hAnsi="Times New Roman" w:cs="Times New Roman"/>
            <w:lang w:val="en-US" w:eastAsia="zh-CN"/>
          </w:rPr>
          <w:t xml:space="preserve"> </w:t>
        </w:r>
      </w:ins>
      <w:ins w:id="1063" w:author="lv-xyr" w:date="2019-02-20T23:35:26Z">
        <w:r>
          <w:rPr>
            <w:rFonts w:hint="eastAsia" w:ascii="Times New Roman" w:hAnsi="Times New Roman" w:cs="Times New Roman"/>
            <w:lang w:val="en-US" w:eastAsia="zh-CN"/>
          </w:rPr>
          <w:t>c</w:t>
        </w:r>
      </w:ins>
      <w:ins w:id="1064" w:author="lv-xyr" w:date="2019-02-20T23:35:27Z">
        <w:r>
          <w:rPr>
            <w:rFonts w:hint="eastAsia" w:ascii="Times New Roman" w:hAnsi="Times New Roman" w:cs="Times New Roman"/>
            <w:lang w:val="en-US" w:eastAsia="zh-CN"/>
          </w:rPr>
          <w:t>oal</w:t>
        </w:r>
      </w:ins>
      <w:ins w:id="1065" w:author="lv-xyr" w:date="2019-02-20T23:35:42Z">
        <w:r>
          <w:rPr>
            <w:rFonts w:hint="eastAsia" w:ascii="Times New Roman" w:hAnsi="Times New Roman" w:cs="Times New Roman"/>
            <w:lang w:val="en-US" w:eastAsia="zh-CN"/>
          </w:rPr>
          <w:t xml:space="preserve"> p</w:t>
        </w:r>
      </w:ins>
      <w:ins w:id="1066" w:author="lv-xyr" w:date="2019-02-20T23:35:43Z">
        <w:r>
          <w:rPr>
            <w:rFonts w:hint="eastAsia" w:ascii="Times New Roman" w:hAnsi="Times New Roman" w:cs="Times New Roman"/>
            <w:lang w:val="en-US" w:eastAsia="zh-CN"/>
          </w:rPr>
          <w:t>y</w:t>
        </w:r>
      </w:ins>
      <w:ins w:id="1067" w:author="lv-xyr" w:date="2019-02-20T23:35:45Z">
        <w:r>
          <w:rPr>
            <w:rFonts w:hint="eastAsia" w:ascii="Times New Roman" w:hAnsi="Times New Roman" w:cs="Times New Roman"/>
            <w:lang w:val="en-US" w:eastAsia="zh-CN"/>
          </w:rPr>
          <w:t>roly</w:t>
        </w:r>
      </w:ins>
      <w:ins w:id="1068" w:author="lv-xyr" w:date="2019-02-20T23:35:46Z">
        <w:r>
          <w:rPr>
            <w:rFonts w:hint="eastAsia" w:ascii="Times New Roman" w:hAnsi="Times New Roman" w:cs="Times New Roman"/>
            <w:lang w:val="en-US" w:eastAsia="zh-CN"/>
          </w:rPr>
          <w:t>sis</w:t>
        </w:r>
      </w:ins>
      <w:r>
        <w:rPr>
          <w:rFonts w:hint="eastAsia" w:ascii="Times New Roman" w:hAnsi="Times New Roman" w:cs="Times New Roman"/>
        </w:rPr>
        <w:t xml:space="preserve">. In addition, </w:t>
      </w:r>
      <w:del w:id="1069" w:author="lv-xyr" w:date="2019-02-20T23:37:30Z">
        <w:r>
          <w:rPr>
            <w:rFonts w:hint="eastAsia" w:ascii="Times New Roman" w:hAnsi="Times New Roman" w:cs="Times New Roman"/>
            <w:lang w:val="en-US"/>
          </w:rPr>
          <w:delText>this work also include</w:delText>
        </w:r>
      </w:del>
      <w:ins w:id="1070" w:author="lv-xyr" w:date="2019-02-20T23:37:30Z">
        <w:r>
          <w:rPr>
            <w:rFonts w:hint="eastAsia" w:ascii="Times New Roman" w:hAnsi="Times New Roman" w:cs="Times New Roman"/>
            <w:lang w:val="en-US" w:eastAsia="zh-CN"/>
          </w:rPr>
          <w:t>auth</w:t>
        </w:r>
      </w:ins>
      <w:ins w:id="1071" w:author="lv-xyr" w:date="2019-02-20T23:37:32Z">
        <w:r>
          <w:rPr>
            <w:rFonts w:hint="eastAsia" w:ascii="Times New Roman" w:hAnsi="Times New Roman" w:cs="Times New Roman"/>
            <w:lang w:val="en-US" w:eastAsia="zh-CN"/>
          </w:rPr>
          <w:t>or</w:t>
        </w:r>
      </w:ins>
      <w:r>
        <w:rPr>
          <w:rFonts w:hint="eastAsia" w:ascii="Times New Roman" w:hAnsi="Times New Roman" w:cs="Times New Roman"/>
        </w:rPr>
        <w:t xml:space="preserve">s </w:t>
      </w:r>
      <w:ins w:id="1072" w:author="lv-xyr" w:date="2019-02-20T23:37:50Z">
        <w:r>
          <w:rPr>
            <w:rFonts w:hint="eastAsia" w:ascii="Times New Roman" w:hAnsi="Times New Roman" w:cs="Times New Roman"/>
          </w:rPr>
          <w:t>us</w:t>
        </w:r>
      </w:ins>
      <w:ins w:id="1073" w:author="lv-xyr" w:date="2019-02-20T23:37:50Z">
        <w:r>
          <w:rPr>
            <w:rFonts w:hint="eastAsia" w:ascii="Times New Roman" w:hAnsi="Times New Roman" w:cs="Times New Roman"/>
            <w:lang w:val="en-US" w:eastAsia="zh-CN"/>
          </w:rPr>
          <w:t>ed</w:t>
        </w:r>
      </w:ins>
      <w:ins w:id="1074" w:author="lv-xyr" w:date="2019-02-20T23:37:50Z">
        <w:r>
          <w:rPr>
            <w:rFonts w:hint="eastAsia" w:ascii="Times New Roman" w:hAnsi="Times New Roman" w:cs="Times New Roman"/>
          </w:rPr>
          <w:t xml:space="preserve"> a thermogravimetric-mass spectrometer (TG/MS) to</w:t>
        </w:r>
      </w:ins>
      <w:ins w:id="1075" w:author="lv-xyr" w:date="2019-02-20T23:37:59Z">
        <w:r>
          <w:rPr>
            <w:rFonts w:hint="eastAsia" w:ascii="Times New Roman" w:hAnsi="Times New Roman" w:cs="Times New Roman"/>
          </w:rPr>
          <w:t xml:space="preserve"> </w:t>
        </w:r>
      </w:ins>
      <w:ins w:id="1076" w:author="lv-xyr" w:date="2019-02-20T23:38:04Z">
        <w:r>
          <w:rPr>
            <w:rFonts w:hint="eastAsia" w:ascii="Times New Roman" w:hAnsi="Times New Roman" w:cs="Times New Roman"/>
            <w:lang w:val="en-US" w:eastAsia="zh-CN"/>
          </w:rPr>
          <w:t>run</w:t>
        </w:r>
      </w:ins>
      <w:ins w:id="1077" w:author="lv-xyr" w:date="2019-02-20T23:38:05Z">
        <w:r>
          <w:rPr>
            <w:rFonts w:hint="eastAsia" w:ascii="Times New Roman" w:hAnsi="Times New Roman" w:cs="Times New Roman"/>
            <w:lang w:val="en-US" w:eastAsia="zh-CN"/>
          </w:rPr>
          <w:t xml:space="preserve"> </w:t>
        </w:r>
      </w:ins>
      <w:r>
        <w:rPr>
          <w:rFonts w:hint="eastAsia" w:ascii="Times New Roman" w:hAnsi="Times New Roman" w:cs="Times New Roman"/>
        </w:rPr>
        <w:t>pyrolysis experiments</w:t>
      </w:r>
      <w:del w:id="1078" w:author="lv-xyr" w:date="2019-02-20T23:38:48Z">
        <w:r>
          <w:rPr>
            <w:rFonts w:hint="eastAsia" w:ascii="Times New Roman" w:hAnsi="Times New Roman" w:cs="Times New Roman"/>
            <w:lang w:val="en-US"/>
          </w:rPr>
          <w:delText xml:space="preserve"> using a thermogravimetric-mass spectrometer (TG/MS) to </w:delText>
        </w:r>
      </w:del>
      <w:ins w:id="1079" w:author="lv-xyr" w:date="2019-02-20T23:38:48Z">
        <w:r>
          <w:rPr>
            <w:rFonts w:hint="eastAsia" w:ascii="Times New Roman" w:hAnsi="Times New Roman" w:cs="Times New Roman"/>
            <w:lang w:val="en-US" w:eastAsia="zh-CN"/>
          </w:rPr>
          <w:t>,</w:t>
        </w:r>
      </w:ins>
      <w:ins w:id="1080" w:author="lv-xyr" w:date="2019-02-20T23:38:49Z">
        <w:r>
          <w:rPr>
            <w:rFonts w:hint="eastAsia" w:ascii="Times New Roman" w:hAnsi="Times New Roman" w:cs="Times New Roman"/>
            <w:lang w:val="en-US" w:eastAsia="zh-CN"/>
          </w:rPr>
          <w:t xml:space="preserve"> </w:t>
        </w:r>
      </w:ins>
      <w:r>
        <w:rPr>
          <w:rFonts w:hint="eastAsia" w:ascii="Times New Roman" w:hAnsi="Times New Roman" w:cs="Times New Roman"/>
        </w:rPr>
        <w:t>obtain</w:t>
      </w:r>
      <w:ins w:id="1081" w:author="lv-xyr" w:date="2019-02-20T23:38:42Z">
        <w:r>
          <w:rPr>
            <w:rFonts w:hint="eastAsia" w:ascii="Times New Roman" w:hAnsi="Times New Roman" w:cs="Times New Roman"/>
            <w:lang w:val="en-US" w:eastAsia="zh-CN"/>
          </w:rPr>
          <w:t>ing</w:t>
        </w:r>
      </w:ins>
      <w:r>
        <w:rPr>
          <w:rFonts w:hint="eastAsia" w:ascii="Times New Roman" w:hAnsi="Times New Roman" w:cs="Times New Roman"/>
        </w:rPr>
        <w:t xml:space="preserve"> the weight loss curve</w:t>
      </w:r>
      <w:ins w:id="1082" w:author="lv-xyr" w:date="2019-02-20T23:40:39Z">
        <w:r>
          <w:rPr>
            <w:rFonts w:ascii="Times New Roman" w:hAnsi="Times New Roman" w:cs="Times New Roman"/>
            <w:vertAlign w:val="superscript"/>
          </w:rPr>
          <w:t>[16]</w:t>
        </w:r>
      </w:ins>
      <w:r>
        <w:rPr>
          <w:rFonts w:hint="eastAsia" w:ascii="Times New Roman" w:hAnsi="Times New Roman" w:cs="Times New Roman"/>
        </w:rPr>
        <w:t xml:space="preserve"> </w:t>
      </w:r>
      <w:ins w:id="1083" w:author="lv-xyr" w:date="2019-02-20T23:39:12Z">
        <w:r>
          <w:rPr>
            <w:rFonts w:hint="eastAsia" w:ascii="Times New Roman" w:hAnsi="Times New Roman" w:cs="Times New Roman"/>
            <w:lang w:val="en-US" w:eastAsia="zh-CN"/>
          </w:rPr>
          <w:t>a</w:t>
        </w:r>
      </w:ins>
      <w:ins w:id="1084" w:author="lv-xyr" w:date="2019-02-20T23:39:12Z">
        <w:r>
          <w:rPr>
            <w:rFonts w:ascii="Times New Roman" w:hAnsi="Times New Roman" w:cs="Times New Roman"/>
          </w:rPr>
          <w:t>nd methane precipitation rate curve</w:t>
        </w:r>
      </w:ins>
      <w:ins w:id="1085" w:author="lv-xyr" w:date="2019-02-20T23:39:12Z">
        <w:r>
          <w:rPr>
            <w:rFonts w:ascii="Times New Roman" w:hAnsi="Times New Roman" w:cs="Times New Roman"/>
            <w:vertAlign w:val="superscript"/>
          </w:rPr>
          <w:t>[9]</w:t>
        </w:r>
      </w:ins>
      <w:ins w:id="1086" w:author="lv-xyr" w:date="2019-02-20T23:39:16Z">
        <w:r>
          <w:rPr>
            <w:rFonts w:hint="eastAsia" w:ascii="Times New Roman" w:hAnsi="Times New Roman" w:cs="Times New Roman"/>
            <w:vertAlign w:val="superscript"/>
            <w:lang w:val="en-US" w:eastAsia="zh-CN"/>
          </w:rPr>
          <w:t xml:space="preserve"> </w:t>
        </w:r>
      </w:ins>
      <w:r>
        <w:rPr>
          <w:rFonts w:hint="eastAsia" w:ascii="Times New Roman" w:hAnsi="Times New Roman" w:cs="Times New Roman"/>
        </w:rPr>
        <w:t xml:space="preserve">during </w:t>
      </w:r>
      <w:ins w:id="1087" w:author="lv-xyr" w:date="2019-02-20T23:40:08Z">
        <w:r>
          <w:rPr>
            <w:rFonts w:hint="eastAsia" w:ascii="Times New Roman" w:hAnsi="Times New Roman" w:cs="Times New Roman"/>
            <w:lang w:val="en-US" w:eastAsia="zh-CN"/>
          </w:rPr>
          <w:t>t</w:t>
        </w:r>
      </w:ins>
      <w:ins w:id="1088" w:author="lv-xyr" w:date="2019-02-20T23:40:09Z">
        <w:r>
          <w:rPr>
            <w:rFonts w:hint="eastAsia" w:ascii="Times New Roman" w:hAnsi="Times New Roman" w:cs="Times New Roman"/>
            <w:lang w:val="en-US" w:eastAsia="zh-CN"/>
          </w:rPr>
          <w:t xml:space="preserve">he </w:t>
        </w:r>
      </w:ins>
      <w:ins w:id="1089" w:author="lv-xyr" w:date="2019-02-20T23:40:10Z">
        <w:r>
          <w:rPr>
            <w:rFonts w:hint="eastAsia" w:ascii="Times New Roman" w:hAnsi="Times New Roman" w:cs="Times New Roman"/>
            <w:lang w:val="en-US" w:eastAsia="zh-CN"/>
          </w:rPr>
          <w:t>proc</w:t>
        </w:r>
      </w:ins>
      <w:ins w:id="1090" w:author="lv-xyr" w:date="2019-02-20T23:40:11Z">
        <w:r>
          <w:rPr>
            <w:rFonts w:hint="eastAsia" w:ascii="Times New Roman" w:hAnsi="Times New Roman" w:cs="Times New Roman"/>
            <w:lang w:val="en-US" w:eastAsia="zh-CN"/>
          </w:rPr>
          <w:t>ess o</w:t>
        </w:r>
      </w:ins>
      <w:ins w:id="1091" w:author="lv-xyr" w:date="2019-02-20T23:40:12Z">
        <w:r>
          <w:rPr>
            <w:rFonts w:hint="eastAsia" w:ascii="Times New Roman" w:hAnsi="Times New Roman" w:cs="Times New Roman"/>
            <w:lang w:val="en-US" w:eastAsia="zh-CN"/>
          </w:rPr>
          <w:t xml:space="preserve">f </w:t>
        </w:r>
      </w:ins>
      <w:r>
        <w:rPr>
          <w:rFonts w:hint="eastAsia" w:ascii="Times New Roman" w:hAnsi="Times New Roman" w:cs="Times New Roman"/>
        </w:rPr>
        <w:t>pyrolysis of the sample</w:t>
      </w:r>
      <w:ins w:id="1092" w:author="lv-xyr" w:date="2019-02-20T23:40:27Z">
        <w:r>
          <w:rPr>
            <w:rFonts w:hint="eastAsia" w:ascii="Times New Roman" w:hAnsi="Times New Roman" w:cs="Times New Roman"/>
            <w:lang w:val="en-US" w:eastAsia="zh-CN"/>
          </w:rPr>
          <w:t>s</w:t>
        </w:r>
      </w:ins>
      <w:ins w:id="1093" w:author="lv-xyr" w:date="2019-02-20T23:40:54Z">
        <w:r>
          <w:rPr>
            <w:rFonts w:hint="eastAsia" w:ascii="Times New Roman" w:hAnsi="Times New Roman" w:cs="Times New Roman"/>
            <w:lang w:val="en-US" w:eastAsia="zh-CN"/>
          </w:rPr>
          <w:t>,</w:t>
        </w:r>
      </w:ins>
      <w:ins w:id="1094" w:author="lv-xyr" w:date="2019-02-20T23:40:55Z">
        <w:r>
          <w:rPr>
            <w:rFonts w:hint="eastAsia" w:ascii="Times New Roman" w:hAnsi="Times New Roman" w:cs="Times New Roman"/>
            <w:lang w:val="en-US" w:eastAsia="zh-CN"/>
          </w:rPr>
          <w:t xml:space="preserve"> </w:t>
        </w:r>
      </w:ins>
      <w:ins w:id="1095" w:author="lv-xyr" w:date="2019-02-20T23:40:57Z">
        <w:r>
          <w:rPr>
            <w:rFonts w:hint="eastAsia" w:ascii="Times New Roman" w:hAnsi="Times New Roman" w:cs="Times New Roman"/>
            <w:lang w:val="en-US" w:eastAsia="zh-CN"/>
          </w:rPr>
          <w:t>and</w:t>
        </w:r>
      </w:ins>
      <w:ins w:id="1096" w:author="lv-xyr" w:date="2019-02-20T23:40:59Z">
        <w:r>
          <w:rPr>
            <w:rFonts w:hint="eastAsia" w:ascii="Times New Roman" w:hAnsi="Times New Roman" w:cs="Times New Roman"/>
            <w:lang w:val="en-US" w:eastAsia="zh-CN"/>
          </w:rPr>
          <w:t xml:space="preserve"> </w:t>
        </w:r>
      </w:ins>
      <w:ins w:id="1097" w:author="lv-xyr" w:date="2019-02-20T23:41:14Z">
        <w:r>
          <w:rPr>
            <w:rFonts w:ascii="Times New Roman" w:hAnsi="Times New Roman" w:cs="Times New Roman"/>
          </w:rPr>
          <w:t xml:space="preserve">analyzed </w:t>
        </w:r>
      </w:ins>
      <w:del w:id="1098" w:author="lv-xyr" w:date="2019-02-20T23:41:19Z">
        <w:r>
          <w:rPr>
            <w:rFonts w:hint="eastAsia" w:ascii="Times New Roman" w:hAnsi="Times New Roman" w:cs="Times New Roman"/>
            <w:lang w:val="en-US"/>
          </w:rPr>
          <w:delText>.</w:delText>
        </w:r>
      </w:del>
      <w:del w:id="1099" w:author="lv-xyr" w:date="2019-02-20T23:41:19Z">
        <w:r>
          <w:rPr>
            <w:rFonts w:ascii="Times New Roman" w:hAnsi="Times New Roman" w:cs="Times New Roman"/>
            <w:vertAlign w:val="superscript"/>
            <w:lang w:val="en-US"/>
          </w:rPr>
          <w:delText>[16]</w:delText>
        </w:r>
      </w:del>
      <w:del w:id="1100" w:author="lv-xyr" w:date="2019-02-20T23:41:19Z">
        <w:r>
          <w:rPr>
            <w:rFonts w:ascii="Times New Roman" w:hAnsi="Times New Roman" w:cs="Times New Roman"/>
            <w:lang w:val="en-US"/>
          </w:rPr>
          <w:delText>And methane precipitation rate curve</w:delText>
        </w:r>
      </w:del>
      <w:del w:id="1101" w:author="lv-xyr" w:date="2019-02-20T23:41:19Z">
        <w:r>
          <w:rPr>
            <w:rFonts w:ascii="Times New Roman" w:hAnsi="Times New Roman" w:cs="Times New Roman"/>
            <w:vertAlign w:val="superscript"/>
            <w:lang w:val="en-US"/>
          </w:rPr>
          <w:delText>[9]</w:delText>
        </w:r>
      </w:del>
      <w:del w:id="1102" w:author="lv-xyr" w:date="2019-02-20T23:41:19Z">
        <w:r>
          <w:rPr>
            <w:rFonts w:ascii="Times New Roman" w:hAnsi="Times New Roman" w:cs="Times New Roman"/>
            <w:lang w:val="en-US"/>
          </w:rPr>
          <w:delText>T</w:delText>
        </w:r>
      </w:del>
      <w:ins w:id="1103" w:author="lv-xyr" w:date="2019-02-20T23:41:19Z">
        <w:r>
          <w:rPr>
            <w:rFonts w:hint="eastAsia" w:ascii="Times New Roman" w:hAnsi="Times New Roman" w:cs="Times New Roman"/>
            <w:lang w:val="en-US" w:eastAsia="zh-CN"/>
          </w:rPr>
          <w:t>t</w:t>
        </w:r>
      </w:ins>
      <w:r>
        <w:rPr>
          <w:rFonts w:ascii="Times New Roman" w:hAnsi="Times New Roman" w:cs="Times New Roman"/>
        </w:rPr>
        <w:t xml:space="preserve">he relationship between the two </w:t>
      </w:r>
      <w:del w:id="1104" w:author="lv-xyr" w:date="2019-02-20T23:41:30Z">
        <w:r>
          <w:rPr>
            <w:rFonts w:ascii="Times New Roman" w:hAnsi="Times New Roman" w:cs="Times New Roman"/>
          </w:rPr>
          <w:delText xml:space="preserve">is </w:delText>
        </w:r>
      </w:del>
      <w:del w:id="1105" w:author="lv-xyr" w:date="2019-02-20T23:41:14Z">
        <w:r>
          <w:rPr>
            <w:rFonts w:ascii="Times New Roman" w:hAnsi="Times New Roman" w:cs="Times New Roman"/>
          </w:rPr>
          <w:delText xml:space="preserve">analyzed </w:delText>
        </w:r>
      </w:del>
      <w:r>
        <w:rPr>
          <w:rFonts w:ascii="Times New Roman" w:hAnsi="Times New Roman" w:cs="Times New Roman"/>
        </w:rPr>
        <w:t xml:space="preserve">to </w:t>
      </w:r>
      <w:del w:id="1106" w:author="lv-xyr" w:date="2019-02-20T23:41:35Z">
        <w:r>
          <w:rPr>
            <w:rFonts w:ascii="Times New Roman" w:hAnsi="Times New Roman" w:cs="Times New Roman"/>
            <w:lang w:val="en-US"/>
          </w:rPr>
          <w:delText>obtain</w:delText>
        </w:r>
      </w:del>
      <w:ins w:id="1107" w:author="lv-xyr" w:date="2019-02-20T23:41:35Z">
        <w:r>
          <w:rPr>
            <w:rFonts w:hint="eastAsia" w:ascii="Times New Roman" w:hAnsi="Times New Roman" w:cs="Times New Roman"/>
            <w:lang w:val="en-US" w:eastAsia="zh-CN"/>
          </w:rPr>
          <w:t>ex</w:t>
        </w:r>
      </w:ins>
      <w:ins w:id="1108" w:author="lv-xyr" w:date="2019-02-20T23:41:36Z">
        <w:r>
          <w:rPr>
            <w:rFonts w:hint="eastAsia" w:ascii="Times New Roman" w:hAnsi="Times New Roman" w:cs="Times New Roman"/>
            <w:lang w:val="en-US" w:eastAsia="zh-CN"/>
          </w:rPr>
          <w:t>plore</w:t>
        </w:r>
      </w:ins>
      <w:r>
        <w:rPr>
          <w:rFonts w:ascii="Times New Roman" w:hAnsi="Times New Roman" w:cs="Times New Roman"/>
        </w:rPr>
        <w:t xml:space="preserve"> the relationship </w:t>
      </w:r>
      <w:del w:id="1109" w:author="lv-xyr" w:date="2019-02-20T23:46:46Z">
        <w:r>
          <w:rPr>
            <w:rFonts w:ascii="Times New Roman" w:hAnsi="Times New Roman" w:cs="Times New Roman"/>
            <w:lang w:val="en-US"/>
          </w:rPr>
          <w:delText>of</w:delText>
        </w:r>
      </w:del>
      <w:ins w:id="1110" w:author="lv-xyr" w:date="2019-02-20T23:46:46Z">
        <w:r>
          <w:rPr>
            <w:rFonts w:hint="eastAsia" w:ascii="Times New Roman" w:hAnsi="Times New Roman" w:cs="Times New Roman"/>
            <w:lang w:val="en-US" w:eastAsia="zh-CN"/>
          </w:rPr>
          <w:t>bet</w:t>
        </w:r>
      </w:ins>
      <w:ins w:id="1111" w:author="lv-xyr" w:date="2019-02-20T23:46:47Z">
        <w:r>
          <w:rPr>
            <w:rFonts w:hint="eastAsia" w:ascii="Times New Roman" w:hAnsi="Times New Roman" w:cs="Times New Roman"/>
            <w:lang w:val="en-US" w:eastAsia="zh-CN"/>
          </w:rPr>
          <w:t>ween</w:t>
        </w:r>
      </w:ins>
      <w:ins w:id="1112" w:author="lv-xyr" w:date="2019-02-20T23:50:19Z">
        <w:r>
          <w:rPr>
            <w:rFonts w:hint="eastAsia" w:ascii="Times New Roman" w:hAnsi="Times New Roman" w:cs="Times New Roman"/>
            <w:lang w:val="en-US" w:eastAsia="zh-CN"/>
          </w:rPr>
          <w:t xml:space="preserve"> </w:t>
        </w:r>
      </w:ins>
      <w:ins w:id="1113" w:author="lv-xyr" w:date="2019-02-20T23:48:14Z">
        <w:r>
          <w:rPr>
            <w:rFonts w:ascii="Times New Roman" w:hAnsi="Times New Roman" w:cs="Times New Roman"/>
          </w:rPr>
          <w:t xml:space="preserve">simulated </w:t>
        </w:r>
      </w:ins>
      <w:ins w:id="1114" w:author="lv-xyr" w:date="2019-02-20T23:48:14Z">
        <w:r>
          <w:rPr>
            <w:rFonts w:hint="eastAsia" w:ascii="Times New Roman" w:hAnsi="Times New Roman" w:cs="Times New Roman"/>
            <w:lang w:val="en-US" w:eastAsia="zh-CN"/>
          </w:rPr>
          <w:t xml:space="preserve">condition </w:t>
        </w:r>
      </w:ins>
      <w:ins w:id="1115" w:author="lv-xyr" w:date="2019-02-20T23:48:14Z">
        <w:r>
          <w:rPr>
            <w:rFonts w:ascii="Times New Roman" w:hAnsi="Times New Roman" w:cs="Times New Roman"/>
          </w:rPr>
          <w:t>and experimental condition</w:t>
        </w:r>
      </w:ins>
      <w:r>
        <w:rPr>
          <w:rFonts w:ascii="Times New Roman" w:hAnsi="Times New Roman" w:cs="Times New Roman"/>
        </w:rPr>
        <w:t xml:space="preserve"> </w:t>
      </w:r>
      <w:ins w:id="1116" w:author="lv-xyr" w:date="2019-02-20T23:48:20Z">
        <w:r>
          <w:rPr>
            <w:rFonts w:hint="eastAsia" w:ascii="Times New Roman" w:hAnsi="Times New Roman" w:cs="Times New Roman"/>
            <w:lang w:val="en-US" w:eastAsia="zh-CN"/>
          </w:rPr>
          <w:t>wh</w:t>
        </w:r>
      </w:ins>
      <w:ins w:id="1117" w:author="lv-xyr" w:date="2019-02-20T23:48:21Z">
        <w:r>
          <w:rPr>
            <w:rFonts w:hint="eastAsia" w:ascii="Times New Roman" w:hAnsi="Times New Roman" w:cs="Times New Roman"/>
            <w:lang w:val="en-US" w:eastAsia="zh-CN"/>
          </w:rPr>
          <w:t>ere</w:t>
        </w:r>
      </w:ins>
      <w:ins w:id="1118" w:author="lv-xyr" w:date="2019-02-20T23:48:23Z">
        <w:r>
          <w:rPr>
            <w:rFonts w:hint="eastAsia" w:ascii="Times New Roman" w:hAnsi="Times New Roman" w:cs="Times New Roman"/>
            <w:lang w:val="en-US" w:eastAsia="zh-CN"/>
          </w:rPr>
          <w:t xml:space="preserve"> </w:t>
        </w:r>
      </w:ins>
      <w:r>
        <w:rPr>
          <w:rFonts w:ascii="Times New Roman" w:hAnsi="Times New Roman" w:cs="Times New Roman"/>
        </w:rPr>
        <w:t>methane</w:t>
      </w:r>
      <w:ins w:id="1119" w:author="lv-xyr" w:date="2019-02-20T23:48:45Z">
        <w:r>
          <w:rPr>
            <w:rFonts w:hint="eastAsia" w:ascii="Times New Roman" w:hAnsi="Times New Roman" w:cs="Times New Roman"/>
            <w:lang w:val="en-US" w:eastAsia="zh-CN"/>
          </w:rPr>
          <w:t xml:space="preserve"> </w:t>
        </w:r>
      </w:ins>
      <w:ins w:id="1120" w:author="lv-xyr" w:date="2019-02-20T23:48:46Z">
        <w:r>
          <w:rPr>
            <w:rFonts w:hint="eastAsia" w:ascii="Times New Roman" w:hAnsi="Times New Roman" w:cs="Times New Roman"/>
            <w:lang w:val="en-US" w:eastAsia="zh-CN"/>
          </w:rPr>
          <w:t>was</w:t>
        </w:r>
      </w:ins>
      <w:r>
        <w:rPr>
          <w:rFonts w:ascii="Times New Roman" w:hAnsi="Times New Roman" w:cs="Times New Roman"/>
        </w:rPr>
        <w:t xml:space="preserve"> </w:t>
      </w:r>
      <w:del w:id="1121" w:author="lv-xyr" w:date="2019-02-20T23:48:34Z">
        <w:r>
          <w:rPr>
            <w:rFonts w:ascii="Times New Roman" w:hAnsi="Times New Roman" w:cs="Times New Roman"/>
            <w:lang w:val="en-US"/>
          </w:rPr>
          <w:delText>production under</w:delText>
        </w:r>
      </w:del>
      <w:ins w:id="1122" w:author="lv-xyr" w:date="2019-02-20T23:48:34Z">
        <w:r>
          <w:rPr>
            <w:rFonts w:hint="eastAsia" w:ascii="Times New Roman" w:hAnsi="Times New Roman" w:cs="Times New Roman"/>
            <w:lang w:val="en-US" w:eastAsia="zh-CN"/>
          </w:rPr>
          <w:t>pro</w:t>
        </w:r>
      </w:ins>
      <w:ins w:id="1123" w:author="lv-xyr" w:date="2019-02-20T23:48:35Z">
        <w:r>
          <w:rPr>
            <w:rFonts w:hint="eastAsia" w:ascii="Times New Roman" w:hAnsi="Times New Roman" w:cs="Times New Roman"/>
            <w:lang w:val="en-US" w:eastAsia="zh-CN"/>
          </w:rPr>
          <w:t>duc</w:t>
        </w:r>
      </w:ins>
      <w:ins w:id="1124" w:author="lv-xyr" w:date="2019-02-20T23:48:41Z">
        <w:r>
          <w:rPr>
            <w:rFonts w:hint="eastAsia" w:ascii="Times New Roman" w:hAnsi="Times New Roman" w:cs="Times New Roman"/>
            <w:lang w:val="en-US" w:eastAsia="zh-CN"/>
          </w:rPr>
          <w:t>e</w:t>
        </w:r>
      </w:ins>
      <w:ins w:id="1125" w:author="lv-xyr" w:date="2019-02-20T23:48:42Z">
        <w:r>
          <w:rPr>
            <w:rFonts w:hint="eastAsia" w:ascii="Times New Roman" w:hAnsi="Times New Roman" w:cs="Times New Roman"/>
            <w:lang w:val="en-US" w:eastAsia="zh-CN"/>
          </w:rPr>
          <w:t>d</w:t>
        </w:r>
      </w:ins>
      <w:del w:id="1126" w:author="lv-xyr" w:date="2019-02-20T23:48:14Z">
        <w:r>
          <w:rPr>
            <w:rFonts w:ascii="Times New Roman" w:hAnsi="Times New Roman" w:cs="Times New Roman"/>
          </w:rPr>
          <w:delText xml:space="preserve"> simulated and experimental condition</w:delText>
        </w:r>
      </w:del>
      <w:del w:id="1127" w:author="lv-xyr" w:date="2019-02-20T23:42:58Z">
        <w:r>
          <w:rPr>
            <w:rFonts w:ascii="Times New Roman" w:hAnsi="Times New Roman" w:cs="Times New Roman"/>
          </w:rPr>
          <w:delText>s</w:delText>
        </w:r>
      </w:del>
      <w:r>
        <w:rPr>
          <w:rFonts w:ascii="Times New Roman" w:hAnsi="Times New Roman" w:cs="Times New Roman"/>
        </w:rPr>
        <w:t>.</w:t>
      </w:r>
    </w:p>
    <w:p>
      <w:pPr>
        <w:spacing w:line="312" w:lineRule="atLeast"/>
        <w:ind w:firstLine="420" w:firstLineChars="200"/>
        <w:outlineLvl w:val="0"/>
        <w:rPr>
          <w:rFonts w:ascii="Times New Roman" w:hAnsi="Times New Roman" w:cs="Times New Roman"/>
          <w:szCs w:val="21"/>
        </w:rPr>
      </w:pPr>
    </w:p>
    <w:p>
      <w:pPr>
        <w:spacing w:line="312" w:lineRule="atLeast"/>
        <w:outlineLvl w:val="0"/>
        <w:rPr>
          <w:rFonts w:ascii="Times New Roman" w:hAnsi="Times New Roman" w:eastAsia="黑体" w:cs="Times New Roman"/>
          <w:b/>
          <w:sz w:val="28"/>
          <w:szCs w:val="28"/>
        </w:rPr>
      </w:pPr>
      <w:r>
        <w:rPr>
          <w:rFonts w:ascii="Times New Roman" w:hAnsi="Times New Roman" w:eastAsia="黑体" w:cs="Times New Roman"/>
          <w:b/>
          <w:sz w:val="28"/>
          <w:szCs w:val="28"/>
        </w:rPr>
        <w:t>1样品与试验</w:t>
      </w:r>
    </w:p>
    <w:p>
      <w:pPr>
        <w:spacing w:line="312" w:lineRule="atLeast"/>
        <w:outlineLvl w:val="0"/>
        <w:rPr>
          <w:rFonts w:hint="eastAsia" w:ascii="Times New Roman" w:hAnsi="Times New Roman" w:eastAsia="黑体" w:cs="Times New Roman"/>
          <w:b/>
          <w:sz w:val="28"/>
          <w:szCs w:val="28"/>
          <w:lang w:val="en-US" w:eastAsia="zh-CN"/>
        </w:rPr>
      </w:pPr>
      <w:r>
        <w:rPr>
          <w:rFonts w:ascii="Times New Roman" w:hAnsi="Times New Roman" w:eastAsia="黑体" w:cs="Times New Roman"/>
          <w:b/>
          <w:sz w:val="28"/>
        </w:rPr>
        <w:t xml:space="preserve">1 </w:t>
      </w:r>
      <w:ins w:id="1128" w:author="lv-xyr" w:date="2019-02-17T20:40:12Z">
        <w:r>
          <w:rPr>
            <w:rFonts w:hint="eastAsia" w:ascii="Times New Roman" w:hAnsi="Times New Roman" w:eastAsia="黑体" w:cs="Times New Roman"/>
            <w:b/>
            <w:sz w:val="28"/>
            <w:lang w:val="en-US" w:eastAsia="zh-CN"/>
          </w:rPr>
          <w:t xml:space="preserve">The </w:t>
        </w:r>
      </w:ins>
      <w:del w:id="1129" w:author="lv-xyr" w:date="2019-02-17T20:39:46Z">
        <w:r>
          <w:rPr>
            <w:rFonts w:ascii="Times New Roman" w:hAnsi="Times New Roman" w:eastAsia="黑体" w:cs="Times New Roman"/>
            <w:b/>
            <w:sz w:val="28"/>
            <w:lang w:val="en-US"/>
          </w:rPr>
          <w:delText>s</w:delText>
        </w:r>
      </w:del>
      <w:ins w:id="1130" w:author="lv-xyr" w:date="2019-02-17T20:39:46Z">
        <w:r>
          <w:rPr>
            <w:rFonts w:hint="eastAsia" w:ascii="Times New Roman" w:hAnsi="Times New Roman" w:eastAsia="黑体" w:cs="Times New Roman"/>
            <w:b/>
            <w:sz w:val="28"/>
            <w:lang w:val="en-US" w:eastAsia="zh-CN"/>
          </w:rPr>
          <w:t>S</w:t>
        </w:r>
      </w:ins>
      <w:r>
        <w:rPr>
          <w:rFonts w:ascii="Times New Roman" w:hAnsi="Times New Roman" w:eastAsia="黑体" w:cs="Times New Roman"/>
          <w:b/>
          <w:sz w:val="28"/>
        </w:rPr>
        <w:t xml:space="preserve">ample and </w:t>
      </w:r>
      <w:del w:id="1131" w:author="lv-xyr" w:date="2019-02-17T20:39:51Z">
        <w:r>
          <w:rPr>
            <w:rFonts w:ascii="Times New Roman" w:hAnsi="Times New Roman" w:eastAsia="黑体" w:cs="Times New Roman"/>
            <w:b/>
            <w:sz w:val="28"/>
            <w:lang w:val="en-US"/>
          </w:rPr>
          <w:delText>test</w:delText>
        </w:r>
      </w:del>
      <w:ins w:id="1132" w:author="lv-xyr" w:date="2019-02-17T20:39:51Z">
        <w:r>
          <w:rPr>
            <w:rFonts w:hint="eastAsia" w:ascii="Times New Roman" w:hAnsi="Times New Roman" w:eastAsia="黑体" w:cs="Times New Roman"/>
            <w:b/>
            <w:sz w:val="28"/>
            <w:lang w:val="en-US" w:eastAsia="zh-CN"/>
          </w:rPr>
          <w:t>E</w:t>
        </w:r>
      </w:ins>
      <w:ins w:id="1133" w:author="lv-xyr" w:date="2019-02-17T20:39:52Z">
        <w:r>
          <w:rPr>
            <w:rFonts w:hint="eastAsia" w:ascii="Times New Roman" w:hAnsi="Times New Roman" w:eastAsia="黑体" w:cs="Times New Roman"/>
            <w:b/>
            <w:sz w:val="28"/>
            <w:lang w:val="en-US" w:eastAsia="zh-CN"/>
          </w:rPr>
          <w:t>xp</w:t>
        </w:r>
      </w:ins>
      <w:ins w:id="1134" w:author="lv-xyr" w:date="2019-02-17T20:39:53Z">
        <w:r>
          <w:rPr>
            <w:rFonts w:hint="eastAsia" w:ascii="Times New Roman" w:hAnsi="Times New Roman" w:eastAsia="黑体" w:cs="Times New Roman"/>
            <w:b/>
            <w:sz w:val="28"/>
            <w:lang w:val="en-US" w:eastAsia="zh-CN"/>
          </w:rPr>
          <w:t>eri</w:t>
        </w:r>
      </w:ins>
      <w:ins w:id="1135" w:author="lv-xyr" w:date="2019-02-17T20:39:54Z">
        <w:r>
          <w:rPr>
            <w:rFonts w:hint="eastAsia" w:ascii="Times New Roman" w:hAnsi="Times New Roman" w:eastAsia="黑体" w:cs="Times New Roman"/>
            <w:b/>
            <w:sz w:val="28"/>
            <w:lang w:val="en-US" w:eastAsia="zh-CN"/>
          </w:rPr>
          <w:t>ment</w:t>
        </w:r>
      </w:ins>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szCs w:val="21"/>
        </w:rPr>
        <w:t>新鲜煤样采自山西太原西山煤田古交矿区东曲2号煤层，对所采东曲2号煤的原煤(镜质组最大反射率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ctrlPr>
              <w:rPr>
                <w:rFonts w:ascii="Cambria Math" w:hAnsi="Cambria Math" w:cs="Times New Roman"/>
                <w:szCs w:val="21"/>
              </w:rPr>
            </m:ctrlPr>
          </m:e>
          <m:sub>
            <m:r>
              <m:rPr>
                <m:sty m:val="p"/>
              </m:rPr>
              <w:rPr>
                <w:rFonts w:ascii="Cambria Math" w:hAnsi="Cambria Math" w:cs="Times New Roman"/>
                <w:szCs w:val="21"/>
              </w:rPr>
              <m:t>max</m:t>
            </m:r>
            <m:ctrlPr>
              <w:rPr>
                <w:rFonts w:ascii="Cambria Math" w:hAnsi="Cambria Math" w:cs="Times New Roman"/>
                <w:szCs w:val="21"/>
              </w:rPr>
            </m:ctrlPr>
          </m:sub>
          <m:sup>
            <m:r>
              <m:rPr>
                <m:sty m:val="p"/>
              </m:rPr>
              <w:rPr>
                <w:rFonts w:ascii="Cambria Math" w:hAnsi="Cambria Math" w:cs="Times New Roman"/>
                <w:szCs w:val="21"/>
              </w:rPr>
              <m:t>0</m:t>
            </m:r>
            <m:ctrlPr>
              <w:rPr>
                <w:rFonts w:ascii="Cambria Math" w:hAnsi="Cambria Math" w:cs="Times New Roman"/>
                <w:szCs w:val="21"/>
              </w:rPr>
            </m:ctrlPr>
          </m:sup>
        </m:sSubSup>
      </m:oMath>
      <w:r>
        <w:rPr>
          <w:rFonts w:ascii="Times New Roman" w:hAnsi="Times New Roman" w:cs="Times New Roman"/>
          <w:szCs w:val="21"/>
        </w:rPr>
        <w:t>为1.81%)进行工业分析、元素分析、</w:t>
      </w:r>
      <w:r>
        <w:rPr>
          <w:rFonts w:ascii="Times New Roman" w:hAnsi="Times New Roman" w:cs="Times New Roman"/>
          <w:szCs w:val="21"/>
          <w:vertAlign w:val="superscript"/>
        </w:rPr>
        <w:t>13</w:t>
      </w:r>
      <w:r>
        <w:rPr>
          <w:rFonts w:ascii="Times New Roman" w:hAnsi="Times New Roman" w:cs="Times New Roman"/>
          <w:szCs w:val="21"/>
        </w:rPr>
        <w:t>C核磁共振测试。</w:t>
      </w:r>
    </w:p>
    <w:p>
      <w:pPr>
        <w:spacing w:line="312" w:lineRule="atLeast"/>
        <w:ind w:firstLine="420" w:firstLineChars="200"/>
        <w:outlineLvl w:val="0"/>
        <w:rPr>
          <w:rFonts w:ascii="Times New Roman" w:hAnsi="Times New Roman" w:cs="Times New Roman"/>
        </w:rPr>
      </w:pPr>
      <w:r>
        <w:rPr>
          <w:rFonts w:ascii="Times New Roman" w:hAnsi="Times New Roman" w:cs="Times New Roman"/>
        </w:rPr>
        <w:t xml:space="preserve">The fresh coal sample was </w:t>
      </w:r>
      <w:del w:id="1136" w:author="lv-xyr" w:date="2019-02-21T20:27:41Z">
        <w:r>
          <w:rPr>
            <w:rFonts w:ascii="Times New Roman" w:hAnsi="Times New Roman" w:cs="Times New Roman"/>
            <w:lang w:val="en-US"/>
          </w:rPr>
          <w:delText>collect</w:delText>
        </w:r>
      </w:del>
      <w:ins w:id="1137" w:author="lv-xyr" w:date="2019-02-21T20:27:41Z">
        <w:r>
          <w:rPr>
            <w:rFonts w:hint="eastAsia" w:ascii="Times New Roman" w:hAnsi="Times New Roman" w:cs="Times New Roman"/>
            <w:lang w:val="en-US" w:eastAsia="zh-CN"/>
          </w:rPr>
          <w:t>deriv</w:t>
        </w:r>
      </w:ins>
      <w:r>
        <w:rPr>
          <w:rFonts w:ascii="Times New Roman" w:hAnsi="Times New Roman" w:cs="Times New Roman"/>
        </w:rPr>
        <w:t>ed from</w:t>
      </w:r>
      <w:del w:id="1138" w:author="lv-xyr" w:date="2019-02-21T20:27:55Z">
        <w:r>
          <w:rPr>
            <w:rFonts w:ascii="Times New Roman" w:hAnsi="Times New Roman" w:cs="Times New Roman"/>
          </w:rPr>
          <w:delText xml:space="preserve"> the</w:delText>
        </w:r>
      </w:del>
      <w:r>
        <w:rPr>
          <w:rFonts w:ascii="Times New Roman" w:hAnsi="Times New Roman" w:cs="Times New Roman"/>
        </w:rPr>
        <w:t xml:space="preserve"> No. 2 </w:t>
      </w:r>
      <w:ins w:id="1139" w:author="lv-xyr" w:date="2019-02-21T20:28:26Z">
        <w:r>
          <w:rPr>
            <w:rFonts w:hint="eastAsia" w:ascii="Times New Roman" w:hAnsi="Times New Roman" w:cs="Times New Roman"/>
            <w:lang w:val="en-US" w:eastAsia="zh-CN"/>
          </w:rPr>
          <w:t>D</w:t>
        </w:r>
      </w:ins>
      <w:ins w:id="1140" w:author="lv-xyr" w:date="2019-02-21T20:28:28Z">
        <w:r>
          <w:rPr>
            <w:rFonts w:hint="eastAsia" w:ascii="Times New Roman" w:hAnsi="Times New Roman" w:cs="Times New Roman"/>
            <w:lang w:val="en-US" w:eastAsia="zh-CN"/>
          </w:rPr>
          <w:t>on</w:t>
        </w:r>
      </w:ins>
      <w:ins w:id="1141" w:author="lv-xyr" w:date="2019-02-21T20:28:29Z">
        <w:r>
          <w:rPr>
            <w:rFonts w:hint="eastAsia" w:ascii="Times New Roman" w:hAnsi="Times New Roman" w:cs="Times New Roman"/>
            <w:lang w:val="en-US" w:eastAsia="zh-CN"/>
          </w:rPr>
          <w:t>gqu</w:t>
        </w:r>
      </w:ins>
      <w:ins w:id="1142" w:author="lv-xyr" w:date="2019-02-21T20:28:30Z">
        <w:r>
          <w:rPr>
            <w:rFonts w:hint="eastAsia" w:ascii="Times New Roman" w:hAnsi="Times New Roman" w:cs="Times New Roman"/>
            <w:lang w:val="en-US" w:eastAsia="zh-CN"/>
          </w:rPr>
          <w:t xml:space="preserve"> </w:t>
        </w:r>
      </w:ins>
      <w:r>
        <w:rPr>
          <w:rFonts w:ascii="Times New Roman" w:hAnsi="Times New Roman" w:cs="Times New Roman"/>
        </w:rPr>
        <w:t xml:space="preserve">coal seam </w:t>
      </w:r>
      <w:del w:id="1143" w:author="lv-xyr" w:date="2019-02-21T20:28:41Z">
        <w:r>
          <w:rPr>
            <w:rFonts w:ascii="Times New Roman" w:hAnsi="Times New Roman" w:cs="Times New Roman"/>
          </w:rPr>
          <w:delText xml:space="preserve">of the No. 2 coal </w:delText>
        </w:r>
      </w:del>
      <w:r>
        <w:rPr>
          <w:rFonts w:ascii="Times New Roman" w:hAnsi="Times New Roman" w:cs="Times New Roman"/>
        </w:rPr>
        <w:t xml:space="preserve">in </w:t>
      </w:r>
      <w:del w:id="1144" w:author="lv-xyr" w:date="2019-02-21T20:28:48Z">
        <w:r>
          <w:rPr>
            <w:rFonts w:ascii="Times New Roman" w:hAnsi="Times New Roman" w:cs="Times New Roman"/>
          </w:rPr>
          <w:delText xml:space="preserve">the </w:delText>
        </w:r>
      </w:del>
      <w:r>
        <w:rPr>
          <w:rFonts w:ascii="Times New Roman" w:hAnsi="Times New Roman" w:cs="Times New Roman"/>
        </w:rPr>
        <w:t>Gujiao mining area of Xishan Coalfield, Taiyuan, Shanxi, and the</w:t>
      </w:r>
      <w:ins w:id="1145" w:author="lv-xyr" w:date="2019-02-21T20:30:27Z">
        <w:r>
          <w:rPr>
            <w:rFonts w:hint="eastAsia" w:ascii="Times New Roman" w:hAnsi="Times New Roman" w:cs="Times New Roman"/>
            <w:lang w:val="en-US" w:eastAsia="zh-CN"/>
          </w:rPr>
          <w:t xml:space="preserve"> </w:t>
        </w:r>
      </w:ins>
      <w:del w:id="1146" w:author="lv-xyr" w:date="2019-02-21T20:29:54Z">
        <w:r>
          <w:rPr>
            <w:rFonts w:ascii="Times New Roman" w:hAnsi="Times New Roman" w:cs="Times New Roman"/>
            <w:lang w:val="en-US"/>
          </w:rPr>
          <w:delText xml:space="preserve"> </w:delText>
        </w:r>
      </w:del>
      <w:ins w:id="1147" w:author="lv-xyr" w:date="2019-02-21T20:29:54Z">
        <w:r>
          <w:rPr>
            <w:rFonts w:hint="eastAsia" w:ascii="Times New Roman" w:hAnsi="Times New Roman" w:cs="Times New Roman"/>
            <w:lang w:val="en-US" w:eastAsia="zh-CN"/>
          </w:rPr>
          <w:t>c</w:t>
        </w:r>
      </w:ins>
      <w:ins w:id="1148" w:author="lv-xyr" w:date="2019-02-21T20:29:55Z">
        <w:r>
          <w:rPr>
            <w:rFonts w:hint="eastAsia" w:ascii="Times New Roman" w:hAnsi="Times New Roman" w:cs="Times New Roman"/>
            <w:lang w:val="en-US" w:eastAsia="zh-CN"/>
          </w:rPr>
          <w:t>o</w:t>
        </w:r>
      </w:ins>
      <w:ins w:id="1149" w:author="lv-xyr" w:date="2019-02-21T20:29:56Z">
        <w:r>
          <w:rPr>
            <w:rFonts w:hint="eastAsia" w:ascii="Times New Roman" w:hAnsi="Times New Roman" w:cs="Times New Roman"/>
            <w:lang w:val="en-US" w:eastAsia="zh-CN"/>
          </w:rPr>
          <w:t>llect</w:t>
        </w:r>
      </w:ins>
      <w:ins w:id="1150" w:author="lv-xyr" w:date="2019-02-21T20:29:57Z">
        <w:r>
          <w:rPr>
            <w:rFonts w:hint="eastAsia" w:ascii="Times New Roman" w:hAnsi="Times New Roman" w:cs="Times New Roman"/>
            <w:lang w:val="en-US" w:eastAsia="zh-CN"/>
          </w:rPr>
          <w:t xml:space="preserve">ed </w:t>
        </w:r>
      </w:ins>
      <w:r>
        <w:rPr>
          <w:rFonts w:ascii="Times New Roman" w:hAnsi="Times New Roman" w:cs="Times New Roman"/>
        </w:rPr>
        <w:t xml:space="preserve">raw coal </w:t>
      </w:r>
      <w:del w:id="1151" w:author="lv-xyr" w:date="2019-02-21T20:29:36Z">
        <w:r>
          <w:rPr>
            <w:rFonts w:ascii="Times New Roman" w:hAnsi="Times New Roman" w:cs="Times New Roman"/>
          </w:rPr>
          <w:delText xml:space="preserve">of the No. 2 coal of the Dongqu </w:delText>
        </w:r>
      </w:del>
      <w:r>
        <w:rPr>
          <w:rFonts w:ascii="Times New Roman" w:hAnsi="Times New Roman" w:cs="Times New Roman"/>
        </w:rPr>
        <w:t>(the maximum reflectivity</w:t>
      </w:r>
      <w:ins w:id="1152" w:author="lv-xyr" w:date="2019-02-21T20:32:31Z">
        <w:r>
          <w:rPr>
            <w:rFonts w:hint="eastAsia" w:ascii="Times New Roman" w:hAnsi="Times New Roman" w:cs="Times New Roman"/>
            <w:lang w:val="en-US" w:eastAsia="zh-CN"/>
          </w:rPr>
          <w:t xml:space="preserve"> </w:t>
        </w:r>
      </w:ins>
      <m:oMath>
        <m:sSubSup>
          <m:sSubSupPr>
            <m:ctrlPr>
              <w:ins w:id="1153" w:author="lv-xyr" w:date="2019-02-21T20:32:31Z">
                <w:rPr>
                  <w:rFonts w:ascii="Cambria Math" w:hAnsi="Cambria Math" w:cs="Times New Roman"/>
                </w:rPr>
              </w:ins>
            </m:ctrlPr>
          </m:sSubSupPr>
          <m:e>
            <w:ins w:id="1154" w:author="lv-xyr" w:date="2019-02-21T20:32:31Z">
              <m:r>
                <m:rPr>
                  <m:sty m:val="p"/>
                </m:rPr>
                <w:rPr>
                  <w:rFonts w:ascii="Cambria Math" w:hAnsi="Cambria Math" w:cs="Times New Roman"/>
                </w:rPr>
                <m:t>R</m:t>
              </m:r>
            </w:ins>
            <m:ctrlPr>
              <w:ins w:id="1155" w:author="lv-xyr" w:date="2019-02-21T20:32:31Z">
                <w:rPr>
                  <w:rFonts w:ascii="Cambria Math" w:hAnsi="Cambria Math" w:cs="Times New Roman"/>
                </w:rPr>
              </w:ins>
            </m:ctrlPr>
          </m:e>
          <m:sub>
            <w:ins w:id="1156" w:author="lv-xyr" w:date="2019-02-21T20:32:31Z">
              <m:r>
                <m:rPr>
                  <m:sty m:val="p"/>
                </m:rPr>
                <w:rPr>
                  <w:rFonts w:ascii="Cambria Math" w:hAnsi="Cambria Math" w:cs="Times New Roman"/>
                </w:rPr>
                <m:t>max</m:t>
              </m:r>
            </w:ins>
            <m:ctrlPr>
              <w:ins w:id="1157" w:author="lv-xyr" w:date="2019-02-21T20:32:31Z">
                <w:rPr>
                  <w:rFonts w:ascii="Cambria Math" w:hAnsi="Cambria Math" w:cs="Times New Roman"/>
                </w:rPr>
              </w:ins>
            </m:ctrlPr>
          </m:sub>
          <m:sup>
            <w:ins w:id="1158" w:author="lv-xyr" w:date="2019-02-21T20:32:31Z">
              <m:r>
                <m:rPr>
                  <m:sty m:val="p"/>
                </m:rPr>
                <w:rPr>
                  <w:rFonts w:ascii="Cambria Math" w:hAnsi="Cambria Math" w:cs="Times New Roman"/>
                </w:rPr>
                <m:t>0</m:t>
              </m:r>
            </w:ins>
            <m:ctrlPr>
              <w:ins w:id="1159" w:author="lv-xyr" w:date="2019-02-21T20:32:31Z">
                <w:rPr>
                  <w:rFonts w:ascii="Cambria Math" w:hAnsi="Cambria Math" w:cs="Times New Roman"/>
                </w:rPr>
              </w:ins>
            </m:ctrlPr>
          </m:sup>
        </m:sSubSup>
      </m:oMath>
      <w:r>
        <w:rPr>
          <w:rFonts w:ascii="Times New Roman" w:hAnsi="Times New Roman" w:cs="Times New Roman"/>
        </w:rPr>
        <w:t xml:space="preserve"> of the vitrinite </w:t>
      </w:r>
      <w:del w:id="1160" w:author="lv-xyr" w:date="2019-02-21T20:32:23Z">
        <w:r>
          <w:rPr>
            <w:rFonts w:ascii="Times New Roman" w:hAnsi="Times New Roman" w:cs="Times New Roman"/>
            <w:lang w:val="en-US"/>
          </w:rPr>
          <w:delText>group</w:delText>
        </w:r>
      </w:del>
      <w:ins w:id="1161" w:author="lv-xyr" w:date="2019-02-21T20:32:23Z">
        <w:r>
          <w:rPr>
            <w:rFonts w:hint="eastAsia" w:ascii="Times New Roman" w:hAnsi="Times New Roman" w:cs="Times New Roman"/>
            <w:lang w:val="en-US" w:eastAsia="zh-CN"/>
          </w:rPr>
          <w:t>is</w:t>
        </w:r>
      </w:ins>
      <w:del w:id="1162" w:author="lv-xyr" w:date="2019-02-21T20:32:31Z">
        <w:r>
          <w:rPr>
            <w:rFonts w:ascii="Times New Roman" w:hAnsi="Times New Roman" w:cs="Times New Roman"/>
          </w:rPr>
          <w:delText>)</w:delText>
        </w:r>
      </w:del>
      <m:oMath>
        <m:sSubSup>
          <m:sSubSupPr>
            <m:ctrlPr>
              <w:del w:id="1163" w:author="lv-xyr" w:date="2019-02-21T20:32:31Z">
                <w:rPr>
                  <w:rFonts w:ascii="Cambria Math" w:hAnsi="Cambria Math" w:cs="Times New Roman"/>
                </w:rPr>
              </w:del>
            </m:ctrlPr>
          </m:sSubSupPr>
          <m:e>
            <w:del w:id="1164" w:author="lv-xyr" w:date="2019-02-21T20:32:31Z">
              <m:r>
                <m:rPr>
                  <m:sty m:val="p"/>
                </m:rPr>
                <w:rPr>
                  <w:rFonts w:ascii="Cambria Math" w:hAnsi="Cambria Math" w:cs="Times New Roman"/>
                </w:rPr>
                <m:t>R</m:t>
              </m:r>
            </w:del>
            <m:ctrlPr>
              <w:del w:id="1165" w:author="lv-xyr" w:date="2019-02-21T20:32:31Z">
                <w:rPr>
                  <w:rFonts w:ascii="Cambria Math" w:hAnsi="Cambria Math" w:cs="Times New Roman"/>
                </w:rPr>
              </w:del>
            </m:ctrlPr>
          </m:e>
          <m:sub>
            <w:del w:id="1166" w:author="lv-xyr" w:date="2019-02-21T20:32:31Z">
              <m:r>
                <m:rPr>
                  <m:sty m:val="p"/>
                </m:rPr>
                <w:rPr>
                  <w:rFonts w:ascii="Cambria Math" w:hAnsi="Cambria Math" w:cs="Times New Roman"/>
                </w:rPr>
                <m:t>max</m:t>
              </m:r>
            </w:del>
            <m:ctrlPr>
              <w:del w:id="1167" w:author="lv-xyr" w:date="2019-02-21T20:32:31Z">
                <w:rPr>
                  <w:rFonts w:ascii="Cambria Math" w:hAnsi="Cambria Math" w:cs="Times New Roman"/>
                </w:rPr>
              </w:del>
            </m:ctrlPr>
          </m:sub>
          <m:sup>
            <w:del w:id="1168" w:author="lv-xyr" w:date="2019-02-21T20:32:31Z">
              <m:r>
                <m:rPr>
                  <m:sty m:val="p"/>
                </m:rPr>
                <w:rPr>
                  <w:rFonts w:ascii="Cambria Math" w:hAnsi="Cambria Math" w:cs="Times New Roman"/>
                </w:rPr>
                <m:t>0</m:t>
              </m:r>
            </w:del>
            <m:ctrlPr>
              <w:del w:id="1169" w:author="lv-xyr" w:date="2019-02-21T20:32:31Z">
                <w:rPr>
                  <w:rFonts w:ascii="Cambria Math" w:hAnsi="Cambria Math" w:cs="Times New Roman"/>
                </w:rPr>
              </w:del>
            </m:ctrlPr>
          </m:sup>
        </m:sSubSup>
      </m:oMath>
      <w:ins w:id="1170" w:author="lv-xyr" w:date="2019-02-21T20:30:05Z">
        <w:r>
          <w:rPr>
            <w:rFonts w:hint="eastAsia" w:ascii="Cambria Math" w:hAnsi="Cambria Math" w:cs="Times New Roman"/>
            <w:i w:val="0"/>
            <w:lang w:val="en-US" w:eastAsia="zh-CN"/>
          </w:rPr>
          <w:t xml:space="preserve"> </w:t>
        </w:r>
      </w:ins>
      <w:ins w:id="1171" w:author="lv-xyr" w:date="2019-02-21T20:30:54Z">
        <w:r>
          <w:rPr>
            <w:rFonts w:ascii="Times New Roman" w:hAnsi="Times New Roman" w:cs="Times New Roman"/>
          </w:rPr>
          <w:t>1.81%)</w:t>
        </w:r>
      </w:ins>
      <w:ins w:id="1172" w:author="lv-xyr" w:date="2019-02-21T20:30:57Z">
        <w:r>
          <w:rPr>
            <w:rFonts w:hint="eastAsia" w:ascii="Times New Roman" w:hAnsi="Times New Roman" w:cs="Times New Roman"/>
            <w:lang w:val="en-US" w:eastAsia="zh-CN"/>
          </w:rPr>
          <w:t xml:space="preserve"> </w:t>
        </w:r>
      </w:ins>
      <w:ins w:id="1173" w:author="lv-xyr" w:date="2019-02-21T20:30:05Z">
        <w:r>
          <w:rPr>
            <w:rFonts w:hint="eastAsia" w:ascii="Cambria Math" w:hAnsi="Cambria Math" w:cs="Times New Roman"/>
            <w:i w:val="0"/>
            <w:lang w:val="en-US" w:eastAsia="zh-CN"/>
          </w:rPr>
          <w:t>wa</w:t>
        </w:r>
      </w:ins>
      <w:ins w:id="1174" w:author="lv-xyr" w:date="2019-02-21T20:30:06Z">
        <w:r>
          <w:rPr>
            <w:rFonts w:hint="eastAsia" w:ascii="Cambria Math" w:hAnsi="Cambria Math" w:cs="Times New Roman"/>
            <w:i w:val="0"/>
            <w:lang w:val="en-US" w:eastAsia="zh-CN"/>
          </w:rPr>
          <w:t>s</w:t>
        </w:r>
      </w:ins>
      <w:ins w:id="1175" w:author="lv-xyr" w:date="2019-02-21T20:30:07Z">
        <w:r>
          <w:rPr>
            <w:rFonts w:hint="eastAsia" w:ascii="Cambria Math" w:hAnsi="Cambria Math" w:cs="Times New Roman"/>
            <w:i w:val="0"/>
            <w:lang w:val="en-US" w:eastAsia="zh-CN"/>
          </w:rPr>
          <w:t xml:space="preserve"> c</w:t>
        </w:r>
      </w:ins>
      <w:ins w:id="1176" w:author="lv-xyr" w:date="2019-02-21T20:30:10Z">
        <w:r>
          <w:rPr>
            <w:rFonts w:hint="eastAsia" w:ascii="Cambria Math" w:hAnsi="Cambria Math" w:cs="Times New Roman"/>
            <w:i w:val="0"/>
            <w:lang w:val="en-US" w:eastAsia="zh-CN"/>
          </w:rPr>
          <w:t>ond</w:t>
        </w:r>
      </w:ins>
      <w:ins w:id="1177" w:author="lv-xyr" w:date="2019-02-21T20:30:11Z">
        <w:r>
          <w:rPr>
            <w:rFonts w:hint="eastAsia" w:ascii="Cambria Math" w:hAnsi="Cambria Math" w:cs="Times New Roman"/>
            <w:i w:val="0"/>
            <w:lang w:val="en-US" w:eastAsia="zh-CN"/>
          </w:rPr>
          <w:t xml:space="preserve">ucted </w:t>
        </w:r>
      </w:ins>
      <w:del w:id="1178" w:author="lv-xyr" w:date="2019-02-21T21:04:47Z">
        <w:r>
          <w:rPr>
            <w:rFonts w:ascii="Times New Roman" w:hAnsi="Times New Roman" w:cs="Times New Roman"/>
            <w:lang w:val="en-US"/>
          </w:rPr>
          <w:delText>Industrial</w:delText>
        </w:r>
      </w:del>
      <w:ins w:id="1179" w:author="lv-xyr" w:date="2019-02-21T21:04:47Z">
        <w:r>
          <w:rPr>
            <w:rFonts w:hint="eastAsia" w:ascii="Times New Roman" w:hAnsi="Times New Roman" w:cs="Times New Roman"/>
            <w:lang w:val="en-US" w:eastAsia="zh-CN"/>
          </w:rPr>
          <w:t>proximate</w:t>
        </w:r>
      </w:ins>
      <w:r>
        <w:rPr>
          <w:rFonts w:ascii="Times New Roman" w:hAnsi="Times New Roman" w:cs="Times New Roman"/>
        </w:rPr>
        <w:t xml:space="preserve"> analysis, </w:t>
      </w:r>
      <w:del w:id="1180" w:author="lv-xyr" w:date="2019-02-21T21:04:50Z">
        <w:r>
          <w:rPr>
            <w:rFonts w:ascii="Times New Roman" w:hAnsi="Times New Roman" w:cs="Times New Roman"/>
            <w:lang w:val="en-US"/>
          </w:rPr>
          <w:delText>elemental</w:delText>
        </w:r>
      </w:del>
      <w:ins w:id="1181" w:author="lv-xyr" w:date="2019-02-21T21:04:50Z">
        <w:r>
          <w:rPr>
            <w:rFonts w:hint="eastAsia" w:ascii="Times New Roman" w:hAnsi="Times New Roman" w:cs="Times New Roman"/>
            <w:lang w:val="en-US" w:eastAsia="zh-CN"/>
          </w:rPr>
          <w:t>u</w:t>
        </w:r>
      </w:ins>
      <w:ins w:id="1182" w:author="lv-xyr" w:date="2019-02-21T21:04:51Z">
        <w:r>
          <w:rPr>
            <w:rFonts w:hint="eastAsia" w:ascii="Times New Roman" w:hAnsi="Times New Roman" w:cs="Times New Roman"/>
            <w:lang w:val="en-US" w:eastAsia="zh-CN"/>
          </w:rPr>
          <w:t>lti</w:t>
        </w:r>
      </w:ins>
      <w:ins w:id="1183" w:author="lv-xyr" w:date="2019-02-21T21:04:52Z">
        <w:r>
          <w:rPr>
            <w:rFonts w:hint="eastAsia" w:ascii="Times New Roman" w:hAnsi="Times New Roman" w:cs="Times New Roman"/>
            <w:lang w:val="en-US" w:eastAsia="zh-CN"/>
          </w:rPr>
          <w:t>mate</w:t>
        </w:r>
      </w:ins>
      <w:r>
        <w:rPr>
          <w:rFonts w:ascii="Times New Roman" w:hAnsi="Times New Roman" w:cs="Times New Roman"/>
        </w:rPr>
        <w:t xml:space="preserve"> analysis, </w:t>
      </w:r>
      <w:del w:id="1184" w:author="lv-xyr" w:date="2019-02-21T20:30:54Z">
        <w:r>
          <w:rPr>
            <w:rFonts w:ascii="Times New Roman" w:hAnsi="Times New Roman" w:cs="Times New Roman"/>
          </w:rPr>
          <w:delText>for 1.81%)</w:delText>
        </w:r>
      </w:del>
      <w:r>
        <w:rPr>
          <w:rFonts w:ascii="Times New Roman" w:hAnsi="Times New Roman" w:cs="Times New Roman"/>
          <w:vertAlign w:val="superscript"/>
        </w:rPr>
        <w:t>13</w:t>
      </w:r>
      <w:r>
        <w:rPr>
          <w:rFonts w:ascii="Times New Roman" w:hAnsi="Times New Roman" w:cs="Times New Roman"/>
        </w:rPr>
        <w:t>C nuclear magnetic resonance test.</w:t>
      </w:r>
    </w:p>
    <w:p>
      <w:pPr>
        <w:spacing w:line="312" w:lineRule="atLeast"/>
        <w:ind w:firstLine="420" w:firstLineChars="200"/>
        <w:outlineLvl w:val="0"/>
        <w:rPr>
          <w:rFonts w:ascii="Times New Roman" w:hAnsi="Times New Roman" w:cs="Times New Roman"/>
        </w:rPr>
      </w:pPr>
    </w:p>
    <w:p>
      <w:pPr>
        <w:spacing w:line="312" w:lineRule="atLeast"/>
        <w:ind w:firstLine="420" w:firstLineChars="200"/>
        <w:jc w:val="left"/>
        <w:outlineLvl w:val="0"/>
        <w:rPr>
          <w:rFonts w:ascii="Times New Roman" w:hAnsi="Times New Roman" w:cs="Times New Roman"/>
          <w:szCs w:val="21"/>
        </w:rPr>
      </w:pPr>
      <w:r>
        <w:rPr>
          <w:rFonts w:ascii="Times New Roman" w:hAnsi="Times New Roman" w:cs="Times New Roman"/>
          <w:szCs w:val="21"/>
          <w:highlight w:val="cyan"/>
          <w:rPrChange w:id="1185" w:author="lv-xyr" w:date="2019-02-21T21:06:26Z">
            <w:rPr>
              <w:rFonts w:ascii="Times New Roman" w:hAnsi="Times New Roman" w:cs="Times New Roman"/>
              <w:szCs w:val="21"/>
            </w:rPr>
          </w:rPrChange>
        </w:rPr>
        <w:t>工业分析</w:t>
      </w:r>
      <w:r>
        <w:rPr>
          <w:rFonts w:ascii="Times New Roman" w:hAnsi="Times New Roman" w:cs="Times New Roman"/>
          <w:szCs w:val="21"/>
        </w:rPr>
        <w:t>和</w:t>
      </w:r>
      <w:r>
        <w:rPr>
          <w:rFonts w:ascii="Times New Roman" w:hAnsi="Times New Roman" w:cs="Times New Roman"/>
          <w:szCs w:val="21"/>
          <w:highlight w:val="cyan"/>
          <w:rPrChange w:id="1186" w:author="lv-xyr" w:date="2019-02-21T21:06:31Z">
            <w:rPr>
              <w:rFonts w:ascii="Times New Roman" w:hAnsi="Times New Roman" w:cs="Times New Roman"/>
              <w:szCs w:val="21"/>
            </w:rPr>
          </w:rPrChange>
        </w:rPr>
        <w:t>元素分析</w:t>
      </w:r>
      <w:r>
        <w:rPr>
          <w:rFonts w:ascii="Times New Roman" w:hAnsi="Times New Roman" w:cs="Times New Roman"/>
          <w:szCs w:val="21"/>
        </w:rPr>
        <w:t>(表1)：</w:t>
      </w:r>
      <w:r>
        <w:rPr>
          <w:rFonts w:hint="eastAsia" w:ascii="Times New Roman" w:hAnsi="Times New Roman" w:cs="Times New Roman"/>
          <w:szCs w:val="21"/>
        </w:rPr>
        <w:t>测试采用</w:t>
      </w:r>
      <w:r>
        <w:rPr>
          <w:rFonts w:ascii="Times New Roman" w:hAnsi="Times New Roman" w:cs="Times New Roman"/>
          <w:szCs w:val="21"/>
        </w:rPr>
        <w:t>德国</w:t>
      </w:r>
      <w:r>
        <w:rPr>
          <w:rFonts w:ascii="Times New Roman" w:hAnsi="Times New Roman" w:cs="Times New Roman"/>
        </w:rPr>
        <w:t>ELEKRTO-AUTOMATIK</w:t>
      </w:r>
      <w:r>
        <w:rPr>
          <w:rFonts w:ascii="Times New Roman" w:hAnsi="Times New Roman" w:cs="Times New Roman"/>
          <w:szCs w:val="21"/>
        </w:rPr>
        <w:t>公司Vario EL型元素分析仪</w:t>
      </w:r>
      <w:r>
        <w:rPr>
          <w:rFonts w:hint="eastAsia" w:ascii="Times New Roman" w:hAnsi="Times New Roman" w:cs="Times New Roman"/>
          <w:szCs w:val="21"/>
        </w:rPr>
        <w:t>，测试时在干燥环境下</w:t>
      </w:r>
      <w:r>
        <w:rPr>
          <w:rFonts w:ascii="Times New Roman" w:hAnsi="Times New Roman" w:cs="Times New Roman"/>
          <w:szCs w:val="21"/>
        </w:rPr>
        <w:t>称</w:t>
      </w:r>
      <w:r>
        <w:rPr>
          <w:rFonts w:hint="eastAsia" w:ascii="Times New Roman" w:hAnsi="Times New Roman" w:cs="Times New Roman"/>
          <w:szCs w:val="21"/>
        </w:rPr>
        <w:t>量</w:t>
      </w:r>
      <w:r>
        <w:rPr>
          <w:rFonts w:ascii="Times New Roman" w:hAnsi="Times New Roman" w:cs="Times New Roman"/>
          <w:szCs w:val="21"/>
        </w:rPr>
        <w:t>2</w:t>
      </w:r>
      <m:oMath>
        <m:r>
          <m:rPr>
            <m:sty m:val="p"/>
          </m:rPr>
          <w:rPr>
            <w:rFonts w:ascii="Cambria Math" w:hAnsi="Cambria Math" w:cs="Times New Roman"/>
            <w:szCs w:val="21"/>
          </w:rPr>
          <m:t>±</m:t>
        </m:r>
      </m:oMath>
      <w:r>
        <w:rPr>
          <w:rFonts w:ascii="Times New Roman" w:hAnsi="Times New Roman" w:cs="Times New Roman"/>
          <w:szCs w:val="21"/>
        </w:rPr>
        <w:t>0.2g样品，工业分析测定依据国家标准《煤的工业分析方法》(GB/T212-2008)，元素分析测定依据国家标准</w:t>
      </w:r>
      <w:r>
        <w:rPr>
          <w:rFonts w:hint="eastAsia" w:ascii="Times New Roman" w:hAnsi="Times New Roman" w:cs="Times New Roman"/>
          <w:szCs w:val="21"/>
        </w:rPr>
        <w:t>《</w:t>
      </w:r>
      <w:r>
        <w:rPr>
          <w:rFonts w:ascii="Times New Roman" w:hAnsi="Times New Roman" w:cs="Times New Roman"/>
          <w:szCs w:val="21"/>
        </w:rPr>
        <w:t>煤中碳和氢的测定方法</w:t>
      </w:r>
      <w:r>
        <w:rPr>
          <w:rFonts w:hint="eastAsia" w:ascii="Times New Roman" w:hAnsi="Times New Roman" w:cs="Times New Roman"/>
          <w:szCs w:val="21"/>
        </w:rPr>
        <w:t>》(</w:t>
      </w:r>
      <w:r>
        <w:rPr>
          <w:rFonts w:ascii="Times New Roman" w:hAnsi="Times New Roman" w:cs="Times New Roman"/>
          <w:szCs w:val="21"/>
        </w:rPr>
        <w:t>GB/T476-2008)。C、H、N、S的</w:t>
      </w:r>
      <w:r>
        <w:rPr>
          <w:rFonts w:hint="eastAsia" w:ascii="Times New Roman" w:hAnsi="Times New Roman" w:cs="Times New Roman"/>
          <w:szCs w:val="21"/>
        </w:rPr>
        <w:t>测试值</w:t>
      </w:r>
      <w:r>
        <w:rPr>
          <w:rFonts w:ascii="Times New Roman" w:hAnsi="Times New Roman" w:cs="Times New Roman"/>
          <w:szCs w:val="21"/>
        </w:rPr>
        <w:t>为两次平行样</w:t>
      </w:r>
      <w:r>
        <w:rPr>
          <w:rFonts w:hint="eastAsia" w:ascii="Times New Roman" w:hAnsi="Times New Roman" w:cs="Times New Roman"/>
          <w:szCs w:val="21"/>
        </w:rPr>
        <w:t>品测试</w:t>
      </w:r>
      <w:r>
        <w:rPr>
          <w:rFonts w:ascii="Times New Roman" w:hAnsi="Times New Roman" w:cs="Times New Roman"/>
          <w:szCs w:val="21"/>
        </w:rPr>
        <w:t>的平均值，O</w:t>
      </w:r>
      <w:r>
        <w:rPr>
          <w:rFonts w:hint="eastAsia" w:ascii="Times New Roman" w:hAnsi="Times New Roman" w:cs="Times New Roman"/>
          <w:szCs w:val="21"/>
        </w:rPr>
        <w:t>元素</w:t>
      </w:r>
      <w:r>
        <w:rPr>
          <w:rFonts w:ascii="Times New Roman" w:hAnsi="Times New Roman" w:cs="Times New Roman"/>
          <w:szCs w:val="21"/>
        </w:rPr>
        <w:t>含量</w:t>
      </w:r>
      <w:r>
        <w:rPr>
          <w:rFonts w:hint="eastAsia" w:ascii="Times New Roman" w:hAnsi="Times New Roman" w:cs="Times New Roman"/>
          <w:szCs w:val="21"/>
        </w:rPr>
        <w:t>由</w:t>
      </w:r>
      <w:r>
        <w:rPr>
          <w:rFonts w:ascii="Times New Roman" w:hAnsi="Times New Roman" w:cs="Times New Roman"/>
          <w:szCs w:val="21"/>
        </w:rPr>
        <w:t>差减法计算</w:t>
      </w:r>
      <w:r>
        <w:rPr>
          <w:rFonts w:hint="eastAsia" w:ascii="Times New Roman" w:hAnsi="Times New Roman" w:cs="Times New Roman"/>
          <w:szCs w:val="21"/>
        </w:rPr>
        <w:t>得到</w:t>
      </w:r>
      <w:r>
        <w:rPr>
          <w:rFonts w:ascii="Times New Roman" w:hAnsi="Times New Roman" w:cs="Times New Roman"/>
          <w:szCs w:val="21"/>
        </w:rPr>
        <w:t>。</w:t>
      </w:r>
    </w:p>
    <w:p>
      <w:pPr>
        <w:rPr>
          <w:rFonts w:ascii="Times New Roman" w:hAnsi="Times New Roman" w:cs="Times New Roman"/>
        </w:rPr>
      </w:pPr>
      <w:del w:id="1187" w:author="lv-xyr" w:date="2019-02-21T21:04:58Z">
        <w:r>
          <w:rPr>
            <w:rFonts w:hint="eastAsia" w:ascii="Times New Roman" w:hAnsi="Times New Roman" w:cs="Times New Roman"/>
            <w:lang w:val="en-US"/>
          </w:rPr>
          <w:delText>Industrial</w:delText>
        </w:r>
      </w:del>
      <w:ins w:id="1188" w:author="lv-xyr" w:date="2019-02-21T21:04:58Z">
        <w:r>
          <w:rPr>
            <w:rFonts w:hint="eastAsia" w:ascii="Times New Roman" w:hAnsi="Times New Roman" w:cs="Times New Roman"/>
            <w:lang w:val="en-US" w:eastAsia="zh-CN"/>
          </w:rPr>
          <w:t>Pro</w:t>
        </w:r>
      </w:ins>
      <w:ins w:id="1189" w:author="lv-xyr" w:date="2019-02-21T21:04:59Z">
        <w:r>
          <w:rPr>
            <w:rFonts w:hint="eastAsia" w:ascii="Times New Roman" w:hAnsi="Times New Roman" w:cs="Times New Roman"/>
            <w:lang w:val="en-US" w:eastAsia="zh-CN"/>
          </w:rPr>
          <w:t>xim</w:t>
        </w:r>
      </w:ins>
      <w:ins w:id="1190" w:author="lv-xyr" w:date="2019-02-21T21:05:00Z">
        <w:r>
          <w:rPr>
            <w:rFonts w:hint="eastAsia" w:ascii="Times New Roman" w:hAnsi="Times New Roman" w:cs="Times New Roman"/>
            <w:lang w:val="en-US" w:eastAsia="zh-CN"/>
          </w:rPr>
          <w:t>ate</w:t>
        </w:r>
      </w:ins>
      <w:r>
        <w:rPr>
          <w:rFonts w:hint="eastAsia" w:ascii="Times New Roman" w:hAnsi="Times New Roman" w:cs="Times New Roman"/>
        </w:rPr>
        <w:t xml:space="preserve"> analysis and </w:t>
      </w:r>
      <w:del w:id="1191" w:author="lv-xyr" w:date="2019-02-21T21:05:06Z">
        <w:r>
          <w:rPr>
            <w:rFonts w:hint="eastAsia" w:ascii="Times New Roman" w:hAnsi="Times New Roman" w:cs="Times New Roman"/>
            <w:lang w:val="en-US"/>
          </w:rPr>
          <w:delText>elemental</w:delText>
        </w:r>
      </w:del>
      <w:ins w:id="1192" w:author="lv-xyr" w:date="2019-02-21T21:05:06Z">
        <w:r>
          <w:rPr>
            <w:rFonts w:hint="eastAsia" w:ascii="Times New Roman" w:hAnsi="Times New Roman" w:cs="Times New Roman"/>
            <w:lang w:val="en-US" w:eastAsia="zh-CN"/>
          </w:rPr>
          <w:t>U</w:t>
        </w:r>
      </w:ins>
      <w:ins w:id="1193" w:author="lv-xyr" w:date="2019-02-21T21:05:07Z">
        <w:r>
          <w:rPr>
            <w:rFonts w:hint="eastAsia" w:ascii="Times New Roman" w:hAnsi="Times New Roman" w:cs="Times New Roman"/>
            <w:lang w:val="en-US" w:eastAsia="zh-CN"/>
          </w:rPr>
          <w:t>l</w:t>
        </w:r>
      </w:ins>
      <w:ins w:id="1194" w:author="lv-xyr" w:date="2019-02-21T21:05:09Z">
        <w:r>
          <w:rPr>
            <w:rFonts w:hint="eastAsia" w:ascii="Times New Roman" w:hAnsi="Times New Roman" w:cs="Times New Roman"/>
            <w:lang w:val="en-US" w:eastAsia="zh-CN"/>
          </w:rPr>
          <w:t>tim</w:t>
        </w:r>
      </w:ins>
      <w:ins w:id="1195" w:author="lv-xyr" w:date="2019-02-21T21:05:10Z">
        <w:r>
          <w:rPr>
            <w:rFonts w:hint="eastAsia" w:ascii="Times New Roman" w:hAnsi="Times New Roman" w:cs="Times New Roman"/>
            <w:lang w:val="en-US" w:eastAsia="zh-CN"/>
          </w:rPr>
          <w:t>ate</w:t>
        </w:r>
      </w:ins>
      <w:r>
        <w:rPr>
          <w:rFonts w:hint="eastAsia" w:ascii="Times New Roman" w:hAnsi="Times New Roman" w:cs="Times New Roman"/>
        </w:rPr>
        <w:t xml:space="preserve"> analysis (Table 1): The test was carried out </w:t>
      </w:r>
      <w:ins w:id="1196" w:author="lv-xyr" w:date="2019-02-21T20:33:14Z">
        <w:r>
          <w:rPr>
            <w:rFonts w:hint="eastAsia" w:ascii="Times New Roman" w:hAnsi="Times New Roman" w:cs="Times New Roman"/>
            <w:lang w:val="en-US" w:eastAsia="zh-CN"/>
          </w:rPr>
          <w:t xml:space="preserve">by </w:t>
        </w:r>
      </w:ins>
      <w:r>
        <w:rPr>
          <w:rFonts w:hint="eastAsia" w:ascii="Times New Roman" w:hAnsi="Times New Roman" w:cs="Times New Roman"/>
        </w:rPr>
        <w:t>using</w:t>
      </w:r>
      <w:ins w:id="1197" w:author="lv-xyr" w:date="2019-02-21T20:35:06Z">
        <w:r>
          <w:rPr>
            <w:rFonts w:hint="eastAsia" w:ascii="Times New Roman" w:hAnsi="Times New Roman" w:cs="Times New Roman"/>
          </w:rPr>
          <w:t xml:space="preserve"> Vario EL elemental analyzer</w:t>
        </w:r>
      </w:ins>
      <w:del w:id="1198" w:author="lv-xyr" w:date="2019-02-21T20:34:26Z">
        <w:r>
          <w:rPr>
            <w:rFonts w:hint="eastAsia" w:ascii="Times New Roman" w:hAnsi="Times New Roman" w:cs="Times New Roman"/>
          </w:rPr>
          <w:delText xml:space="preserve"> the</w:delText>
        </w:r>
      </w:del>
      <w:r>
        <w:rPr>
          <w:rFonts w:hint="eastAsia" w:ascii="Times New Roman" w:hAnsi="Times New Roman" w:cs="Times New Roman"/>
        </w:rPr>
        <w:t xml:space="preserve"> </w:t>
      </w:r>
      <w:ins w:id="1199" w:author="lv-xyr" w:date="2019-02-21T20:35:10Z">
        <w:r>
          <w:rPr>
            <w:rFonts w:hint="eastAsia" w:ascii="Times New Roman" w:hAnsi="Times New Roman" w:cs="Times New Roman"/>
            <w:lang w:val="en-US" w:eastAsia="zh-CN"/>
          </w:rPr>
          <w:t>of</w:t>
        </w:r>
      </w:ins>
      <w:ins w:id="1200" w:author="lv-xyr" w:date="2019-02-21T20:35:11Z">
        <w:r>
          <w:rPr>
            <w:rFonts w:hint="eastAsia" w:ascii="Times New Roman" w:hAnsi="Times New Roman" w:cs="Times New Roman"/>
            <w:lang w:val="en-US" w:eastAsia="zh-CN"/>
          </w:rPr>
          <w:t xml:space="preserve"> th</w:t>
        </w:r>
      </w:ins>
      <w:ins w:id="1201" w:author="lv-xyr" w:date="2019-02-21T20:35:12Z">
        <w:r>
          <w:rPr>
            <w:rFonts w:hint="eastAsia" w:ascii="Times New Roman" w:hAnsi="Times New Roman" w:cs="Times New Roman"/>
            <w:lang w:val="en-US" w:eastAsia="zh-CN"/>
          </w:rPr>
          <w:t xml:space="preserve">e </w:t>
        </w:r>
      </w:ins>
      <w:r>
        <w:rPr>
          <w:rFonts w:hint="eastAsia" w:ascii="Times New Roman" w:hAnsi="Times New Roman" w:cs="Times New Roman"/>
        </w:rPr>
        <w:t>German</w:t>
      </w:r>
      <w:ins w:id="1202" w:author="lv-xyr" w:date="2019-02-21T20:34:43Z">
        <w:r>
          <w:rPr>
            <w:rFonts w:hint="eastAsia" w:ascii="Times New Roman" w:hAnsi="Times New Roman" w:cs="Times New Roman"/>
            <w:lang w:val="en-US" w:eastAsia="zh-CN"/>
          </w:rPr>
          <w:t xml:space="preserve"> com</w:t>
        </w:r>
      </w:ins>
      <w:ins w:id="1203" w:author="lv-xyr" w:date="2019-02-21T20:34:44Z">
        <w:r>
          <w:rPr>
            <w:rFonts w:hint="eastAsia" w:ascii="Times New Roman" w:hAnsi="Times New Roman" w:cs="Times New Roman"/>
            <w:lang w:val="en-US" w:eastAsia="zh-CN"/>
          </w:rPr>
          <w:t>pany</w:t>
        </w:r>
      </w:ins>
      <w:ins w:id="1204" w:author="lv-xyr" w:date="2019-02-21T20:34:48Z">
        <w:r>
          <w:rPr>
            <w:rFonts w:hint="eastAsia" w:ascii="Times New Roman" w:hAnsi="Times New Roman" w:cs="Times New Roman"/>
            <w:lang w:val="en-US" w:eastAsia="zh-CN"/>
          </w:rPr>
          <w:t>,</w:t>
        </w:r>
      </w:ins>
      <w:r>
        <w:rPr>
          <w:rFonts w:hint="eastAsia" w:ascii="Times New Roman" w:hAnsi="Times New Roman" w:cs="Times New Roman"/>
        </w:rPr>
        <w:t xml:space="preserve"> ELEKRTO-AUTOMATIK</w:t>
      </w:r>
      <w:del w:id="1205" w:author="lv-xyr" w:date="2019-02-21T20:35:35Z">
        <w:r>
          <w:rPr>
            <w:rFonts w:hint="eastAsia" w:ascii="Times New Roman" w:hAnsi="Times New Roman" w:cs="Times New Roman"/>
            <w:lang w:val="en-US"/>
          </w:rPr>
          <w:delText xml:space="preserve"> Vario EL elemental analyzer,</w:delText>
        </w:r>
      </w:del>
      <w:ins w:id="1206" w:author="lv-xyr" w:date="2019-02-21T20:35:35Z">
        <w:r>
          <w:rPr>
            <w:rFonts w:hint="eastAsia" w:ascii="Times New Roman" w:hAnsi="Times New Roman" w:cs="Times New Roman"/>
            <w:lang w:val="en-US" w:eastAsia="zh-CN"/>
          </w:rPr>
          <w:t>.</w:t>
        </w:r>
      </w:ins>
      <w:r>
        <w:rPr>
          <w:rFonts w:hint="eastAsia" w:ascii="Times New Roman" w:hAnsi="Times New Roman" w:cs="Times New Roman"/>
        </w:rPr>
        <w:t xml:space="preserve"> </w:t>
      </w:r>
      <w:ins w:id="1207" w:author="lv-xyr" w:date="2019-02-21T20:37:20Z">
        <w:r>
          <w:rPr>
            <w:rFonts w:hint="eastAsia" w:ascii="Times New Roman" w:hAnsi="Times New Roman" w:cs="Times New Roman"/>
            <w:lang w:val="en-US" w:eastAsia="zh-CN"/>
          </w:rPr>
          <w:t>D</w:t>
        </w:r>
      </w:ins>
      <w:ins w:id="1208" w:author="lv-xyr" w:date="2019-02-21T20:37:20Z">
        <w:r>
          <w:rPr>
            <w:rFonts w:hint="eastAsia" w:ascii="Times New Roman" w:hAnsi="Times New Roman" w:cs="Times New Roman"/>
          </w:rPr>
          <w:t>uring the tes</w:t>
        </w:r>
      </w:ins>
      <w:ins w:id="1209" w:author="lv-xyr" w:date="2019-02-21T20:37:29Z">
        <w:r>
          <w:rPr>
            <w:rFonts w:hint="eastAsia" w:ascii="Times New Roman" w:hAnsi="Times New Roman" w:cs="Times New Roman"/>
          </w:rPr>
          <w:t>t</w:t>
        </w:r>
      </w:ins>
      <w:ins w:id="1210" w:author="lv-xyr" w:date="2019-02-21T20:37:33Z">
        <w:r>
          <w:rPr>
            <w:rFonts w:hint="eastAsia" w:ascii="Times New Roman" w:hAnsi="Times New Roman" w:cs="Times New Roman"/>
            <w:lang w:val="en-US" w:eastAsia="zh-CN"/>
          </w:rPr>
          <w:t>,</w:t>
        </w:r>
      </w:ins>
      <w:del w:id="1211" w:author="lv-xyr" w:date="2019-02-21T20:37:54Z">
        <w:r>
          <w:rPr>
            <w:rFonts w:hint="eastAsia" w:ascii="Times New Roman" w:hAnsi="Times New Roman" w:cs="Times New Roman"/>
            <w:lang w:val="en-US"/>
          </w:rPr>
          <w:delText>which</w:delText>
        </w:r>
      </w:del>
      <w:ins w:id="1212" w:author="lv-xyr" w:date="2019-02-21T20:37:54Z">
        <w:r>
          <w:rPr>
            <w:rFonts w:hint="eastAsia" w:ascii="Times New Roman" w:hAnsi="Times New Roman" w:cs="Times New Roman"/>
            <w:lang w:val="en-US" w:eastAsia="zh-CN"/>
          </w:rPr>
          <w:t xml:space="preserve"> </w:t>
        </w:r>
      </w:ins>
      <w:ins w:id="1213" w:author="lv-xyr" w:date="2019-02-21T20:35:51Z">
        <w:r>
          <w:rPr>
            <w:rFonts w:hint="eastAsia" w:ascii="Times New Roman" w:hAnsi="Times New Roman" w:cs="Times New Roman"/>
            <w:lang w:val="en-US" w:eastAsia="zh-CN"/>
          </w:rPr>
          <w:t xml:space="preserve"> </w:t>
        </w:r>
      </w:ins>
      <w:ins w:id="1214" w:author="lv-xyr" w:date="2019-02-21T20:37:43Z">
        <w:r>
          <w:rPr>
            <w:rFonts w:hint="eastAsia" w:ascii="Times New Roman" w:hAnsi="Times New Roman" w:cs="Times New Roman"/>
            <w:lang w:val="en-US" w:eastAsia="zh-CN"/>
          </w:rPr>
          <w:t>2</w:t>
        </w:r>
      </w:ins>
      <m:oMath>
        <w:ins w:id="1215" w:author="lv-xyr" w:date="2019-02-21T20:37:43Z">
          <m:r>
            <m:rPr>
              <m:sty m:val="p"/>
            </m:rPr>
            <w:rPr>
              <w:rFonts w:ascii="Cambria Math" w:hAnsi="Cambria Math" w:cs="Times New Roman"/>
            </w:rPr>
            <m:t>±</m:t>
          </m:r>
        </w:ins>
      </m:oMath>
      <w:ins w:id="1216" w:author="lv-xyr" w:date="2019-02-21T20:37:43Z">
        <w:r>
          <w:rPr>
            <w:rFonts w:hint="eastAsia" w:ascii="Times New Roman" w:hAnsi="Times New Roman" w:cs="Times New Roman"/>
          </w:rPr>
          <w:t xml:space="preserve">0.2g </w:t>
        </w:r>
      </w:ins>
      <w:ins w:id="1217" w:author="lv-xyr" w:date="2019-02-21T20:35:52Z">
        <w:r>
          <w:rPr>
            <w:rFonts w:hint="eastAsia" w:ascii="Times New Roman" w:hAnsi="Times New Roman" w:cs="Times New Roman"/>
            <w:lang w:val="en-US" w:eastAsia="zh-CN"/>
          </w:rPr>
          <w:t>sa</w:t>
        </w:r>
      </w:ins>
      <w:ins w:id="1218" w:author="lv-xyr" w:date="2019-02-21T20:35:53Z">
        <w:r>
          <w:rPr>
            <w:rFonts w:hint="eastAsia" w:ascii="Times New Roman" w:hAnsi="Times New Roman" w:cs="Times New Roman"/>
            <w:lang w:val="en-US" w:eastAsia="zh-CN"/>
          </w:rPr>
          <w:t>mple</w:t>
        </w:r>
      </w:ins>
      <w:ins w:id="1219" w:author="lv-xyr" w:date="2019-02-21T20:37:48Z">
        <w:r>
          <w:rPr>
            <w:rFonts w:hint="eastAsia" w:ascii="Times New Roman" w:hAnsi="Times New Roman" w:cs="Times New Roman"/>
            <w:lang w:val="en-US" w:eastAsia="zh-CN"/>
          </w:rPr>
          <w:t xml:space="preserve"> </w:t>
        </w:r>
      </w:ins>
      <w:ins w:id="1220" w:author="lv-xyr" w:date="2019-02-21T20:37:48Z">
        <w:r>
          <w:rPr>
            <w:rFonts w:hint="eastAsia" w:ascii="Times New Roman" w:hAnsi="Times New Roman" w:cs="Times New Roman"/>
          </w:rPr>
          <w:t>was</w:t>
        </w:r>
      </w:ins>
      <w:r>
        <w:rPr>
          <w:rFonts w:hint="eastAsia" w:ascii="Times New Roman" w:hAnsi="Times New Roman" w:cs="Times New Roman"/>
        </w:rPr>
        <w:t xml:space="preserve"> </w:t>
      </w:r>
      <w:del w:id="1221" w:author="lv-xyr" w:date="2019-02-21T20:36:41Z">
        <w:r>
          <w:rPr>
            <w:rFonts w:hint="eastAsia" w:ascii="Times New Roman" w:hAnsi="Times New Roman" w:cs="Times New Roman"/>
          </w:rPr>
          <w:delText xml:space="preserve">was </w:delText>
        </w:r>
      </w:del>
      <w:r>
        <w:rPr>
          <w:rFonts w:hint="eastAsia" w:ascii="Times New Roman" w:hAnsi="Times New Roman" w:cs="Times New Roman"/>
        </w:rPr>
        <w:t>weighed</w:t>
      </w:r>
      <w:del w:id="1222" w:author="lv-xyr" w:date="2019-02-21T20:37:48Z">
        <w:r>
          <w:rPr>
            <w:rFonts w:hint="eastAsia" w:ascii="Times New Roman" w:hAnsi="Times New Roman" w:cs="Times New Roman"/>
          </w:rPr>
          <w:delText xml:space="preserve"> </w:delText>
        </w:r>
      </w:del>
      <w:ins w:id="1223" w:author="lv-xyr" w:date="2019-02-21T20:36:41Z">
        <w:r>
          <w:rPr>
            <w:rFonts w:hint="eastAsia" w:ascii="Times New Roman" w:hAnsi="Times New Roman" w:cs="Times New Roman"/>
          </w:rPr>
          <w:t xml:space="preserve"> </w:t>
        </w:r>
      </w:ins>
      <w:r>
        <w:rPr>
          <w:rFonts w:hint="eastAsia" w:ascii="Times New Roman" w:hAnsi="Times New Roman" w:cs="Times New Roman"/>
        </w:rPr>
        <w:t>in a dry environment</w:t>
      </w:r>
      <w:del w:id="1224" w:author="lv-xyr" w:date="2019-02-21T20:38:16Z">
        <w:r>
          <w:rPr>
            <w:rFonts w:hint="eastAsia" w:ascii="Times New Roman" w:hAnsi="Times New Roman" w:cs="Times New Roman"/>
            <w:lang w:val="en-US"/>
          </w:rPr>
          <w:delText xml:space="preserve"> during the test.</w:delText>
        </w:r>
      </w:del>
      <m:oMath>
        <w:del w:id="1225" w:author="lv-xyr" w:date="2019-02-21T20:38:16Z">
          <m:r>
            <m:rPr>
              <m:sty m:val="p"/>
            </m:rPr>
            <w:rPr>
              <w:rFonts w:ascii="Cambria Math" w:hAnsi="Cambria Math" w:cs="Times New Roman"/>
              <w:lang w:val="en-US"/>
            </w:rPr>
            <m:t>±</m:t>
          </m:r>
        </w:del>
      </m:oMath>
      <w:del w:id="1226" w:author="lv-xyr" w:date="2019-02-21T20:38:16Z">
        <w:r>
          <w:rPr>
            <w:rFonts w:hint="eastAsia" w:ascii="Times New Roman" w:hAnsi="Times New Roman" w:cs="Times New Roman"/>
            <w:lang w:val="en-US"/>
          </w:rPr>
          <w:delText>0.2g sample,</w:delText>
        </w:r>
      </w:del>
      <w:ins w:id="1227" w:author="lv-xyr" w:date="2019-02-21T20:38:16Z">
        <w:r>
          <w:rPr>
            <w:rFonts w:hint="eastAsia" w:ascii="Times New Roman" w:hAnsi="Times New Roman" w:cs="Times New Roman"/>
            <w:lang w:val="en-US" w:eastAsia="zh-CN"/>
          </w:rPr>
          <w:t>.</w:t>
        </w:r>
      </w:ins>
      <w:r>
        <w:rPr>
          <w:rFonts w:hint="eastAsia" w:ascii="Times New Roman" w:hAnsi="Times New Roman" w:cs="Times New Roman"/>
        </w:rPr>
        <w:t xml:space="preserve"> </w:t>
      </w:r>
      <w:ins w:id="1228" w:author="lv-xyr" w:date="2019-02-21T20:47:14Z">
        <w:r>
          <w:rPr>
            <w:rFonts w:hint="eastAsia" w:ascii="Times New Roman" w:hAnsi="Times New Roman" w:cs="Times New Roman"/>
            <w:lang w:val="en-US" w:eastAsia="zh-CN"/>
          </w:rPr>
          <w:t>The</w:t>
        </w:r>
      </w:ins>
      <w:ins w:id="1229" w:author="lv-xyr" w:date="2019-02-21T20:47:21Z">
        <w:r>
          <w:rPr>
            <w:rFonts w:hint="eastAsia" w:ascii="Times New Roman" w:hAnsi="Times New Roman" w:cs="Times New Roman"/>
          </w:rPr>
          <w:t xml:space="preserve"> determination</w:t>
        </w:r>
      </w:ins>
      <w:ins w:id="1230" w:author="lv-xyr" w:date="2019-02-21T20:47:15Z">
        <w:r>
          <w:rPr>
            <w:rFonts w:hint="eastAsia" w:ascii="Times New Roman" w:hAnsi="Times New Roman" w:cs="Times New Roman"/>
            <w:lang w:val="en-US" w:eastAsia="zh-CN"/>
          </w:rPr>
          <w:t xml:space="preserve"> </w:t>
        </w:r>
      </w:ins>
      <w:ins w:id="1231" w:author="lv-xyr" w:date="2019-02-21T20:47:24Z">
        <w:r>
          <w:rPr>
            <w:rFonts w:hint="eastAsia" w:ascii="Times New Roman" w:hAnsi="Times New Roman" w:cs="Times New Roman"/>
            <w:lang w:val="en-US" w:eastAsia="zh-CN"/>
          </w:rPr>
          <w:t xml:space="preserve">of </w:t>
        </w:r>
      </w:ins>
      <w:del w:id="1232" w:author="lv-xyr" w:date="2019-02-21T21:06:17Z">
        <w:r>
          <w:rPr>
            <w:rFonts w:hint="eastAsia" w:ascii="Times New Roman" w:hAnsi="Times New Roman" w:cs="Times New Roman"/>
            <w:lang w:val="en-US"/>
          </w:rPr>
          <w:delText>industrial</w:delText>
        </w:r>
      </w:del>
      <w:ins w:id="1233" w:author="lv-xyr" w:date="2019-02-21T21:06:17Z">
        <w:r>
          <w:rPr>
            <w:rFonts w:hint="eastAsia" w:ascii="Times New Roman" w:hAnsi="Times New Roman" w:cs="Times New Roman"/>
            <w:lang w:val="en-US" w:eastAsia="zh-CN"/>
          </w:rPr>
          <w:t>prox</w:t>
        </w:r>
      </w:ins>
      <w:ins w:id="1234" w:author="lv-xyr" w:date="2019-02-21T21:06:18Z">
        <w:r>
          <w:rPr>
            <w:rFonts w:hint="eastAsia" w:ascii="Times New Roman" w:hAnsi="Times New Roman" w:cs="Times New Roman"/>
            <w:lang w:val="en-US" w:eastAsia="zh-CN"/>
          </w:rPr>
          <w:t>imate</w:t>
        </w:r>
      </w:ins>
      <w:r>
        <w:rPr>
          <w:rFonts w:hint="eastAsia" w:ascii="Times New Roman" w:hAnsi="Times New Roman" w:cs="Times New Roman"/>
        </w:rPr>
        <w:t xml:space="preserve"> analysis </w:t>
      </w:r>
      <w:del w:id="1235" w:author="lv-xyr" w:date="2019-02-21T20:47:34Z">
        <w:r>
          <w:rPr>
            <w:rFonts w:hint="eastAsia" w:ascii="Times New Roman" w:hAnsi="Times New Roman" w:cs="Times New Roman"/>
            <w:lang w:val="en-US"/>
          </w:rPr>
          <w:delText>and determination according to the</w:delText>
        </w:r>
      </w:del>
      <w:ins w:id="1236" w:author="lv-xyr" w:date="2019-02-21T20:47:34Z">
        <w:r>
          <w:rPr>
            <w:rFonts w:hint="eastAsia" w:ascii="Times New Roman" w:hAnsi="Times New Roman" w:cs="Times New Roman"/>
            <w:lang w:val="en-US" w:eastAsia="zh-CN"/>
          </w:rPr>
          <w:t>is b</w:t>
        </w:r>
      </w:ins>
      <w:ins w:id="1237" w:author="lv-xyr" w:date="2019-02-21T20:47:35Z">
        <w:r>
          <w:rPr>
            <w:rFonts w:hint="eastAsia" w:ascii="Times New Roman" w:hAnsi="Times New Roman" w:cs="Times New Roman"/>
            <w:lang w:val="en-US" w:eastAsia="zh-CN"/>
          </w:rPr>
          <w:t xml:space="preserve">ased </w:t>
        </w:r>
      </w:ins>
      <w:ins w:id="1238" w:author="lv-xyr" w:date="2019-02-21T20:47:36Z">
        <w:r>
          <w:rPr>
            <w:rFonts w:hint="eastAsia" w:ascii="Times New Roman" w:hAnsi="Times New Roman" w:cs="Times New Roman"/>
            <w:lang w:val="en-US" w:eastAsia="zh-CN"/>
          </w:rPr>
          <w:t>o</w:t>
        </w:r>
      </w:ins>
      <w:ins w:id="1239" w:author="lv-xyr" w:date="2019-02-21T20:47:37Z">
        <w:r>
          <w:rPr>
            <w:rFonts w:hint="eastAsia" w:ascii="Times New Roman" w:hAnsi="Times New Roman" w:cs="Times New Roman"/>
            <w:lang w:val="en-US" w:eastAsia="zh-CN"/>
          </w:rPr>
          <w:t>n</w:t>
        </w:r>
      </w:ins>
      <w:r>
        <w:rPr>
          <w:rFonts w:hint="eastAsia" w:ascii="Times New Roman" w:hAnsi="Times New Roman" w:cs="Times New Roman"/>
        </w:rPr>
        <w:t xml:space="preserve"> national standard</w:t>
      </w:r>
      <w:del w:id="1240" w:author="lv-xyr" w:date="2019-02-21T20:48:11Z">
        <w:r>
          <w:rPr>
            <w:rFonts w:hint="eastAsia" w:ascii="Times New Roman" w:hAnsi="Times New Roman" w:cs="Times New Roman"/>
            <w:lang w:val="en-US"/>
          </w:rPr>
          <w:delText xml:space="preserve"> "</w:delText>
        </w:r>
      </w:del>
      <w:ins w:id="1241" w:author="lv-xyr" w:date="2019-02-21T20:48:11Z">
        <w:r>
          <w:rPr>
            <w:rFonts w:hint="eastAsia" w:ascii="Times New Roman" w:hAnsi="Times New Roman" w:cs="Times New Roman"/>
            <w:lang w:val="en-US" w:eastAsia="zh-CN"/>
          </w:rPr>
          <w:t>,</w:t>
        </w:r>
      </w:ins>
      <w:del w:id="1242" w:author="lv-xyr" w:date="2019-02-21T21:07:31Z">
        <w:r>
          <w:rPr>
            <w:rFonts w:hint="eastAsia" w:ascii="Times New Roman" w:hAnsi="Times New Roman" w:cs="Times New Roman"/>
            <w:i/>
            <w:iCs/>
            <w:rPrChange w:id="1243" w:author="lv-xyr" w:date="2019-02-21T20:48:26Z">
              <w:rPr>
                <w:rFonts w:hint="eastAsia" w:ascii="Times New Roman" w:hAnsi="Times New Roman" w:cs="Times New Roman"/>
              </w:rPr>
            </w:rPrChange>
          </w:rPr>
          <w:delText>Industrial</w:delText>
        </w:r>
      </w:del>
      <w:ins w:id="1244" w:author="lv-xyr" w:date="2019-02-21T21:07:31Z">
        <w:r>
          <w:rPr>
            <w:rFonts w:hint="eastAsia" w:ascii="Times New Roman" w:hAnsi="Times New Roman" w:cs="Times New Roman"/>
            <w:i/>
            <w:iCs/>
            <w:lang w:eastAsia="zh-CN"/>
          </w:rPr>
          <w:t>P</w:t>
        </w:r>
      </w:ins>
      <w:ins w:id="1245" w:author="lv-xyr" w:date="2019-02-21T21:07:32Z">
        <w:r>
          <w:rPr>
            <w:rFonts w:hint="eastAsia" w:ascii="Times New Roman" w:hAnsi="Times New Roman" w:cs="Times New Roman"/>
            <w:i/>
            <w:iCs/>
            <w:lang w:val="en-US" w:eastAsia="zh-CN"/>
          </w:rPr>
          <w:t>ro</w:t>
        </w:r>
      </w:ins>
      <w:ins w:id="1246" w:author="lv-xyr" w:date="2019-02-21T21:07:33Z">
        <w:r>
          <w:rPr>
            <w:rFonts w:hint="eastAsia" w:ascii="Times New Roman" w:hAnsi="Times New Roman" w:cs="Times New Roman"/>
            <w:i/>
            <w:iCs/>
            <w:lang w:val="en-US" w:eastAsia="zh-CN"/>
          </w:rPr>
          <w:t>xi</w:t>
        </w:r>
      </w:ins>
      <w:ins w:id="1247" w:author="lv-xyr" w:date="2019-02-21T21:07:34Z">
        <w:r>
          <w:rPr>
            <w:rFonts w:hint="eastAsia" w:ascii="Times New Roman" w:hAnsi="Times New Roman" w:cs="Times New Roman"/>
            <w:i/>
            <w:iCs/>
            <w:lang w:val="en-US" w:eastAsia="zh-CN"/>
          </w:rPr>
          <w:t>mate</w:t>
        </w:r>
      </w:ins>
      <w:r>
        <w:rPr>
          <w:rFonts w:hint="eastAsia" w:ascii="Times New Roman" w:hAnsi="Times New Roman" w:cs="Times New Roman"/>
          <w:i/>
          <w:iCs/>
          <w:rPrChange w:id="1248" w:author="lv-xyr" w:date="2019-02-21T20:48:26Z">
            <w:rPr>
              <w:rFonts w:hint="eastAsia" w:ascii="Times New Roman" w:hAnsi="Times New Roman" w:cs="Times New Roman"/>
            </w:rPr>
          </w:rPrChange>
        </w:rPr>
        <w:t xml:space="preserve"> Analysis Method for Coal</w:t>
      </w:r>
      <w:del w:id="1249" w:author="lv-xyr" w:date="2019-02-21T20:48:29Z">
        <w:r>
          <w:rPr>
            <w:rFonts w:hint="eastAsia" w:ascii="Times New Roman" w:hAnsi="Times New Roman" w:cs="Times New Roman"/>
          </w:rPr>
          <w:delText>"</w:delText>
        </w:r>
      </w:del>
      <w:r>
        <w:rPr>
          <w:rFonts w:hint="eastAsia" w:ascii="Times New Roman" w:hAnsi="Times New Roman" w:cs="Times New Roman"/>
        </w:rPr>
        <w:t xml:space="preserve"> (GB/T212-2008), </w:t>
      </w:r>
      <w:ins w:id="1250" w:author="lv-xyr" w:date="2019-02-21T20:49:22Z">
        <w:r>
          <w:rPr>
            <w:rFonts w:hint="eastAsia" w:ascii="Times New Roman" w:hAnsi="Times New Roman" w:cs="Times New Roman"/>
            <w:lang w:val="en-US" w:eastAsia="zh-CN"/>
          </w:rPr>
          <w:t>an</w:t>
        </w:r>
      </w:ins>
      <w:ins w:id="1251" w:author="lv-xyr" w:date="2019-02-21T20:49:24Z">
        <w:r>
          <w:rPr>
            <w:rFonts w:hint="eastAsia" w:ascii="Times New Roman" w:hAnsi="Times New Roman" w:cs="Times New Roman"/>
            <w:lang w:val="en-US" w:eastAsia="zh-CN"/>
          </w:rPr>
          <w:t xml:space="preserve">d </w:t>
        </w:r>
      </w:ins>
      <w:ins w:id="1252" w:author="lv-xyr" w:date="2019-02-21T20:49:28Z">
        <w:r>
          <w:rPr>
            <w:rFonts w:hint="eastAsia" w:ascii="Times New Roman" w:hAnsi="Times New Roman" w:cs="Times New Roman"/>
            <w:lang w:val="en-US" w:eastAsia="zh-CN"/>
          </w:rPr>
          <w:t>the</w:t>
        </w:r>
      </w:ins>
      <w:ins w:id="1253" w:author="lv-xyr" w:date="2019-02-21T20:49:33Z">
        <w:r>
          <w:rPr>
            <w:rFonts w:hint="eastAsia" w:ascii="Times New Roman" w:hAnsi="Times New Roman" w:cs="Times New Roman"/>
          </w:rPr>
          <w:t xml:space="preserve"> determination</w:t>
        </w:r>
      </w:ins>
      <w:ins w:id="1254" w:author="lv-xyr" w:date="2019-02-21T20:49:28Z">
        <w:r>
          <w:rPr>
            <w:rFonts w:hint="eastAsia" w:ascii="Times New Roman" w:hAnsi="Times New Roman" w:cs="Times New Roman"/>
            <w:lang w:val="en-US" w:eastAsia="zh-CN"/>
          </w:rPr>
          <w:t xml:space="preserve"> </w:t>
        </w:r>
      </w:ins>
      <w:ins w:id="1255" w:author="lv-xyr" w:date="2019-02-21T20:49:36Z">
        <w:r>
          <w:rPr>
            <w:rFonts w:hint="eastAsia" w:ascii="Times New Roman" w:hAnsi="Times New Roman" w:cs="Times New Roman"/>
            <w:lang w:val="en-US" w:eastAsia="zh-CN"/>
          </w:rPr>
          <w:t xml:space="preserve">of </w:t>
        </w:r>
      </w:ins>
      <w:del w:id="1256" w:author="lv-xyr" w:date="2019-02-21T21:06:40Z">
        <w:r>
          <w:rPr>
            <w:rFonts w:hint="eastAsia" w:ascii="Times New Roman" w:hAnsi="Times New Roman" w:cs="Times New Roman"/>
            <w:lang w:val="en-US"/>
          </w:rPr>
          <w:delText>elemental</w:delText>
        </w:r>
      </w:del>
      <w:ins w:id="1257" w:author="lv-xyr" w:date="2019-02-21T21:06:40Z">
        <w:r>
          <w:rPr>
            <w:rFonts w:hint="eastAsia" w:ascii="Times New Roman" w:hAnsi="Times New Roman" w:cs="Times New Roman"/>
            <w:lang w:val="en-US" w:eastAsia="zh-CN"/>
          </w:rPr>
          <w:t>ul</w:t>
        </w:r>
      </w:ins>
      <w:ins w:id="1258" w:author="lv-xyr" w:date="2019-02-21T21:06:41Z">
        <w:r>
          <w:rPr>
            <w:rFonts w:hint="eastAsia" w:ascii="Times New Roman" w:hAnsi="Times New Roman" w:cs="Times New Roman"/>
            <w:lang w:val="en-US" w:eastAsia="zh-CN"/>
          </w:rPr>
          <w:t>timate</w:t>
        </w:r>
      </w:ins>
      <w:r>
        <w:rPr>
          <w:rFonts w:hint="eastAsia" w:ascii="Times New Roman" w:hAnsi="Times New Roman" w:cs="Times New Roman"/>
        </w:rPr>
        <w:t xml:space="preserve"> analysis </w:t>
      </w:r>
      <w:del w:id="1259" w:author="lv-xyr" w:date="2019-02-21T20:49:42Z">
        <w:r>
          <w:rPr>
            <w:rFonts w:hint="eastAsia" w:ascii="Times New Roman" w:hAnsi="Times New Roman" w:cs="Times New Roman"/>
            <w:lang w:val="en-US"/>
          </w:rPr>
          <w:delText>and determination according to the</w:delText>
        </w:r>
      </w:del>
      <w:ins w:id="1260" w:author="lv-xyr" w:date="2019-02-21T20:49:42Z">
        <w:r>
          <w:rPr>
            <w:rFonts w:hint="eastAsia" w:ascii="Times New Roman" w:hAnsi="Times New Roman" w:cs="Times New Roman"/>
            <w:lang w:val="en-US" w:eastAsia="zh-CN"/>
          </w:rPr>
          <w:t>i</w:t>
        </w:r>
      </w:ins>
      <w:ins w:id="1261" w:author="lv-xyr" w:date="2019-02-21T20:49:43Z">
        <w:r>
          <w:rPr>
            <w:rFonts w:hint="eastAsia" w:ascii="Times New Roman" w:hAnsi="Times New Roman" w:cs="Times New Roman"/>
            <w:lang w:val="en-US" w:eastAsia="zh-CN"/>
          </w:rPr>
          <w:t>s</w:t>
        </w:r>
      </w:ins>
      <w:ins w:id="1262" w:author="lv-xyr" w:date="2019-02-21T20:49:44Z">
        <w:r>
          <w:rPr>
            <w:rFonts w:hint="eastAsia" w:ascii="Times New Roman" w:hAnsi="Times New Roman" w:cs="Times New Roman"/>
            <w:lang w:val="en-US" w:eastAsia="zh-CN"/>
          </w:rPr>
          <w:t xml:space="preserve"> bas</w:t>
        </w:r>
      </w:ins>
      <w:ins w:id="1263" w:author="lv-xyr" w:date="2019-02-21T20:49:45Z">
        <w:r>
          <w:rPr>
            <w:rFonts w:hint="eastAsia" w:ascii="Times New Roman" w:hAnsi="Times New Roman" w:cs="Times New Roman"/>
            <w:lang w:val="en-US" w:eastAsia="zh-CN"/>
          </w:rPr>
          <w:t>ed on</w:t>
        </w:r>
      </w:ins>
      <w:r>
        <w:rPr>
          <w:rFonts w:hint="eastAsia" w:ascii="Times New Roman" w:hAnsi="Times New Roman" w:cs="Times New Roman"/>
        </w:rPr>
        <w:t xml:space="preserve"> national standard </w:t>
      </w:r>
      <w:del w:id="1264" w:author="lv-xyr" w:date="2019-02-21T20:51:10Z">
        <w:r>
          <w:rPr>
            <w:rFonts w:hint="eastAsia" w:ascii="Times New Roman" w:hAnsi="Times New Roman" w:cs="Times New Roman"/>
            <w:i/>
            <w:iCs/>
            <w:rPrChange w:id="1265" w:author="lv-xyr" w:date="2019-02-21T20:51:16Z">
              <w:rPr>
                <w:rFonts w:hint="eastAsia" w:ascii="Times New Roman" w:hAnsi="Times New Roman" w:cs="Times New Roman"/>
              </w:rPr>
            </w:rPrChange>
          </w:rPr>
          <w:delText>"</w:delText>
        </w:r>
      </w:del>
      <w:r>
        <w:rPr>
          <w:rFonts w:hint="eastAsia" w:ascii="Times New Roman" w:hAnsi="Times New Roman" w:cs="Times New Roman"/>
          <w:i/>
          <w:iCs/>
          <w:rPrChange w:id="1266" w:author="lv-xyr" w:date="2019-02-21T20:51:16Z">
            <w:rPr>
              <w:rFonts w:hint="eastAsia" w:ascii="Times New Roman" w:hAnsi="Times New Roman" w:cs="Times New Roman"/>
            </w:rPr>
          </w:rPrChange>
        </w:rPr>
        <w:t xml:space="preserve">Determination </w:t>
      </w:r>
      <w:ins w:id="1267" w:author="lv-xyr" w:date="2019-02-21T20:50:30Z">
        <w:r>
          <w:rPr>
            <w:rFonts w:hint="eastAsia" w:ascii="Times New Roman" w:hAnsi="Times New Roman" w:cs="Times New Roman"/>
            <w:i/>
            <w:iCs/>
            <w:lang w:val="en-US" w:eastAsia="zh-CN"/>
            <w:rPrChange w:id="1268" w:author="lv-xyr" w:date="2019-02-21T20:51:16Z">
              <w:rPr>
                <w:rFonts w:hint="eastAsia" w:ascii="Times New Roman" w:hAnsi="Times New Roman" w:cs="Times New Roman"/>
                <w:lang w:val="en-US" w:eastAsia="zh-CN"/>
              </w:rPr>
            </w:rPrChange>
          </w:rPr>
          <w:t>M</w:t>
        </w:r>
      </w:ins>
      <w:ins w:id="1269" w:author="lv-xyr" w:date="2019-02-21T20:50:31Z">
        <w:r>
          <w:rPr>
            <w:rFonts w:hint="eastAsia" w:ascii="Times New Roman" w:hAnsi="Times New Roman" w:cs="Times New Roman"/>
            <w:i/>
            <w:iCs/>
            <w:lang w:val="en-US" w:eastAsia="zh-CN"/>
            <w:rPrChange w:id="1270" w:author="lv-xyr" w:date="2019-02-21T20:51:16Z">
              <w:rPr>
                <w:rFonts w:hint="eastAsia" w:ascii="Times New Roman" w:hAnsi="Times New Roman" w:cs="Times New Roman"/>
                <w:lang w:val="en-US" w:eastAsia="zh-CN"/>
              </w:rPr>
            </w:rPrChange>
          </w:rPr>
          <w:t>eth</w:t>
        </w:r>
      </w:ins>
      <w:ins w:id="1271" w:author="lv-xyr" w:date="2019-02-21T20:50:32Z">
        <w:r>
          <w:rPr>
            <w:rFonts w:hint="eastAsia" w:ascii="Times New Roman" w:hAnsi="Times New Roman" w:cs="Times New Roman"/>
            <w:i/>
            <w:iCs/>
            <w:lang w:val="en-US" w:eastAsia="zh-CN"/>
            <w:rPrChange w:id="1272" w:author="lv-xyr" w:date="2019-02-21T20:51:16Z">
              <w:rPr>
                <w:rFonts w:hint="eastAsia" w:ascii="Times New Roman" w:hAnsi="Times New Roman" w:cs="Times New Roman"/>
                <w:lang w:val="en-US" w:eastAsia="zh-CN"/>
              </w:rPr>
            </w:rPrChange>
          </w:rPr>
          <w:t>o</w:t>
        </w:r>
      </w:ins>
      <w:ins w:id="1273" w:author="lv-xyr" w:date="2019-02-21T20:50:33Z">
        <w:r>
          <w:rPr>
            <w:rFonts w:hint="eastAsia" w:ascii="Times New Roman" w:hAnsi="Times New Roman" w:cs="Times New Roman"/>
            <w:i/>
            <w:iCs/>
            <w:lang w:val="en-US" w:eastAsia="zh-CN"/>
            <w:rPrChange w:id="1274" w:author="lv-xyr" w:date="2019-02-21T20:51:16Z">
              <w:rPr>
                <w:rFonts w:hint="eastAsia" w:ascii="Times New Roman" w:hAnsi="Times New Roman" w:cs="Times New Roman"/>
                <w:lang w:val="en-US" w:eastAsia="zh-CN"/>
              </w:rPr>
            </w:rPrChange>
          </w:rPr>
          <w:t>ds</w:t>
        </w:r>
      </w:ins>
      <w:ins w:id="1275" w:author="lv-xyr" w:date="2019-02-21T20:50:34Z">
        <w:r>
          <w:rPr>
            <w:rFonts w:hint="eastAsia" w:ascii="Times New Roman" w:hAnsi="Times New Roman" w:cs="Times New Roman"/>
            <w:i/>
            <w:iCs/>
            <w:lang w:val="en-US" w:eastAsia="zh-CN"/>
            <w:rPrChange w:id="1276" w:author="lv-xyr" w:date="2019-02-21T20:51:16Z">
              <w:rPr>
                <w:rFonts w:hint="eastAsia" w:ascii="Times New Roman" w:hAnsi="Times New Roman" w:cs="Times New Roman"/>
                <w:lang w:val="en-US" w:eastAsia="zh-CN"/>
              </w:rPr>
            </w:rPrChange>
          </w:rPr>
          <w:t xml:space="preserve"> </w:t>
        </w:r>
      </w:ins>
      <w:r>
        <w:rPr>
          <w:rFonts w:hint="eastAsia" w:ascii="Times New Roman" w:hAnsi="Times New Roman" w:cs="Times New Roman"/>
          <w:i/>
          <w:iCs/>
          <w:rPrChange w:id="1277" w:author="lv-xyr" w:date="2019-02-21T20:51:16Z">
            <w:rPr>
              <w:rFonts w:hint="eastAsia" w:ascii="Times New Roman" w:hAnsi="Times New Roman" w:cs="Times New Roman"/>
            </w:rPr>
          </w:rPrChange>
        </w:rPr>
        <w:t xml:space="preserve">of </w:t>
      </w:r>
      <w:del w:id="1278" w:author="lv-xyr" w:date="2019-02-21T20:49:58Z">
        <w:r>
          <w:rPr>
            <w:rFonts w:hint="eastAsia" w:ascii="Times New Roman" w:hAnsi="Times New Roman" w:cs="Times New Roman"/>
            <w:i/>
            <w:iCs/>
            <w:lang w:val="en-US"/>
            <w:rPrChange w:id="1279" w:author="lv-xyr" w:date="2019-02-21T20:51:16Z">
              <w:rPr>
                <w:rFonts w:hint="eastAsia" w:ascii="Times New Roman" w:hAnsi="Times New Roman" w:cs="Times New Roman"/>
                <w:lang w:val="en-US"/>
              </w:rPr>
            </w:rPrChange>
          </w:rPr>
          <w:delText>c</w:delText>
        </w:r>
      </w:del>
      <w:ins w:id="1280" w:author="lv-xyr" w:date="2019-02-21T20:49:58Z">
        <w:r>
          <w:rPr>
            <w:rFonts w:hint="eastAsia" w:ascii="Times New Roman" w:hAnsi="Times New Roman" w:cs="Times New Roman"/>
            <w:i/>
            <w:iCs/>
            <w:lang w:val="en-US" w:eastAsia="zh-CN"/>
            <w:rPrChange w:id="1281" w:author="lv-xyr" w:date="2019-02-21T20:51:16Z">
              <w:rPr>
                <w:rFonts w:hint="eastAsia" w:ascii="Times New Roman" w:hAnsi="Times New Roman" w:cs="Times New Roman"/>
                <w:lang w:val="en-US" w:eastAsia="zh-CN"/>
              </w:rPr>
            </w:rPrChange>
          </w:rPr>
          <w:t>C</w:t>
        </w:r>
      </w:ins>
      <w:r>
        <w:rPr>
          <w:rFonts w:hint="eastAsia" w:ascii="Times New Roman" w:hAnsi="Times New Roman" w:cs="Times New Roman"/>
          <w:i/>
          <w:iCs/>
          <w:rPrChange w:id="1282" w:author="lv-xyr" w:date="2019-02-21T20:51:16Z">
            <w:rPr>
              <w:rFonts w:hint="eastAsia" w:ascii="Times New Roman" w:hAnsi="Times New Roman" w:cs="Times New Roman"/>
            </w:rPr>
          </w:rPrChange>
        </w:rPr>
        <w:t xml:space="preserve">arbon and </w:t>
      </w:r>
      <w:del w:id="1283" w:author="lv-xyr" w:date="2019-02-21T20:50:06Z">
        <w:r>
          <w:rPr>
            <w:rFonts w:hint="eastAsia" w:ascii="Times New Roman" w:hAnsi="Times New Roman" w:cs="Times New Roman"/>
            <w:i/>
            <w:iCs/>
            <w:lang w:val="en-US"/>
            <w:rPrChange w:id="1284" w:author="lv-xyr" w:date="2019-02-21T20:51:16Z">
              <w:rPr>
                <w:rFonts w:hint="eastAsia" w:ascii="Times New Roman" w:hAnsi="Times New Roman" w:cs="Times New Roman"/>
                <w:lang w:val="en-US"/>
              </w:rPr>
            </w:rPrChange>
          </w:rPr>
          <w:delText>h</w:delText>
        </w:r>
      </w:del>
      <w:ins w:id="1285" w:author="lv-xyr" w:date="2019-02-21T20:50:06Z">
        <w:r>
          <w:rPr>
            <w:rFonts w:hint="eastAsia" w:ascii="Times New Roman" w:hAnsi="Times New Roman" w:cs="Times New Roman"/>
            <w:i/>
            <w:iCs/>
            <w:lang w:val="en-US" w:eastAsia="zh-CN"/>
            <w:rPrChange w:id="1286" w:author="lv-xyr" w:date="2019-02-21T20:51:16Z">
              <w:rPr>
                <w:rFonts w:hint="eastAsia" w:ascii="Times New Roman" w:hAnsi="Times New Roman" w:cs="Times New Roman"/>
                <w:lang w:val="en-US" w:eastAsia="zh-CN"/>
              </w:rPr>
            </w:rPrChange>
          </w:rPr>
          <w:t>H</w:t>
        </w:r>
      </w:ins>
      <w:r>
        <w:rPr>
          <w:rFonts w:hint="eastAsia" w:ascii="Times New Roman" w:hAnsi="Times New Roman" w:cs="Times New Roman"/>
          <w:i/>
          <w:iCs/>
          <w:rPrChange w:id="1287" w:author="lv-xyr" w:date="2019-02-21T20:51:16Z">
            <w:rPr>
              <w:rFonts w:hint="eastAsia" w:ascii="Times New Roman" w:hAnsi="Times New Roman" w:cs="Times New Roman"/>
            </w:rPr>
          </w:rPrChange>
        </w:rPr>
        <w:t xml:space="preserve">ydrogen in </w:t>
      </w:r>
      <w:del w:id="1288" w:author="lv-xyr" w:date="2019-02-21T20:50:10Z">
        <w:r>
          <w:rPr>
            <w:rFonts w:hint="eastAsia" w:ascii="Times New Roman" w:hAnsi="Times New Roman" w:cs="Times New Roman"/>
            <w:i/>
            <w:iCs/>
            <w:lang w:val="en-US"/>
            <w:rPrChange w:id="1289" w:author="lv-xyr" w:date="2019-02-21T20:51:16Z">
              <w:rPr>
                <w:rFonts w:hint="eastAsia" w:ascii="Times New Roman" w:hAnsi="Times New Roman" w:cs="Times New Roman"/>
                <w:lang w:val="en-US"/>
              </w:rPr>
            </w:rPrChange>
          </w:rPr>
          <w:delText>c</w:delText>
        </w:r>
      </w:del>
      <w:ins w:id="1290" w:author="lv-xyr" w:date="2019-02-21T20:50:10Z">
        <w:r>
          <w:rPr>
            <w:rFonts w:hint="eastAsia" w:ascii="Times New Roman" w:hAnsi="Times New Roman" w:cs="Times New Roman"/>
            <w:i/>
            <w:iCs/>
            <w:lang w:val="en-US" w:eastAsia="zh-CN"/>
            <w:rPrChange w:id="1291" w:author="lv-xyr" w:date="2019-02-21T20:51:16Z">
              <w:rPr>
                <w:rFonts w:hint="eastAsia" w:ascii="Times New Roman" w:hAnsi="Times New Roman" w:cs="Times New Roman"/>
                <w:lang w:val="en-US" w:eastAsia="zh-CN"/>
              </w:rPr>
            </w:rPrChange>
          </w:rPr>
          <w:t>C</w:t>
        </w:r>
      </w:ins>
      <w:r>
        <w:rPr>
          <w:rFonts w:hint="eastAsia" w:ascii="Times New Roman" w:hAnsi="Times New Roman" w:cs="Times New Roman"/>
          <w:i/>
          <w:iCs/>
          <w:rPrChange w:id="1292" w:author="lv-xyr" w:date="2019-02-21T20:51:16Z">
            <w:rPr>
              <w:rFonts w:hint="eastAsia" w:ascii="Times New Roman" w:hAnsi="Times New Roman" w:cs="Times New Roman"/>
            </w:rPr>
          </w:rPrChange>
        </w:rPr>
        <w:t>oal</w:t>
      </w:r>
      <w:del w:id="1293" w:author="lv-xyr" w:date="2019-02-21T20:51:17Z">
        <w:r>
          <w:rPr>
            <w:rFonts w:hint="eastAsia" w:ascii="Times New Roman" w:hAnsi="Times New Roman" w:cs="Times New Roman"/>
          </w:rPr>
          <w:delText>"</w:delText>
        </w:r>
      </w:del>
      <w:r>
        <w:rPr>
          <w:rFonts w:hint="eastAsia" w:ascii="Times New Roman" w:hAnsi="Times New Roman" w:cs="Times New Roman"/>
        </w:rPr>
        <w:t xml:space="preserve"> (GB/T476-2008). The test values of C, H, N, and S are the average </w:t>
      </w:r>
      <w:ins w:id="1294" w:author="lv-xyr" w:date="2019-02-21T20:52:08Z">
        <w:r>
          <w:rPr>
            <w:rFonts w:hint="eastAsia" w:ascii="Times New Roman" w:hAnsi="Times New Roman" w:cs="Times New Roman"/>
            <w:lang w:val="en-US" w:eastAsia="zh-CN"/>
          </w:rPr>
          <w:t>v</w:t>
        </w:r>
      </w:ins>
      <w:ins w:id="1295" w:author="lv-xyr" w:date="2019-02-21T20:52:09Z">
        <w:r>
          <w:rPr>
            <w:rFonts w:hint="eastAsia" w:ascii="Times New Roman" w:hAnsi="Times New Roman" w:cs="Times New Roman"/>
            <w:lang w:val="en-US" w:eastAsia="zh-CN"/>
          </w:rPr>
          <w:t>alue</w:t>
        </w:r>
      </w:ins>
      <w:ins w:id="1296" w:author="lv-xyr" w:date="2019-02-21T20:58:19Z">
        <w:r>
          <w:rPr>
            <w:rFonts w:hint="eastAsia" w:ascii="Times New Roman" w:hAnsi="Times New Roman" w:cs="Times New Roman"/>
            <w:lang w:val="en-US" w:eastAsia="zh-CN"/>
          </w:rPr>
          <w:t>s</w:t>
        </w:r>
      </w:ins>
      <w:ins w:id="1297" w:author="lv-xyr" w:date="2019-02-21T20:52:10Z">
        <w:r>
          <w:rPr>
            <w:rFonts w:hint="eastAsia" w:ascii="Times New Roman" w:hAnsi="Times New Roman" w:cs="Times New Roman"/>
            <w:lang w:val="en-US" w:eastAsia="zh-CN"/>
          </w:rPr>
          <w:t xml:space="preserve"> </w:t>
        </w:r>
      </w:ins>
      <w:r>
        <w:rPr>
          <w:rFonts w:hint="eastAsia" w:ascii="Times New Roman" w:hAnsi="Times New Roman" w:cs="Times New Roman"/>
        </w:rPr>
        <w:t xml:space="preserve">of two parallel sample tests, and the O element content is calculated by </w:t>
      </w:r>
      <w:del w:id="1298" w:author="lv-xyr" w:date="2019-02-21T20:59:55Z">
        <w:r>
          <w:rPr>
            <w:rFonts w:hint="eastAsia" w:ascii="Times New Roman" w:hAnsi="Times New Roman" w:cs="Times New Roman"/>
            <w:lang w:val="en-US"/>
          </w:rPr>
          <w:delText>subtraction</w:delText>
        </w:r>
      </w:del>
      <w:ins w:id="1299" w:author="lv-xyr" w:date="2019-02-21T20:59:55Z">
        <w:r>
          <w:rPr>
            <w:rFonts w:hint="eastAsia" w:ascii="Times New Roman" w:hAnsi="Times New Roman" w:cs="Times New Roman"/>
            <w:lang w:val="en-US" w:eastAsia="zh-CN"/>
          </w:rPr>
          <w:t>minusin</w:t>
        </w:r>
      </w:ins>
      <w:ins w:id="1300" w:author="lv-xyr" w:date="2019-02-21T20:59:56Z">
        <w:r>
          <w:rPr>
            <w:rFonts w:hint="eastAsia" w:ascii="Times New Roman" w:hAnsi="Times New Roman" w:cs="Times New Roman"/>
            <w:lang w:val="en-US" w:eastAsia="zh-CN"/>
          </w:rPr>
          <w:t>g</w:t>
        </w:r>
      </w:ins>
      <w:r>
        <w:rPr>
          <w:rFonts w:hint="eastAsia" w:ascii="Times New Roman" w:hAnsi="Times New Roman" w:cs="Times New Roman"/>
        </w:rPr>
        <w:t>.</w:t>
      </w:r>
    </w:p>
    <w:p>
      <w:pPr>
        <w:rPr>
          <w:rFonts w:ascii="Times New Roman" w:hAnsi="Times New Roman" w:cs="Times New Roman"/>
        </w:rPr>
      </w:pPr>
    </w:p>
    <w:p>
      <w:pPr>
        <w:rPr>
          <w:rFonts w:ascii="Times New Roman" w:hAnsi="Times New Roman" w:cs="Times New Roman"/>
          <w:bCs/>
          <w:spacing w:val="-60"/>
          <w:szCs w:val="21"/>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hint="eastAsia" w:ascii="Times New Roman" w:hAnsi="Times New Roman" w:cs="Times New Roman"/>
          <w:bCs/>
          <w:spacing w:val="-60"/>
          <w:szCs w:val="21"/>
        </w:rPr>
        <w:t xml:space="preserve"> </w:t>
      </w:r>
      <w:r>
        <w:rPr>
          <w:rFonts w:ascii="Times New Roman" w:hAnsi="Times New Roman" w:cs="Times New Roman"/>
          <w:bCs/>
          <w:sz w:val="18"/>
          <w:szCs w:val="18"/>
        </w:rPr>
        <w:t xml:space="preserve">表1 </w:t>
      </w:r>
      <w:r>
        <w:rPr>
          <w:rFonts w:ascii="Times New Roman" w:hAnsi="Times New Roman" w:cs="Times New Roman"/>
          <w:sz w:val="18"/>
          <w:szCs w:val="18"/>
        </w:rPr>
        <w:t>东曲2号煤</w:t>
      </w:r>
      <w:r>
        <w:rPr>
          <w:rFonts w:ascii="Times New Roman" w:hAnsi="Times New Roman" w:cs="Times New Roman"/>
          <w:bCs/>
          <w:sz w:val="18"/>
          <w:szCs w:val="18"/>
        </w:rPr>
        <w:t>的工业</w:t>
      </w:r>
      <w:r>
        <w:rPr>
          <w:rFonts w:hint="eastAsia" w:ascii="Times New Roman" w:hAnsi="Times New Roman" w:cs="Times New Roman"/>
          <w:bCs/>
          <w:spacing w:val="-60"/>
          <w:sz w:val="18"/>
          <w:szCs w:val="18"/>
        </w:rPr>
        <w:t xml:space="preserve"> </w:t>
      </w:r>
      <w:r>
        <w:rPr>
          <w:rFonts w:ascii="Times New Roman" w:hAnsi="Times New Roman" w:cs="Times New Roman"/>
          <w:bCs/>
          <w:sz w:val="18"/>
          <w:szCs w:val="18"/>
        </w:rPr>
        <w:t>和元素分析</w:t>
      </w:r>
    </w:p>
    <w:p>
      <w:pPr>
        <w:jc w:val="center"/>
        <w:rPr>
          <w:rFonts w:ascii="Times New Roman" w:hAnsi="Times New Roman" w:cs="Times New Roman"/>
          <w:sz w:val="18"/>
          <w:szCs w:val="18"/>
        </w:rPr>
      </w:pPr>
      <w:r>
        <w:rPr>
          <w:rFonts w:ascii="Times New Roman" w:hAnsi="Times New Roman" w:cs="Times New Roman"/>
          <w:bCs/>
          <w:sz w:val="18"/>
          <w:szCs w:val="18"/>
        </w:rPr>
        <w:t>Table1</w:t>
      </w:r>
      <w:r>
        <w:rPr>
          <w:rFonts w:hint="eastAsia" w:ascii="Times New Roman" w:hAnsi="Times New Roman" w:cs="Times New Roman"/>
          <w:bCs/>
          <w:sz w:val="18"/>
          <w:szCs w:val="18"/>
        </w:rPr>
        <w:t xml:space="preserve"> </w:t>
      </w:r>
      <w:r>
        <w:rPr>
          <w:rFonts w:ascii="Times New Roman" w:hAnsi="Times New Roman" w:cs="Times New Roman"/>
          <w:bCs/>
          <w:sz w:val="18"/>
          <w:szCs w:val="18"/>
        </w:rPr>
        <w:t xml:space="preserve">Proximate and </w:t>
      </w:r>
      <w:del w:id="1301" w:author="lv-xyr" w:date="2019-02-21T21:02:14Z">
        <w:r>
          <w:rPr>
            <w:rFonts w:ascii="Times New Roman" w:hAnsi="Times New Roman" w:cs="Times New Roman"/>
            <w:bCs/>
            <w:sz w:val="18"/>
            <w:szCs w:val="18"/>
            <w:lang w:val="en-US"/>
          </w:rPr>
          <w:delText>u</w:delText>
        </w:r>
      </w:del>
      <w:ins w:id="1302" w:author="lv-xyr" w:date="2019-02-21T21:02:14Z">
        <w:r>
          <w:rPr>
            <w:rFonts w:hint="eastAsia" w:ascii="Times New Roman" w:hAnsi="Times New Roman" w:cs="Times New Roman"/>
            <w:bCs/>
            <w:sz w:val="18"/>
            <w:szCs w:val="18"/>
            <w:lang w:val="en-US" w:eastAsia="zh-CN"/>
          </w:rPr>
          <w:t>U</w:t>
        </w:r>
      </w:ins>
      <w:r>
        <w:rPr>
          <w:rFonts w:ascii="Times New Roman" w:hAnsi="Times New Roman" w:cs="Times New Roman"/>
          <w:bCs/>
          <w:sz w:val="18"/>
          <w:szCs w:val="18"/>
        </w:rPr>
        <w:t xml:space="preserve">ltimate </w:t>
      </w:r>
      <w:del w:id="1303" w:author="lv-xyr" w:date="2019-02-21T21:02:18Z">
        <w:r>
          <w:rPr>
            <w:rFonts w:ascii="Times New Roman" w:hAnsi="Times New Roman" w:cs="Times New Roman"/>
            <w:bCs/>
            <w:sz w:val="18"/>
            <w:szCs w:val="18"/>
            <w:lang w:val="en-US"/>
          </w:rPr>
          <w:delText>a</w:delText>
        </w:r>
      </w:del>
      <w:ins w:id="1304" w:author="lv-xyr" w:date="2019-02-21T21:02:18Z">
        <w:r>
          <w:rPr>
            <w:rFonts w:hint="eastAsia" w:ascii="Times New Roman" w:hAnsi="Times New Roman" w:cs="Times New Roman"/>
            <w:bCs/>
            <w:sz w:val="18"/>
            <w:szCs w:val="18"/>
            <w:lang w:val="en-US" w:eastAsia="zh-CN"/>
          </w:rPr>
          <w:t>A</w:t>
        </w:r>
      </w:ins>
      <w:r>
        <w:rPr>
          <w:rFonts w:ascii="Times New Roman" w:hAnsi="Times New Roman" w:cs="Times New Roman"/>
          <w:bCs/>
          <w:sz w:val="18"/>
          <w:szCs w:val="18"/>
        </w:rPr>
        <w:t xml:space="preserve">nalysis of </w:t>
      </w:r>
      <w:ins w:id="1305" w:author="lv-xyr" w:date="2019-02-21T21:00:17Z">
        <w:r>
          <w:rPr>
            <w:rFonts w:ascii="Times New Roman" w:hAnsi="Times New Roman" w:cs="Times New Roman"/>
            <w:sz w:val="18"/>
            <w:szCs w:val="18"/>
          </w:rPr>
          <w:t>No.2</w:t>
        </w:r>
      </w:ins>
      <w:ins w:id="1306" w:author="lv-xyr" w:date="2019-02-21T21:00:21Z">
        <w:r>
          <w:rPr>
            <w:rFonts w:ascii="Times New Roman" w:hAnsi="Times New Roman" w:cs="Times New Roman"/>
            <w:sz w:val="18"/>
            <w:szCs w:val="18"/>
          </w:rPr>
          <w:t xml:space="preserve"> </w:t>
        </w:r>
      </w:ins>
      <w:r>
        <w:rPr>
          <w:rFonts w:ascii="Times New Roman" w:hAnsi="Times New Roman" w:cs="Times New Roman"/>
          <w:sz w:val="18"/>
          <w:szCs w:val="18"/>
        </w:rPr>
        <w:t>Dongqu</w:t>
      </w:r>
      <w:del w:id="1307" w:author="lv-xyr" w:date="2019-02-21T21:00:21Z">
        <w:r>
          <w:rPr>
            <w:rFonts w:ascii="Times New Roman" w:hAnsi="Times New Roman" w:cs="Times New Roman"/>
            <w:sz w:val="18"/>
            <w:szCs w:val="18"/>
          </w:rPr>
          <w:delText xml:space="preserve"> </w:delText>
        </w:r>
      </w:del>
      <w:del w:id="1308" w:author="lv-xyr" w:date="2019-02-21T21:00:17Z">
        <w:r>
          <w:rPr>
            <w:rFonts w:ascii="Times New Roman" w:hAnsi="Times New Roman" w:cs="Times New Roman"/>
            <w:sz w:val="18"/>
            <w:szCs w:val="18"/>
          </w:rPr>
          <w:delText>No.2</w:delText>
        </w:r>
      </w:del>
      <w:r>
        <w:rPr>
          <w:rFonts w:ascii="Times New Roman" w:hAnsi="Times New Roman" w:cs="Times New Roman"/>
          <w:sz w:val="18"/>
          <w:szCs w:val="18"/>
        </w:rPr>
        <w:t xml:space="preserve"> coal</w:t>
      </w:r>
    </w:p>
    <w:tbl>
      <w:tblPr>
        <w:tblStyle w:val="9"/>
        <w:tblW w:w="6946"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993"/>
        <w:gridCol w:w="850"/>
        <w:gridCol w:w="851"/>
        <w:gridCol w:w="283"/>
        <w:gridCol w:w="709"/>
        <w:gridCol w:w="850"/>
        <w:gridCol w:w="851"/>
        <w:gridCol w:w="850"/>
        <w:gridCol w:w="709"/>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jc w:val="center"/>
        </w:trPr>
        <w:tc>
          <w:tcPr>
            <w:tcW w:w="2694" w:type="dxa"/>
            <w:gridSpan w:val="3"/>
            <w:tcBorders>
              <w:bottom w:val="single" w:color="000000" w:sz="4" w:space="0"/>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283" w:type="dxa"/>
            <w:tcBorders>
              <w:bottom w:val="nil"/>
            </w:tcBorders>
          </w:tcPr>
          <w:p>
            <w:pPr>
              <w:jc w:val="center"/>
              <w:rPr>
                <w:rFonts w:ascii="Times New Roman" w:hAnsi="Times New Roman" w:cs="Times New Roman"/>
                <w:sz w:val="15"/>
                <w:szCs w:val="15"/>
              </w:rPr>
            </w:pPr>
          </w:p>
        </w:tc>
        <w:tc>
          <w:tcPr>
            <w:tcW w:w="3969" w:type="dxa"/>
            <w:gridSpan w:val="5"/>
            <w:tcBorders>
              <w:bottom w:val="single" w:color="000000" w:sz="4" w:space="0"/>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Ultimate analysis w</w:t>
            </w:r>
            <w:r>
              <w:rPr>
                <w:rFonts w:ascii="Times New Roman" w:hAnsi="Times New Roman" w:cs="Times New Roman"/>
                <w:sz w:val="15"/>
                <w:szCs w:val="15"/>
                <w:vertAlign w:val="subscript"/>
              </w:rPr>
              <w:t>daf</w:t>
            </w:r>
            <w:r>
              <w:rPr>
                <w:rFonts w:ascii="Times New Roman" w:hAnsi="Times New Roman" w:cs="Times New Roman"/>
                <w:sz w:val="15"/>
                <w:szCs w:val="15"/>
              </w:rPr>
              <w:t xml:space="preserve"> /%</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jc w:val="center"/>
        </w:trPr>
        <w:tc>
          <w:tcPr>
            <w:tcW w:w="993"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850"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A</w:t>
            </w:r>
            <w:r>
              <w:rPr>
                <w:rFonts w:ascii="Times New Roman" w:hAnsi="Times New Roman" w:cs="Times New Roman"/>
                <w:sz w:val="15"/>
                <w:szCs w:val="15"/>
                <w:vertAlign w:val="subscript"/>
              </w:rPr>
              <w:t>ad</w:t>
            </w:r>
          </w:p>
        </w:tc>
        <w:tc>
          <w:tcPr>
            <w:tcW w:w="851"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V</w:t>
            </w:r>
            <w:r>
              <w:rPr>
                <w:rFonts w:ascii="Times New Roman" w:hAnsi="Times New Roman" w:cs="Times New Roman"/>
                <w:sz w:val="15"/>
                <w:szCs w:val="15"/>
                <w:vertAlign w:val="subscript"/>
              </w:rPr>
              <w:t>daf</w:t>
            </w:r>
          </w:p>
        </w:tc>
        <w:tc>
          <w:tcPr>
            <w:tcW w:w="283" w:type="dxa"/>
            <w:tcBorders>
              <w:top w:val="nil"/>
              <w:bottom w:val="nil"/>
            </w:tcBorders>
          </w:tcPr>
          <w:p>
            <w:pPr>
              <w:jc w:val="center"/>
              <w:rPr>
                <w:rFonts w:ascii="Times New Roman" w:hAnsi="Times New Roman" w:cs="Times New Roman"/>
                <w:sz w:val="15"/>
                <w:szCs w:val="15"/>
              </w:rPr>
            </w:pPr>
          </w:p>
        </w:tc>
        <w:tc>
          <w:tcPr>
            <w:tcW w:w="709"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C</w:t>
            </w:r>
          </w:p>
        </w:tc>
        <w:tc>
          <w:tcPr>
            <w:tcW w:w="850"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H</w:t>
            </w:r>
          </w:p>
        </w:tc>
        <w:tc>
          <w:tcPr>
            <w:tcW w:w="851"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O</w:t>
            </w:r>
          </w:p>
        </w:tc>
        <w:tc>
          <w:tcPr>
            <w:tcW w:w="850"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N</w:t>
            </w:r>
          </w:p>
        </w:tc>
        <w:tc>
          <w:tcPr>
            <w:tcW w:w="709"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S</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jc w:val="center"/>
        </w:trPr>
        <w:tc>
          <w:tcPr>
            <w:tcW w:w="993"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0.71</w:t>
            </w:r>
          </w:p>
        </w:tc>
        <w:tc>
          <w:tcPr>
            <w:tcW w:w="850"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2</w:t>
            </w:r>
          </w:p>
        </w:tc>
        <w:tc>
          <w:tcPr>
            <w:tcW w:w="851"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17.72</w:t>
            </w:r>
          </w:p>
        </w:tc>
        <w:tc>
          <w:tcPr>
            <w:tcW w:w="283" w:type="dxa"/>
            <w:tcBorders>
              <w:top w:val="nil"/>
            </w:tcBorders>
          </w:tcPr>
          <w:p>
            <w:pPr>
              <w:jc w:val="center"/>
              <w:rPr>
                <w:rFonts w:ascii="Times New Roman" w:hAnsi="Times New Roman" w:cs="Times New Roman"/>
                <w:sz w:val="15"/>
                <w:szCs w:val="15"/>
              </w:rPr>
            </w:pPr>
          </w:p>
        </w:tc>
        <w:tc>
          <w:tcPr>
            <w:tcW w:w="709"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90.31</w:t>
            </w:r>
          </w:p>
        </w:tc>
        <w:tc>
          <w:tcPr>
            <w:tcW w:w="850"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4.66</w:t>
            </w:r>
          </w:p>
        </w:tc>
        <w:tc>
          <w:tcPr>
            <w:tcW w:w="851"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2.91</w:t>
            </w:r>
          </w:p>
        </w:tc>
        <w:tc>
          <w:tcPr>
            <w:tcW w:w="850"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1.56</w:t>
            </w:r>
          </w:p>
        </w:tc>
        <w:tc>
          <w:tcPr>
            <w:tcW w:w="709"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0.57</w:t>
            </w:r>
          </w:p>
        </w:tc>
      </w:tr>
    </w:tbl>
    <w:p>
      <w:pPr>
        <w:spacing w:line="312" w:lineRule="exact"/>
        <w:ind w:firstLine="420" w:firstLineChars="200"/>
        <w:rPr>
          <w:rFonts w:ascii="Times New Roman" w:hAnsi="Times New Roman" w:cs="Times New Roman"/>
          <w:szCs w:val="21"/>
          <w:vertAlign w:val="superscript"/>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vertAlign w:val="superscript"/>
        </w:rPr>
        <w:t>13</w:t>
      </w:r>
      <w:r>
        <w:rPr>
          <w:rFonts w:ascii="Times New Roman" w:hAnsi="Times New Roman" w:cs="Times New Roman"/>
          <w:szCs w:val="21"/>
        </w:rPr>
        <w:t>C核磁共振(</w:t>
      </w:r>
      <w:r>
        <w:rPr>
          <w:rFonts w:ascii="Times New Roman" w:hAnsi="Times New Roman" w:cs="Times New Roman"/>
          <w:szCs w:val="21"/>
          <w:vertAlign w:val="superscript"/>
        </w:rPr>
        <w:t>13</w:t>
      </w:r>
      <w:r>
        <w:rPr>
          <w:rFonts w:ascii="Times New Roman" w:hAnsi="Times New Roman" w:cs="Times New Roman"/>
          <w:szCs w:val="21"/>
        </w:rPr>
        <w:t>C-NMR)测试：测试采用美国</w:t>
      </w:r>
      <w:r>
        <w:rPr>
          <w:rFonts w:ascii="Times New Roman" w:hAnsi="Times New Roman" w:cs="Times New Roman"/>
        </w:rPr>
        <w:t>Agilent Technologies公司</w:t>
      </w:r>
      <w:r>
        <w:rPr>
          <w:rFonts w:ascii="Times New Roman" w:hAnsi="Times New Roman" w:cs="Times New Roman"/>
          <w:szCs w:val="21"/>
        </w:rPr>
        <w:t>Varian INOVA300型超导核磁共振仪。测试</w:t>
      </w:r>
      <w:r>
        <w:rPr>
          <w:rFonts w:hint="eastAsia" w:ascii="Times New Roman" w:hAnsi="Times New Roman" w:cs="Times New Roman"/>
          <w:szCs w:val="21"/>
        </w:rPr>
        <w:t>环境</w:t>
      </w:r>
      <w:r>
        <w:rPr>
          <w:rFonts w:ascii="Times New Roman" w:hAnsi="Times New Roman" w:cs="Times New Roman"/>
          <w:szCs w:val="21"/>
        </w:rPr>
        <w:t>为：</w:t>
      </w:r>
      <w:bookmarkStart w:id="8" w:name="OLE_LINK9"/>
      <w:r>
        <w:rPr>
          <w:rFonts w:ascii="Times New Roman" w:hAnsi="Times New Roman" w:cs="Times New Roman"/>
          <w:szCs w:val="21"/>
        </w:rPr>
        <w:t>采用TOSS 抑制边带</w:t>
      </w:r>
      <w:r>
        <w:rPr>
          <w:rFonts w:hint="eastAsia" w:ascii="Times New Roman" w:hAnsi="Times New Roman" w:cs="Times New Roman"/>
          <w:szCs w:val="21"/>
        </w:rPr>
        <w:t>的</w:t>
      </w:r>
      <w:r>
        <w:rPr>
          <w:rFonts w:ascii="Times New Roman" w:hAnsi="Times New Roman" w:cs="Times New Roman"/>
          <w:szCs w:val="21"/>
        </w:rPr>
        <w:t>交叉极化(CP)技术</w:t>
      </w:r>
      <w:bookmarkEnd w:id="8"/>
      <w:r>
        <w:rPr>
          <w:rFonts w:ascii="Times New Roman" w:hAnsi="Times New Roman" w:cs="Times New Roman"/>
          <w:szCs w:val="21"/>
        </w:rPr>
        <w:t>，外径</w:t>
      </w:r>
      <w:r>
        <w:rPr>
          <w:rFonts w:hint="eastAsia" w:ascii="Times New Roman" w:hAnsi="Times New Roman" w:cs="Times New Roman"/>
          <w:szCs w:val="21"/>
        </w:rPr>
        <w:t>为</w:t>
      </w:r>
      <w:r>
        <w:rPr>
          <w:rFonts w:ascii="Times New Roman" w:hAnsi="Times New Roman" w:cs="Times New Roman"/>
          <w:szCs w:val="21"/>
        </w:rPr>
        <w:t>6mm</w:t>
      </w:r>
      <w:r>
        <w:rPr>
          <w:rFonts w:hint="eastAsia" w:ascii="Times New Roman" w:hAnsi="Times New Roman" w:cs="Times New Roman"/>
          <w:szCs w:val="21"/>
        </w:rPr>
        <w:t>的</w:t>
      </w:r>
      <w:r>
        <w:rPr>
          <w:rFonts w:ascii="Times New Roman" w:hAnsi="Times New Roman" w:cs="Times New Roman"/>
          <w:szCs w:val="21"/>
        </w:rPr>
        <w:t xml:space="preserve"> ZrO</w:t>
      </w:r>
      <w:r>
        <w:rPr>
          <w:rFonts w:ascii="Times New Roman" w:hAnsi="Times New Roman" w:cs="Times New Roman"/>
          <w:szCs w:val="21"/>
          <w:vertAlign w:val="subscript"/>
        </w:rPr>
        <w:t>2</w:t>
      </w:r>
      <w:r>
        <w:rPr>
          <w:rFonts w:ascii="Times New Roman" w:hAnsi="Times New Roman" w:cs="Times New Roman"/>
          <w:szCs w:val="21"/>
        </w:rPr>
        <w:t>转子，</w:t>
      </w:r>
      <w:r>
        <w:rPr>
          <w:rFonts w:ascii="Times New Roman" w:hAnsi="Times New Roman" w:cs="Times New Roman"/>
          <w:szCs w:val="21"/>
          <w:highlight w:val="yellow"/>
          <w:rPrChange w:id="1309" w:author="lv-xyr" w:date="2019-02-21T21:25:51Z">
            <w:rPr>
              <w:rFonts w:ascii="Times New Roman" w:hAnsi="Times New Roman" w:cs="Times New Roman"/>
              <w:szCs w:val="21"/>
            </w:rPr>
          </w:rPrChange>
        </w:rPr>
        <w:t>魔角</w:t>
      </w:r>
      <w:r>
        <w:rPr>
          <w:rFonts w:ascii="Times New Roman" w:hAnsi="Times New Roman" w:cs="Times New Roman"/>
          <w:szCs w:val="21"/>
        </w:rPr>
        <w:t>转速为6 kHz，</w:t>
      </w:r>
      <w:r>
        <w:rPr>
          <w:rFonts w:ascii="Times New Roman" w:hAnsi="Times New Roman" w:cs="Times New Roman"/>
          <w:szCs w:val="21"/>
          <w:vertAlign w:val="superscript"/>
        </w:rPr>
        <w:t>13</w:t>
      </w:r>
      <w:r>
        <w:rPr>
          <w:rFonts w:ascii="Times New Roman" w:hAnsi="Times New Roman" w:cs="Times New Roman"/>
          <w:szCs w:val="21"/>
        </w:rPr>
        <w:t>C检测核共振频率为76.425 MHz，谱宽</w:t>
      </w:r>
      <w:r>
        <w:rPr>
          <w:rFonts w:hint="eastAsia" w:ascii="Times New Roman" w:hAnsi="Times New Roman" w:cs="Times New Roman"/>
          <w:szCs w:val="21"/>
        </w:rPr>
        <w:t>为</w:t>
      </w:r>
      <w:r>
        <w:rPr>
          <w:rFonts w:ascii="Times New Roman" w:hAnsi="Times New Roman" w:cs="Times New Roman"/>
          <w:szCs w:val="21"/>
        </w:rPr>
        <w:t>3000 Hz</w:t>
      </w:r>
      <w:r>
        <w:rPr>
          <w:rFonts w:hint="eastAsia" w:ascii="Times New Roman" w:hAnsi="Times New Roman" w:cs="Times New Roman"/>
          <w:szCs w:val="21"/>
        </w:rPr>
        <w:t>，</w:t>
      </w:r>
      <w:r>
        <w:rPr>
          <w:rFonts w:ascii="Times New Roman" w:hAnsi="Times New Roman" w:cs="Times New Roman"/>
          <w:szCs w:val="21"/>
        </w:rPr>
        <w:t>脉宽</w:t>
      </w:r>
      <w:r>
        <w:rPr>
          <w:rFonts w:hint="eastAsia" w:ascii="Times New Roman" w:hAnsi="Times New Roman" w:cs="Times New Roman"/>
          <w:szCs w:val="21"/>
        </w:rPr>
        <w:t>为</w:t>
      </w:r>
      <w:r>
        <w:rPr>
          <w:rFonts w:ascii="Times New Roman" w:hAnsi="Times New Roman" w:cs="Times New Roman"/>
          <w:szCs w:val="21"/>
        </w:rPr>
        <w:t xml:space="preserve">4 </w:t>
      </w:r>
      <w:bookmarkStart w:id="9" w:name="OLE_LINK10"/>
      <w:r>
        <w:rPr>
          <w:rFonts w:ascii="Times New Roman" w:hAnsi="Times New Roman" w:cs="Times New Roman"/>
          <w:szCs w:val="21"/>
        </w:rPr>
        <w:t>μs</w:t>
      </w:r>
      <w:bookmarkEnd w:id="9"/>
      <w:r>
        <w:rPr>
          <w:rFonts w:ascii="Times New Roman" w:hAnsi="Times New Roman" w:cs="Times New Roman"/>
          <w:szCs w:val="21"/>
        </w:rPr>
        <w:t>，采样时间</w:t>
      </w:r>
      <w:r>
        <w:rPr>
          <w:rFonts w:hint="eastAsia" w:ascii="Times New Roman" w:hAnsi="Times New Roman" w:cs="Times New Roman"/>
          <w:szCs w:val="21"/>
        </w:rPr>
        <w:t>为</w:t>
      </w:r>
      <w:r>
        <w:rPr>
          <w:rFonts w:ascii="Times New Roman" w:hAnsi="Times New Roman" w:cs="Times New Roman"/>
          <w:szCs w:val="21"/>
        </w:rPr>
        <w:t>0. 05 s，循环延迟时间</w:t>
      </w:r>
      <w:r>
        <w:rPr>
          <w:rFonts w:hint="eastAsia" w:ascii="Times New Roman" w:hAnsi="Times New Roman" w:cs="Times New Roman"/>
          <w:szCs w:val="21"/>
        </w:rPr>
        <w:t>为</w:t>
      </w:r>
      <w:r>
        <w:rPr>
          <w:rFonts w:ascii="Times New Roman" w:hAnsi="Times New Roman" w:cs="Times New Roman"/>
          <w:szCs w:val="21"/>
        </w:rPr>
        <w:t>4 s，扫描6000次，接触时间</w:t>
      </w:r>
      <w:r>
        <w:rPr>
          <w:rFonts w:hint="eastAsia" w:ascii="Times New Roman" w:hAnsi="Times New Roman" w:cs="Times New Roman"/>
          <w:szCs w:val="21"/>
        </w:rPr>
        <w:t>为</w:t>
      </w:r>
      <w:r>
        <w:rPr>
          <w:rFonts w:ascii="Times New Roman" w:hAnsi="Times New Roman" w:cs="Times New Roman"/>
          <w:szCs w:val="21"/>
        </w:rPr>
        <w:t>5 ms。</w:t>
      </w:r>
    </w:p>
    <w:p>
      <w:pPr>
        <w:spacing w:line="312" w:lineRule="exact"/>
        <w:ind w:firstLine="420" w:firstLineChars="200"/>
        <w:rPr>
          <w:rFonts w:ascii="Times New Roman" w:hAnsi="Times New Roman" w:cs="Times New Roman"/>
        </w:rPr>
      </w:pPr>
      <w:r>
        <w:rPr>
          <w:rFonts w:ascii="Times New Roman" w:hAnsi="Times New Roman" w:cs="Times New Roman"/>
          <w:vertAlign w:val="superscript"/>
        </w:rPr>
        <w:t>13</w:t>
      </w:r>
      <w:r>
        <w:rPr>
          <w:rFonts w:ascii="Times New Roman" w:hAnsi="Times New Roman" w:cs="Times New Roman"/>
        </w:rPr>
        <w:t>C nuclear magnetic resonance (</w:t>
      </w:r>
      <w:r>
        <w:rPr>
          <w:rFonts w:ascii="Times New Roman" w:hAnsi="Times New Roman" w:cs="Times New Roman"/>
          <w:vertAlign w:val="superscript"/>
        </w:rPr>
        <w:t>13</w:t>
      </w:r>
      <w:r>
        <w:rPr>
          <w:rFonts w:hint="eastAsia" w:ascii="Times New Roman" w:hAnsi="Times New Roman" w:cs="Times New Roman"/>
        </w:rPr>
        <w:t xml:space="preserve">C-NMR) test: The test was carried out </w:t>
      </w:r>
      <w:ins w:id="1310" w:author="lv-xyr" w:date="2019-02-21T21:08:15Z">
        <w:r>
          <w:rPr>
            <w:rFonts w:hint="eastAsia" w:ascii="Times New Roman" w:hAnsi="Times New Roman" w:cs="Times New Roman"/>
            <w:lang w:val="en-US" w:eastAsia="zh-CN"/>
          </w:rPr>
          <w:t>by</w:t>
        </w:r>
      </w:ins>
      <w:ins w:id="1311" w:author="lv-xyr" w:date="2019-02-21T21:08:16Z">
        <w:r>
          <w:rPr>
            <w:rFonts w:hint="eastAsia" w:ascii="Times New Roman" w:hAnsi="Times New Roman" w:cs="Times New Roman"/>
            <w:lang w:val="en-US" w:eastAsia="zh-CN"/>
          </w:rPr>
          <w:t xml:space="preserve"> </w:t>
        </w:r>
      </w:ins>
      <w:r>
        <w:rPr>
          <w:rFonts w:hint="eastAsia" w:ascii="Times New Roman" w:hAnsi="Times New Roman" w:cs="Times New Roman"/>
        </w:rPr>
        <w:t xml:space="preserve">using </w:t>
      </w:r>
      <w:del w:id="1312" w:author="lv-xyr" w:date="2019-02-21T21:08:24Z">
        <w:r>
          <w:rPr>
            <w:rFonts w:hint="eastAsia" w:ascii="Times New Roman" w:hAnsi="Times New Roman" w:cs="Times New Roman"/>
          </w:rPr>
          <w:delText xml:space="preserve">a </w:delText>
        </w:r>
      </w:del>
      <w:r>
        <w:rPr>
          <w:rFonts w:hint="eastAsia" w:ascii="Times New Roman" w:hAnsi="Times New Roman" w:cs="Times New Roman"/>
        </w:rPr>
        <w:t>Varian INOVA</w:t>
      </w:r>
      <w:del w:id="1313" w:author="lv-xyr" w:date="2019-02-21T21:08:33Z">
        <w:r>
          <w:rPr>
            <w:rFonts w:hint="eastAsia" w:ascii="Times New Roman" w:hAnsi="Times New Roman" w:cs="Times New Roman"/>
          </w:rPr>
          <w:delText xml:space="preserve"> </w:delText>
        </w:r>
      </w:del>
      <w:r>
        <w:rPr>
          <w:rFonts w:hint="eastAsia" w:ascii="Times New Roman" w:hAnsi="Times New Roman" w:cs="Times New Roman"/>
        </w:rPr>
        <w:t xml:space="preserve">300 </w:t>
      </w:r>
      <w:del w:id="1314" w:author="lv-xyr" w:date="2019-02-21T21:12:15Z">
        <w:r>
          <w:rPr>
            <w:rFonts w:hint="eastAsia" w:ascii="Times New Roman" w:hAnsi="Times New Roman" w:cs="Times New Roman"/>
            <w:lang w:val="en-US"/>
          </w:rPr>
          <w:delText>type</w:delText>
        </w:r>
      </w:del>
      <w:ins w:id="1315" w:author="lv-xyr" w:date="2019-02-21T21:12:15Z">
        <w:r>
          <w:rPr>
            <w:rFonts w:hint="eastAsia" w:ascii="Times New Roman" w:hAnsi="Times New Roman" w:cs="Times New Roman"/>
            <w:lang w:val="en-US" w:eastAsia="zh-CN"/>
          </w:rPr>
          <w:t>m</w:t>
        </w:r>
      </w:ins>
      <w:ins w:id="1316" w:author="lv-xyr" w:date="2019-02-21T21:12:16Z">
        <w:r>
          <w:rPr>
            <w:rFonts w:hint="eastAsia" w:ascii="Times New Roman" w:hAnsi="Times New Roman" w:cs="Times New Roman"/>
            <w:lang w:val="en-US" w:eastAsia="zh-CN"/>
          </w:rPr>
          <w:t>o</w:t>
        </w:r>
      </w:ins>
      <w:ins w:id="1317" w:author="lv-xyr" w:date="2019-02-21T21:12:17Z">
        <w:r>
          <w:rPr>
            <w:rFonts w:hint="eastAsia" w:ascii="Times New Roman" w:hAnsi="Times New Roman" w:cs="Times New Roman"/>
            <w:lang w:val="en-US" w:eastAsia="zh-CN"/>
          </w:rPr>
          <w:t>de</w:t>
        </w:r>
      </w:ins>
      <w:ins w:id="1318" w:author="lv-xyr" w:date="2019-02-21T21:12:18Z">
        <w:r>
          <w:rPr>
            <w:rFonts w:hint="eastAsia" w:ascii="Times New Roman" w:hAnsi="Times New Roman" w:cs="Times New Roman"/>
            <w:lang w:val="en-US" w:eastAsia="zh-CN"/>
          </w:rPr>
          <w:t>l</w:t>
        </w:r>
      </w:ins>
      <w:r>
        <w:rPr>
          <w:rFonts w:hint="eastAsia" w:ascii="Times New Roman" w:hAnsi="Times New Roman" w:cs="Times New Roman"/>
        </w:rPr>
        <w:t xml:space="preserve"> superconducting nuclear magnetic resonance </w:t>
      </w:r>
      <w:ins w:id="1319" w:author="lv-xyr" w:date="2019-02-21T21:09:21Z">
        <w:r>
          <w:rPr>
            <w:rFonts w:hint="eastAsia" w:ascii="Times New Roman" w:hAnsi="Times New Roman" w:cs="Times New Roman"/>
          </w:rPr>
          <w:t>Spectrometer</w:t>
        </w:r>
      </w:ins>
      <w:del w:id="1320" w:author="lv-xyr" w:date="2019-02-21T21:09:21Z">
        <w:r>
          <w:rPr>
            <w:rFonts w:hint="eastAsia" w:ascii="Times New Roman" w:hAnsi="Times New Roman" w:cs="Times New Roman"/>
          </w:rPr>
          <w:delText>apparatus</w:delText>
        </w:r>
      </w:del>
      <w:r>
        <w:rPr>
          <w:rFonts w:hint="eastAsia" w:ascii="Times New Roman" w:hAnsi="Times New Roman" w:cs="Times New Roman"/>
        </w:rPr>
        <w:t xml:space="preserve"> from </w:t>
      </w:r>
      <w:ins w:id="1321" w:author="lv-xyr" w:date="2019-02-21T21:09:33Z">
        <w:r>
          <w:rPr>
            <w:rFonts w:hint="eastAsia" w:ascii="Times New Roman" w:hAnsi="Times New Roman" w:cs="Times New Roman"/>
            <w:lang w:val="en-US" w:eastAsia="zh-CN"/>
          </w:rPr>
          <w:t>Am</w:t>
        </w:r>
      </w:ins>
      <w:ins w:id="1322" w:author="lv-xyr" w:date="2019-02-21T21:09:34Z">
        <w:r>
          <w:rPr>
            <w:rFonts w:hint="eastAsia" w:ascii="Times New Roman" w:hAnsi="Times New Roman" w:cs="Times New Roman"/>
            <w:lang w:val="en-US" w:eastAsia="zh-CN"/>
          </w:rPr>
          <w:t>erican</w:t>
        </w:r>
      </w:ins>
      <w:ins w:id="1323" w:author="lv-xyr" w:date="2019-02-21T21:09:35Z">
        <w:r>
          <w:rPr>
            <w:rFonts w:hint="eastAsia" w:ascii="Times New Roman" w:hAnsi="Times New Roman" w:cs="Times New Roman"/>
            <w:lang w:val="en-US" w:eastAsia="zh-CN"/>
          </w:rPr>
          <w:t xml:space="preserve"> </w:t>
        </w:r>
      </w:ins>
      <w:r>
        <w:rPr>
          <w:rFonts w:hint="eastAsia" w:ascii="Times New Roman" w:hAnsi="Times New Roman" w:cs="Times New Roman"/>
        </w:rPr>
        <w:t>Agilent Technologies</w:t>
      </w:r>
      <w:del w:id="1324" w:author="lv-xyr" w:date="2019-02-21T21:09:43Z">
        <w:r>
          <w:rPr>
            <w:rFonts w:hint="eastAsia" w:ascii="Times New Roman" w:hAnsi="Times New Roman" w:cs="Times New Roman"/>
          </w:rPr>
          <w:delText>, USA</w:delText>
        </w:r>
      </w:del>
      <w:r>
        <w:rPr>
          <w:rFonts w:hint="eastAsia" w:ascii="Times New Roman" w:hAnsi="Times New Roman" w:cs="Times New Roman"/>
        </w:rPr>
        <w:t>. The test</w:t>
      </w:r>
      <w:ins w:id="1325" w:author="lv-xyr" w:date="2019-02-21T21:14:59Z">
        <w:r>
          <w:rPr>
            <w:rFonts w:hint="eastAsia" w:ascii="Times New Roman" w:hAnsi="Times New Roman" w:cs="Times New Roman"/>
            <w:lang w:val="en-US" w:eastAsia="zh-CN"/>
          </w:rPr>
          <w:t>ing</w:t>
        </w:r>
      </w:ins>
      <w:r>
        <w:rPr>
          <w:rFonts w:hint="eastAsia" w:ascii="Times New Roman" w:hAnsi="Times New Roman" w:cs="Times New Roman"/>
        </w:rPr>
        <w:t xml:space="preserve"> environment </w:t>
      </w:r>
      <w:del w:id="1326" w:author="lv-xyr" w:date="2019-02-21T21:15:31Z">
        <w:r>
          <w:rPr>
            <w:rFonts w:hint="eastAsia" w:ascii="Times New Roman" w:hAnsi="Times New Roman" w:cs="Times New Roman"/>
            <w:lang w:val="en-US"/>
          </w:rPr>
          <w:delText>is</w:delText>
        </w:r>
      </w:del>
      <w:ins w:id="1327" w:author="lv-xyr" w:date="2019-02-21T21:15:31Z">
        <w:r>
          <w:rPr>
            <w:rFonts w:hint="eastAsia" w:ascii="Times New Roman" w:hAnsi="Times New Roman" w:cs="Times New Roman"/>
            <w:lang w:val="en-US" w:eastAsia="zh-CN"/>
          </w:rPr>
          <w:t>is</w:t>
        </w:r>
      </w:ins>
      <w:ins w:id="1328" w:author="lv-xyr" w:date="2019-02-21T21:15:07Z">
        <w:r>
          <w:rPr>
            <w:rFonts w:hint="eastAsia" w:ascii="Times New Roman" w:hAnsi="Times New Roman" w:cs="Times New Roman"/>
            <w:lang w:val="en-US" w:eastAsia="zh-CN"/>
          </w:rPr>
          <w:t xml:space="preserve"> as</w:t>
        </w:r>
      </w:ins>
      <w:ins w:id="1329" w:author="lv-xyr" w:date="2019-02-21T21:15:08Z">
        <w:r>
          <w:rPr>
            <w:rFonts w:hint="eastAsia" w:ascii="Times New Roman" w:hAnsi="Times New Roman" w:cs="Times New Roman"/>
            <w:lang w:val="en-US" w:eastAsia="zh-CN"/>
          </w:rPr>
          <w:t xml:space="preserve"> </w:t>
        </w:r>
      </w:ins>
      <w:ins w:id="1330" w:author="lv-xyr" w:date="2019-02-21T21:15:09Z">
        <w:r>
          <w:rPr>
            <w:rFonts w:hint="eastAsia" w:ascii="Times New Roman" w:hAnsi="Times New Roman" w:cs="Times New Roman"/>
            <w:lang w:val="en-US" w:eastAsia="zh-CN"/>
          </w:rPr>
          <w:t>fo</w:t>
        </w:r>
      </w:ins>
      <w:ins w:id="1331" w:author="lv-xyr" w:date="2019-02-21T21:15:11Z">
        <w:r>
          <w:rPr>
            <w:rFonts w:hint="eastAsia" w:ascii="Times New Roman" w:hAnsi="Times New Roman" w:cs="Times New Roman"/>
            <w:lang w:val="en-US" w:eastAsia="zh-CN"/>
          </w:rPr>
          <w:t>ll</w:t>
        </w:r>
      </w:ins>
      <w:ins w:id="1332" w:author="lv-xyr" w:date="2019-02-21T21:15:12Z">
        <w:r>
          <w:rPr>
            <w:rFonts w:hint="eastAsia" w:ascii="Times New Roman" w:hAnsi="Times New Roman" w:cs="Times New Roman"/>
            <w:lang w:val="en-US" w:eastAsia="zh-CN"/>
          </w:rPr>
          <w:t>ow</w:t>
        </w:r>
      </w:ins>
      <w:ins w:id="1333" w:author="lv-xyr" w:date="2019-02-21T21:15:13Z">
        <w:r>
          <w:rPr>
            <w:rFonts w:hint="eastAsia" w:ascii="Times New Roman" w:hAnsi="Times New Roman" w:cs="Times New Roman"/>
            <w:lang w:val="en-US" w:eastAsia="zh-CN"/>
          </w:rPr>
          <w:t>s</w:t>
        </w:r>
      </w:ins>
      <w:r>
        <w:rPr>
          <w:rFonts w:hint="eastAsia" w:ascii="Times New Roman" w:hAnsi="Times New Roman" w:cs="Times New Roman"/>
        </w:rPr>
        <w:t xml:space="preserve">: cross-polarization (CP) technology </w:t>
      </w:r>
      <w:del w:id="1334" w:author="lv-xyr" w:date="2019-02-21T21:20:54Z">
        <w:r>
          <w:rPr>
            <w:rFonts w:hint="eastAsia" w:ascii="Times New Roman" w:hAnsi="Times New Roman" w:cs="Times New Roman"/>
            <w:lang w:val="en-US"/>
          </w:rPr>
          <w:delText>with</w:delText>
        </w:r>
      </w:del>
      <w:ins w:id="1335" w:author="lv-xyr" w:date="2019-02-21T21:20:54Z">
        <w:r>
          <w:rPr>
            <w:rFonts w:hint="eastAsia" w:ascii="Times New Roman" w:hAnsi="Times New Roman" w:cs="Times New Roman"/>
            <w:lang w:val="en-US" w:eastAsia="zh-CN"/>
          </w:rPr>
          <w:t>w</w:t>
        </w:r>
      </w:ins>
      <w:ins w:id="1336" w:author="lv-xyr" w:date="2019-02-21T21:20:55Z">
        <w:r>
          <w:rPr>
            <w:rFonts w:hint="eastAsia" w:ascii="Times New Roman" w:hAnsi="Times New Roman" w:cs="Times New Roman"/>
            <w:lang w:val="en-US" w:eastAsia="zh-CN"/>
          </w:rPr>
          <w:t>here</w:t>
        </w:r>
      </w:ins>
      <w:r>
        <w:rPr>
          <w:rFonts w:hint="eastAsia" w:ascii="Times New Roman" w:hAnsi="Times New Roman" w:cs="Times New Roman"/>
        </w:rPr>
        <w:t xml:space="preserve"> TOSS </w:t>
      </w:r>
      <w:ins w:id="1337" w:author="lv-xyr" w:date="2019-02-21T21:20:59Z">
        <w:r>
          <w:rPr>
            <w:rFonts w:hint="eastAsia" w:ascii="Times New Roman" w:hAnsi="Times New Roman" w:cs="Times New Roman"/>
            <w:lang w:val="en-US" w:eastAsia="zh-CN"/>
          </w:rPr>
          <w:t xml:space="preserve">is </w:t>
        </w:r>
      </w:ins>
      <w:ins w:id="1338" w:author="lv-xyr" w:date="2019-02-21T21:21:01Z">
        <w:r>
          <w:rPr>
            <w:rFonts w:hint="eastAsia" w:ascii="Times New Roman" w:hAnsi="Times New Roman" w:cs="Times New Roman"/>
            <w:lang w:val="en-US" w:eastAsia="zh-CN"/>
          </w:rPr>
          <w:t>ado</w:t>
        </w:r>
      </w:ins>
      <w:ins w:id="1339" w:author="lv-xyr" w:date="2019-02-21T21:21:02Z">
        <w:r>
          <w:rPr>
            <w:rFonts w:hint="eastAsia" w:ascii="Times New Roman" w:hAnsi="Times New Roman" w:cs="Times New Roman"/>
            <w:lang w:val="en-US" w:eastAsia="zh-CN"/>
          </w:rPr>
          <w:t>pte</w:t>
        </w:r>
      </w:ins>
      <w:ins w:id="1340" w:author="lv-xyr" w:date="2019-02-21T21:21:03Z">
        <w:r>
          <w:rPr>
            <w:rFonts w:hint="eastAsia" w:ascii="Times New Roman" w:hAnsi="Times New Roman" w:cs="Times New Roman"/>
            <w:lang w:val="en-US" w:eastAsia="zh-CN"/>
          </w:rPr>
          <w:t>d</w:t>
        </w:r>
      </w:ins>
      <w:ins w:id="1341" w:author="lv-xyr" w:date="2019-02-21T21:21:19Z">
        <w:r>
          <w:rPr>
            <w:rFonts w:hint="eastAsia" w:ascii="Times New Roman" w:hAnsi="Times New Roman" w:cs="Times New Roman"/>
            <w:lang w:val="en-US" w:eastAsia="zh-CN"/>
          </w:rPr>
          <w:t xml:space="preserve"> </w:t>
        </w:r>
      </w:ins>
      <w:ins w:id="1342" w:author="lv-xyr" w:date="2019-02-21T21:21:20Z">
        <w:r>
          <w:rPr>
            <w:rFonts w:hint="eastAsia" w:ascii="Times New Roman" w:hAnsi="Times New Roman" w:cs="Times New Roman"/>
            <w:lang w:val="en-US" w:eastAsia="zh-CN"/>
          </w:rPr>
          <w:t>t</w:t>
        </w:r>
      </w:ins>
      <w:ins w:id="1343" w:author="lv-xyr" w:date="2019-02-21T21:21:21Z">
        <w:r>
          <w:rPr>
            <w:rFonts w:hint="eastAsia" w:ascii="Times New Roman" w:hAnsi="Times New Roman" w:cs="Times New Roman"/>
            <w:lang w:val="en-US" w:eastAsia="zh-CN"/>
          </w:rPr>
          <w:t xml:space="preserve">o </w:t>
        </w:r>
      </w:ins>
      <w:r>
        <w:rPr>
          <w:rFonts w:hint="eastAsia" w:ascii="Times New Roman" w:hAnsi="Times New Roman" w:cs="Times New Roman"/>
        </w:rPr>
        <w:t>suppress</w:t>
      </w:r>
      <w:del w:id="1344" w:author="lv-xyr" w:date="2019-02-21T21:21:55Z">
        <w:r>
          <w:rPr>
            <w:rFonts w:hint="eastAsia" w:ascii="Times New Roman" w:hAnsi="Times New Roman" w:cs="Times New Roman"/>
          </w:rPr>
          <w:delText>ion</w:delText>
        </w:r>
      </w:del>
      <w:r>
        <w:rPr>
          <w:rFonts w:hint="eastAsia" w:ascii="Times New Roman" w:hAnsi="Times New Roman" w:cs="Times New Roman"/>
        </w:rPr>
        <w:t xml:space="preserve"> sideband, ZrO</w:t>
      </w:r>
      <w:ins w:id="1345" w:author="lv-xyr" w:date="2019-02-21T21:22:40Z">
        <w:r>
          <w:rPr>
            <w:rFonts w:ascii="Times New Roman" w:hAnsi="Times New Roman" w:cs="Times New Roman"/>
          </w:rPr>
          <w:t xml:space="preserve"> rotor</w:t>
        </w:r>
      </w:ins>
      <w:r>
        <w:rPr>
          <w:rFonts w:hint="eastAsia" w:ascii="Times New Roman" w:hAnsi="Times New Roman" w:cs="Times New Roman"/>
        </w:rPr>
        <w:t xml:space="preserve"> with an outer diameter of 6mm</w:t>
      </w:r>
      <w:r>
        <w:rPr>
          <w:rFonts w:ascii="Times New Roman" w:hAnsi="Times New Roman" w:cs="Times New Roman"/>
          <w:vertAlign w:val="subscript"/>
        </w:rPr>
        <w:t>2</w:t>
      </w:r>
      <w:del w:id="1346" w:author="lv-xyr" w:date="2019-02-21T21:22:46Z">
        <w:r>
          <w:rPr>
            <w:rFonts w:ascii="Times New Roman" w:hAnsi="Times New Roman" w:cs="Times New Roman"/>
          </w:rPr>
          <w:delText>The</w:delText>
        </w:r>
      </w:del>
      <w:del w:id="1347" w:author="lv-xyr" w:date="2019-02-21T21:22:40Z">
        <w:r>
          <w:rPr>
            <w:rFonts w:ascii="Times New Roman" w:hAnsi="Times New Roman" w:cs="Times New Roman"/>
          </w:rPr>
          <w:delText xml:space="preserve"> rotor</w:delText>
        </w:r>
      </w:del>
      <w:r>
        <w:rPr>
          <w:rFonts w:ascii="Times New Roman" w:hAnsi="Times New Roman" w:cs="Times New Roman"/>
        </w:rPr>
        <w:t xml:space="preserve">, </w:t>
      </w:r>
      <w:del w:id="1348" w:author="lv-xyr" w:date="2019-02-21T21:23:24Z">
        <w:r>
          <w:rPr>
            <w:rFonts w:ascii="Times New Roman" w:hAnsi="Times New Roman" w:cs="Times New Roman"/>
          </w:rPr>
          <w:delText xml:space="preserve">the </w:delText>
        </w:r>
      </w:del>
      <w:r>
        <w:rPr>
          <w:rFonts w:ascii="Times New Roman" w:hAnsi="Times New Roman" w:cs="Times New Roman"/>
        </w:rPr>
        <w:t>magic angle</w:t>
      </w:r>
      <w:del w:id="1349" w:author="lv-xyr" w:date="2019-02-21T21:28:13Z">
        <w:r>
          <w:rPr>
            <w:rFonts w:ascii="Times New Roman" w:hAnsi="Times New Roman" w:cs="Times New Roman"/>
            <w:lang w:val="en-US"/>
          </w:rPr>
          <w:delText xml:space="preserve"> is</w:delText>
        </w:r>
      </w:del>
      <w:ins w:id="1350" w:author="lv-xyr" w:date="2019-02-21T21:28:13Z">
        <w:r>
          <w:rPr>
            <w:rFonts w:hint="eastAsia" w:ascii="Times New Roman" w:hAnsi="Times New Roman" w:cs="Times New Roman"/>
            <w:lang w:val="en-US" w:eastAsia="zh-CN"/>
          </w:rPr>
          <w:t xml:space="preserve"> </w:t>
        </w:r>
      </w:ins>
      <w:ins w:id="1351" w:author="lv-xyr" w:date="2019-02-21T21:28:15Z">
        <w:r>
          <w:rPr>
            <w:rFonts w:hint="eastAsia" w:ascii="Times New Roman" w:hAnsi="Times New Roman" w:cs="Times New Roman"/>
            <w:lang w:val="en-US" w:eastAsia="zh-CN"/>
          </w:rPr>
          <w:t>wit</w:t>
        </w:r>
      </w:ins>
      <w:ins w:id="1352" w:author="lv-xyr" w:date="2019-02-21T21:28:16Z">
        <w:r>
          <w:rPr>
            <w:rFonts w:hint="eastAsia" w:ascii="Times New Roman" w:hAnsi="Times New Roman" w:cs="Times New Roman"/>
            <w:lang w:val="en-US" w:eastAsia="zh-CN"/>
          </w:rPr>
          <w:t>h</w:t>
        </w:r>
      </w:ins>
      <w:ins w:id="1353" w:author="lv-xyr" w:date="2019-02-21T21:28:17Z">
        <w:r>
          <w:rPr>
            <w:rFonts w:hint="eastAsia" w:ascii="Times New Roman" w:hAnsi="Times New Roman" w:cs="Times New Roman"/>
            <w:lang w:val="en-US" w:eastAsia="zh-CN"/>
          </w:rPr>
          <w:t xml:space="preserve"> </w:t>
        </w:r>
      </w:ins>
      <w:ins w:id="1354" w:author="lv-xyr" w:date="2019-02-21T21:28:18Z">
        <w:r>
          <w:rPr>
            <w:rFonts w:hint="eastAsia" w:ascii="Times New Roman" w:hAnsi="Times New Roman" w:cs="Times New Roman"/>
            <w:lang w:val="en-US" w:eastAsia="zh-CN"/>
          </w:rPr>
          <w:t>rotat</w:t>
        </w:r>
      </w:ins>
      <w:ins w:id="1355" w:author="lv-xyr" w:date="2019-02-21T21:28:19Z">
        <w:r>
          <w:rPr>
            <w:rFonts w:hint="eastAsia" w:ascii="Times New Roman" w:hAnsi="Times New Roman" w:cs="Times New Roman"/>
            <w:lang w:val="en-US" w:eastAsia="zh-CN"/>
          </w:rPr>
          <w:t>ed</w:t>
        </w:r>
      </w:ins>
      <w:ins w:id="1356" w:author="lv-xyr" w:date="2019-02-21T21:28:20Z">
        <w:r>
          <w:rPr>
            <w:rFonts w:hint="eastAsia" w:ascii="Times New Roman" w:hAnsi="Times New Roman" w:cs="Times New Roman"/>
            <w:lang w:val="en-US" w:eastAsia="zh-CN"/>
          </w:rPr>
          <w:t xml:space="preserve"> s</w:t>
        </w:r>
      </w:ins>
      <w:ins w:id="1357" w:author="lv-xyr" w:date="2019-02-21T21:28:21Z">
        <w:r>
          <w:rPr>
            <w:rFonts w:hint="eastAsia" w:ascii="Times New Roman" w:hAnsi="Times New Roman" w:cs="Times New Roman"/>
            <w:lang w:val="en-US" w:eastAsia="zh-CN"/>
          </w:rPr>
          <w:t>pee</w:t>
        </w:r>
      </w:ins>
      <w:ins w:id="1358" w:author="lv-xyr" w:date="2019-02-21T21:28:22Z">
        <w:r>
          <w:rPr>
            <w:rFonts w:hint="eastAsia" w:ascii="Times New Roman" w:hAnsi="Times New Roman" w:cs="Times New Roman"/>
            <w:lang w:val="en-US" w:eastAsia="zh-CN"/>
          </w:rPr>
          <w:t>d</w:t>
        </w:r>
      </w:ins>
      <w:ins w:id="1359" w:author="lv-xyr" w:date="2019-02-21T21:28:23Z">
        <w:r>
          <w:rPr>
            <w:rFonts w:hint="eastAsia" w:ascii="Times New Roman" w:hAnsi="Times New Roman" w:cs="Times New Roman"/>
            <w:lang w:val="en-US" w:eastAsia="zh-CN"/>
          </w:rPr>
          <w:t>,</w:t>
        </w:r>
      </w:ins>
      <w:r>
        <w:rPr>
          <w:rFonts w:ascii="Times New Roman" w:hAnsi="Times New Roman" w:cs="Times New Roman"/>
        </w:rPr>
        <w:t xml:space="preserve"> 6 kHz,</w:t>
      </w:r>
      <w:r>
        <w:rPr>
          <w:rFonts w:ascii="Times New Roman" w:hAnsi="Times New Roman" w:cs="Times New Roman"/>
          <w:vertAlign w:val="superscript"/>
        </w:rPr>
        <w:t>13</w:t>
      </w:r>
      <w:del w:id="1360" w:author="lv-xyr" w:date="2019-02-21T21:28:32Z">
        <w:r>
          <w:rPr>
            <w:rFonts w:hint="eastAsia" w:ascii="Times New Roman" w:hAnsi="Times New Roman" w:cs="Times New Roman"/>
          </w:rPr>
          <w:delText xml:space="preserve">The </w:delText>
        </w:r>
      </w:del>
      <w:r>
        <w:rPr>
          <w:rFonts w:hint="eastAsia" w:ascii="Times New Roman" w:hAnsi="Times New Roman" w:cs="Times New Roman"/>
        </w:rPr>
        <w:t>C detection nuclear resonance frequency</w:t>
      </w:r>
      <w:del w:id="1361" w:author="lv-xyr" w:date="2019-02-21T21:28:44Z">
        <w:r>
          <w:rPr>
            <w:rFonts w:hint="eastAsia" w:ascii="Times New Roman" w:hAnsi="Times New Roman" w:cs="Times New Roman"/>
            <w:lang w:val="en-US"/>
          </w:rPr>
          <w:delText xml:space="preserve"> is </w:delText>
        </w:r>
      </w:del>
      <w:ins w:id="1362" w:author="lv-xyr" w:date="2019-02-21T21:28:44Z">
        <w:r>
          <w:rPr>
            <w:rFonts w:hint="eastAsia" w:ascii="Times New Roman" w:hAnsi="Times New Roman" w:cs="Times New Roman"/>
            <w:lang w:val="en-US" w:eastAsia="zh-CN"/>
          </w:rPr>
          <w:t>,</w:t>
        </w:r>
      </w:ins>
      <w:ins w:id="1363" w:author="lv-xyr" w:date="2019-02-21T21:28:46Z">
        <w:r>
          <w:rPr>
            <w:rFonts w:hint="eastAsia" w:ascii="Times New Roman" w:hAnsi="Times New Roman" w:cs="Times New Roman"/>
            <w:lang w:val="en-US" w:eastAsia="zh-CN"/>
          </w:rPr>
          <w:t xml:space="preserve"> </w:t>
        </w:r>
      </w:ins>
      <w:r>
        <w:rPr>
          <w:rFonts w:hint="eastAsia" w:ascii="Times New Roman" w:hAnsi="Times New Roman" w:cs="Times New Roman"/>
        </w:rPr>
        <w:t xml:space="preserve">76.425 MHz, </w:t>
      </w:r>
      <w:del w:id="1364" w:author="lv-xyr" w:date="2019-02-21T21:28:54Z">
        <w:r>
          <w:rPr>
            <w:rFonts w:hint="eastAsia" w:ascii="Times New Roman" w:hAnsi="Times New Roman" w:cs="Times New Roman"/>
          </w:rPr>
          <w:delText>the</w:delText>
        </w:r>
      </w:del>
      <w:r>
        <w:rPr>
          <w:rFonts w:hint="eastAsia" w:ascii="Times New Roman" w:hAnsi="Times New Roman" w:cs="Times New Roman"/>
        </w:rPr>
        <w:t xml:space="preserve"> spectral width</w:t>
      </w:r>
      <w:del w:id="1365" w:author="lv-xyr" w:date="2019-02-21T21:28:58Z">
        <w:r>
          <w:rPr>
            <w:rFonts w:hint="eastAsia" w:ascii="Times New Roman" w:hAnsi="Times New Roman" w:cs="Times New Roman"/>
            <w:lang w:val="en-US"/>
          </w:rPr>
          <w:delText xml:space="preserve"> is </w:delText>
        </w:r>
      </w:del>
      <w:ins w:id="1366" w:author="lv-xyr" w:date="2019-02-21T21:28:58Z">
        <w:r>
          <w:rPr>
            <w:rFonts w:hint="eastAsia" w:ascii="Times New Roman" w:hAnsi="Times New Roman" w:cs="Times New Roman"/>
            <w:lang w:val="en-US" w:eastAsia="zh-CN"/>
          </w:rPr>
          <w:t>,</w:t>
        </w:r>
      </w:ins>
      <w:ins w:id="1367" w:author="lv-xyr" w:date="2019-02-21T21:28:59Z">
        <w:r>
          <w:rPr>
            <w:rFonts w:hint="eastAsia" w:ascii="Times New Roman" w:hAnsi="Times New Roman" w:cs="Times New Roman"/>
            <w:lang w:val="en-US" w:eastAsia="zh-CN"/>
          </w:rPr>
          <w:t xml:space="preserve"> </w:t>
        </w:r>
      </w:ins>
      <w:r>
        <w:rPr>
          <w:rFonts w:hint="eastAsia" w:ascii="Times New Roman" w:hAnsi="Times New Roman" w:cs="Times New Roman"/>
        </w:rPr>
        <w:t xml:space="preserve">3000 Hz, </w:t>
      </w:r>
      <w:del w:id="1368" w:author="lv-xyr" w:date="2019-02-21T21:29:06Z">
        <w:r>
          <w:rPr>
            <w:rFonts w:hint="eastAsia" w:ascii="Times New Roman" w:hAnsi="Times New Roman" w:cs="Times New Roman"/>
          </w:rPr>
          <w:delText xml:space="preserve">the </w:delText>
        </w:r>
      </w:del>
      <w:r>
        <w:rPr>
          <w:rFonts w:hint="eastAsia" w:ascii="Times New Roman" w:hAnsi="Times New Roman" w:cs="Times New Roman"/>
        </w:rPr>
        <w:t>pulse width</w:t>
      </w:r>
      <w:del w:id="1369" w:author="lv-xyr" w:date="2019-02-21T21:29:11Z">
        <w:r>
          <w:rPr>
            <w:rFonts w:hint="eastAsia" w:ascii="Times New Roman" w:hAnsi="Times New Roman" w:cs="Times New Roman"/>
            <w:lang w:val="en-US"/>
          </w:rPr>
          <w:delText xml:space="preserve"> is</w:delText>
        </w:r>
      </w:del>
      <w:ins w:id="1370" w:author="lv-xyr" w:date="2019-02-21T21:29:11Z">
        <w:r>
          <w:rPr>
            <w:rFonts w:hint="eastAsia" w:ascii="Times New Roman" w:hAnsi="Times New Roman" w:cs="Times New Roman"/>
            <w:lang w:val="en-US" w:eastAsia="zh-CN"/>
          </w:rPr>
          <w:t>,</w:t>
        </w:r>
      </w:ins>
      <w:r>
        <w:rPr>
          <w:rFonts w:hint="eastAsia" w:ascii="Times New Roman" w:hAnsi="Times New Roman" w:cs="Times New Roman"/>
        </w:rPr>
        <w:t xml:space="preserve"> 4 </w:t>
      </w:r>
      <w:ins w:id="1371" w:author="lv-xyr" w:date="2019-02-21T21:29:24Z">
        <w:r>
          <w:rPr>
            <w:rFonts w:ascii="Times New Roman" w:hAnsi="Times New Roman" w:cs="Times New Roman"/>
            <w:szCs w:val="21"/>
          </w:rPr>
          <w:t>μs</w:t>
        </w:r>
      </w:ins>
      <w:del w:id="1372" w:author="lv-xyr" w:date="2019-02-21T21:29:24Z">
        <w:r>
          <w:rPr>
            <w:rFonts w:hint="eastAsia" w:ascii="Times New Roman" w:hAnsi="Times New Roman" w:cs="Times New Roman"/>
          </w:rPr>
          <w:delText>μs</w:delText>
        </w:r>
      </w:del>
      <w:r>
        <w:rPr>
          <w:rFonts w:hint="eastAsia" w:ascii="Times New Roman" w:hAnsi="Times New Roman" w:cs="Times New Roman"/>
        </w:rPr>
        <w:t>, the sampling time</w:t>
      </w:r>
      <w:del w:id="1373" w:author="lv-xyr" w:date="2019-02-21T21:29:47Z">
        <w:r>
          <w:rPr>
            <w:rFonts w:hint="eastAsia" w:ascii="Times New Roman" w:hAnsi="Times New Roman" w:cs="Times New Roman"/>
            <w:lang w:val="en-US"/>
          </w:rPr>
          <w:delText xml:space="preserve"> is</w:delText>
        </w:r>
      </w:del>
      <w:ins w:id="1374" w:author="lv-xyr" w:date="2019-02-21T21:29:47Z">
        <w:r>
          <w:rPr>
            <w:rFonts w:hint="eastAsia" w:ascii="Times New Roman" w:hAnsi="Times New Roman" w:cs="Times New Roman"/>
            <w:lang w:val="en-US" w:eastAsia="zh-CN"/>
          </w:rPr>
          <w:t>,</w:t>
        </w:r>
      </w:ins>
      <w:r>
        <w:rPr>
          <w:rFonts w:hint="eastAsia" w:ascii="Times New Roman" w:hAnsi="Times New Roman" w:cs="Times New Roman"/>
        </w:rPr>
        <w:t xml:space="preserve"> 0. 05 s, </w:t>
      </w:r>
      <w:del w:id="1375" w:author="lv-xyr" w:date="2019-02-21T21:30:03Z">
        <w:r>
          <w:rPr>
            <w:rFonts w:hint="eastAsia" w:ascii="Times New Roman" w:hAnsi="Times New Roman" w:cs="Times New Roman"/>
          </w:rPr>
          <w:delText xml:space="preserve">the </w:delText>
        </w:r>
      </w:del>
      <w:r>
        <w:rPr>
          <w:rFonts w:hint="eastAsia" w:ascii="Times New Roman" w:hAnsi="Times New Roman" w:cs="Times New Roman"/>
        </w:rPr>
        <w:t>cyclic delay time</w:t>
      </w:r>
      <w:del w:id="1376" w:author="lv-xyr" w:date="2019-02-21T21:30:07Z">
        <w:r>
          <w:rPr>
            <w:rFonts w:hint="eastAsia" w:ascii="Times New Roman" w:hAnsi="Times New Roman" w:cs="Times New Roman"/>
            <w:lang w:val="en-US"/>
          </w:rPr>
          <w:delText xml:space="preserve"> is</w:delText>
        </w:r>
      </w:del>
      <w:ins w:id="1377" w:author="lv-xyr" w:date="2019-02-21T21:30:07Z">
        <w:r>
          <w:rPr>
            <w:rFonts w:hint="eastAsia" w:ascii="Times New Roman" w:hAnsi="Times New Roman" w:cs="Times New Roman"/>
            <w:lang w:val="en-US" w:eastAsia="zh-CN"/>
          </w:rPr>
          <w:t>,</w:t>
        </w:r>
      </w:ins>
      <w:r>
        <w:rPr>
          <w:rFonts w:hint="eastAsia" w:ascii="Times New Roman" w:hAnsi="Times New Roman" w:cs="Times New Roman"/>
        </w:rPr>
        <w:t xml:space="preserve"> 4 s, </w:t>
      </w:r>
      <w:del w:id="1378" w:author="lv-xyr" w:date="2019-02-21T21:30:30Z">
        <w:r>
          <w:rPr>
            <w:rFonts w:hint="eastAsia" w:ascii="Times New Roman" w:hAnsi="Times New Roman" w:cs="Times New Roman"/>
          </w:rPr>
          <w:delText>the</w:delText>
        </w:r>
      </w:del>
      <w:r>
        <w:rPr>
          <w:rFonts w:hint="eastAsia" w:ascii="Times New Roman" w:hAnsi="Times New Roman" w:cs="Times New Roman"/>
        </w:rPr>
        <w:t xml:space="preserve"> scanning</w:t>
      </w:r>
      <w:ins w:id="1379" w:author="lv-xyr" w:date="2019-02-21T21:30:22Z">
        <w:r>
          <w:rPr>
            <w:rFonts w:hint="eastAsia" w:ascii="Times New Roman" w:hAnsi="Times New Roman" w:cs="Times New Roman"/>
          </w:rPr>
          <w:t xml:space="preserve"> times</w:t>
        </w:r>
      </w:ins>
      <w:del w:id="1380" w:author="lv-xyr" w:date="2019-02-21T21:30:27Z">
        <w:r>
          <w:rPr>
            <w:rFonts w:hint="eastAsia" w:ascii="Times New Roman" w:hAnsi="Times New Roman" w:cs="Times New Roman"/>
            <w:lang w:val="en-US"/>
          </w:rPr>
          <w:delText xml:space="preserve"> is</w:delText>
        </w:r>
      </w:del>
      <w:ins w:id="1381" w:author="lv-xyr" w:date="2019-02-21T21:30:27Z">
        <w:r>
          <w:rPr>
            <w:rFonts w:hint="eastAsia" w:ascii="Times New Roman" w:hAnsi="Times New Roman" w:cs="Times New Roman"/>
            <w:lang w:val="en-US" w:eastAsia="zh-CN"/>
          </w:rPr>
          <w:t>,</w:t>
        </w:r>
      </w:ins>
      <w:r>
        <w:rPr>
          <w:rFonts w:hint="eastAsia" w:ascii="Times New Roman" w:hAnsi="Times New Roman" w:cs="Times New Roman"/>
        </w:rPr>
        <w:t xml:space="preserve"> 6000</w:t>
      </w:r>
      <w:del w:id="1382" w:author="lv-xyr" w:date="2019-02-21T21:30:22Z">
        <w:r>
          <w:rPr>
            <w:rFonts w:hint="eastAsia" w:ascii="Times New Roman" w:hAnsi="Times New Roman" w:cs="Times New Roman"/>
          </w:rPr>
          <w:delText xml:space="preserve"> times</w:delText>
        </w:r>
      </w:del>
      <w:r>
        <w:rPr>
          <w:rFonts w:hint="eastAsia" w:ascii="Times New Roman" w:hAnsi="Times New Roman" w:cs="Times New Roman"/>
        </w:rPr>
        <w:t>, and</w:t>
      </w:r>
      <w:del w:id="1383" w:author="lv-xyr" w:date="2019-02-21T21:33:13Z">
        <w:r>
          <w:rPr>
            <w:rFonts w:hint="eastAsia" w:ascii="Times New Roman" w:hAnsi="Times New Roman" w:cs="Times New Roman"/>
          </w:rPr>
          <w:delText xml:space="preserve"> the</w:delText>
        </w:r>
      </w:del>
      <w:r>
        <w:rPr>
          <w:rFonts w:hint="eastAsia" w:ascii="Times New Roman" w:hAnsi="Times New Roman" w:cs="Times New Roman"/>
        </w:rPr>
        <w:t xml:space="preserve"> contact time</w:t>
      </w:r>
      <w:del w:id="1384" w:author="lv-xyr" w:date="2019-02-21T21:33:17Z">
        <w:r>
          <w:rPr>
            <w:rFonts w:hint="eastAsia" w:ascii="Times New Roman" w:hAnsi="Times New Roman" w:cs="Times New Roman"/>
            <w:lang w:val="en-US"/>
          </w:rPr>
          <w:delText xml:space="preserve"> is</w:delText>
        </w:r>
      </w:del>
      <w:ins w:id="1385" w:author="lv-xyr" w:date="2019-02-21T21:33:17Z">
        <w:r>
          <w:rPr>
            <w:rFonts w:hint="eastAsia" w:ascii="Times New Roman" w:hAnsi="Times New Roman" w:cs="Times New Roman"/>
            <w:lang w:val="en-US" w:eastAsia="zh-CN"/>
          </w:rPr>
          <w:t>,</w:t>
        </w:r>
      </w:ins>
      <w:r>
        <w:rPr>
          <w:rFonts w:hint="eastAsia" w:ascii="Times New Roman" w:hAnsi="Times New Roman" w:cs="Times New Roman"/>
        </w:rPr>
        <w:t xml:space="preserve"> 5 ms.</w:t>
      </w:r>
    </w:p>
    <w:p>
      <w:pPr>
        <w:spacing w:line="312" w:lineRule="exact"/>
        <w:ind w:firstLine="420" w:firstLineChars="200"/>
        <w:rPr>
          <w:rFonts w:ascii="Times New Roman" w:hAnsi="Times New Roman" w:cs="Times New Roman"/>
          <w:szCs w:val="21"/>
        </w:r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rPr>
        <w:t>单个煤大分子热解模拟：模拟采用荷兰SCM公司的化学材料计算软件中的ADF/ReaxFF模块</w:t>
      </w:r>
      <w:r>
        <w:rPr>
          <w:rFonts w:ascii="Times New Roman" w:hAnsi="Times New Roman" w:cs="Times New Roman"/>
          <w:szCs w:val="21"/>
          <w:vertAlign w:val="superscript"/>
        </w:rPr>
        <w:t>[17-21]</w:t>
      </w:r>
      <w:r>
        <w:rPr>
          <w:rFonts w:ascii="Times New Roman" w:hAnsi="Times New Roman" w:cs="Times New Roman"/>
          <w:szCs w:val="21"/>
        </w:rPr>
        <w:t>，先对东曲2号煤大分子结构模型进行加氢处理，选择Velocity Verlet+Berendsen系综，在常温常压条件下模拟得到其最低能量构型，然后在边长5nm·5nm·5nm 的lattice中随机放入1个优化过后的东曲2号煤大分子结构模型，模拟热解前设置模拟步数为400000steps，在常压下模拟升温速率为</w:t>
      </w:r>
      <w:r>
        <w:rPr>
          <w:rFonts w:hint="eastAsia" w:ascii="Times New Roman" w:hAnsi="Times New Roman" w:cs="Times New Roman"/>
          <w:szCs w:val="21"/>
        </w:rPr>
        <w:t>25K/ps</w:t>
      </w:r>
      <w:r>
        <w:rPr>
          <w:rFonts w:ascii="Times New Roman" w:hAnsi="Times New Roman" w:cs="Times New Roman"/>
          <w:szCs w:val="21"/>
        </w:rPr>
        <w:t>，从</w:t>
      </w:r>
      <w:r>
        <w:rPr>
          <w:rFonts w:hint="eastAsia" w:ascii="Times New Roman" w:hAnsi="Times New Roman" w:cs="Times New Roman"/>
          <w:szCs w:val="21"/>
        </w:rPr>
        <w:t>297K升温至</w:t>
      </w:r>
      <w:r>
        <w:rPr>
          <w:rFonts w:ascii="Times New Roman" w:hAnsi="Times New Roman" w:cs="Times New Roman"/>
          <w:szCs w:val="21"/>
        </w:rPr>
        <w:t>3000K，时间步长为0.25fs，反应力场为HE.ff，对大分子进行热反应性模拟计算，最终得到模型的分子动力学参数及化学键之间的反应关系。</w:t>
      </w:r>
    </w:p>
    <w:p>
      <w:pPr>
        <w:spacing w:line="312" w:lineRule="exact"/>
        <w:ind w:firstLine="420" w:firstLineChars="200"/>
        <w:rPr>
          <w:rFonts w:ascii="Times New Roman" w:hAnsi="Times New Roman" w:cs="Times New Roman"/>
        </w:rPr>
      </w:pPr>
      <w:r>
        <w:rPr>
          <w:rFonts w:ascii="Times New Roman" w:hAnsi="Times New Roman" w:cs="Times New Roman"/>
        </w:rPr>
        <w:t xml:space="preserve">Single coal macromolecular pyrolysis simulation: </w:t>
      </w:r>
      <w:del w:id="1386" w:author="lv-xyr" w:date="2019-02-21T21:46:46Z">
        <w:r>
          <w:rPr>
            <w:rFonts w:ascii="Times New Roman" w:hAnsi="Times New Roman" w:cs="Times New Roman"/>
          </w:rPr>
          <w:delText xml:space="preserve">simulation using </w:delText>
        </w:r>
      </w:del>
      <w:r>
        <w:rPr>
          <w:rFonts w:ascii="Times New Roman" w:hAnsi="Times New Roman" w:cs="Times New Roman"/>
        </w:rPr>
        <w:t>ADF/ReaxFF module</w:t>
      </w:r>
      <w:ins w:id="1387" w:author="lv-xyr" w:date="2019-02-21T21:48:08Z">
        <w:r>
          <w:rPr>
            <w:rFonts w:ascii="Times New Roman" w:hAnsi="Times New Roman" w:cs="Times New Roman"/>
            <w:vertAlign w:val="superscript"/>
          </w:rPr>
          <w:t>[17-21]</w:t>
        </w:r>
      </w:ins>
      <w:r>
        <w:rPr>
          <w:rFonts w:ascii="Times New Roman" w:hAnsi="Times New Roman" w:cs="Times New Roman"/>
        </w:rPr>
        <w:t xml:space="preserve"> in chemical material calculation software of Dutch SCM company</w:t>
      </w:r>
      <w:del w:id="1388" w:author="lv-xyr" w:date="2019-02-21T21:48:35Z">
        <w:r>
          <w:rPr>
            <w:rFonts w:ascii="Times New Roman" w:hAnsi="Times New Roman" w:cs="Times New Roman"/>
            <w:vertAlign w:val="superscript"/>
            <w:lang w:val="en-US"/>
          </w:rPr>
          <w:delText>[17-21]</w:delText>
        </w:r>
      </w:del>
      <w:del w:id="1389" w:author="lv-xyr" w:date="2019-02-21T21:48:35Z">
        <w:r>
          <w:rPr>
            <w:rFonts w:hint="eastAsia" w:ascii="Times New Roman" w:hAnsi="Times New Roman" w:cs="Times New Roman"/>
            <w:lang w:val="en-US"/>
          </w:rPr>
          <w:delText>Firstly,</w:delText>
        </w:r>
      </w:del>
      <w:ins w:id="1390" w:author="lv-xyr" w:date="2019-02-21T21:48:39Z">
        <w:r>
          <w:rPr>
            <w:rFonts w:hint="eastAsia" w:ascii="Times New Roman" w:hAnsi="Times New Roman" w:cs="Times New Roman"/>
            <w:lang w:val="en-US" w:eastAsia="zh-CN"/>
          </w:rPr>
          <w:t xml:space="preserve"> </w:t>
        </w:r>
      </w:ins>
      <w:ins w:id="1391" w:author="lv-xyr" w:date="2019-02-21T23:10:43Z">
        <w:r>
          <w:rPr>
            <w:rFonts w:hint="eastAsia" w:ascii="Times New Roman" w:hAnsi="Times New Roman" w:cs="Times New Roman"/>
            <w:lang w:val="en-US" w:eastAsia="zh-CN"/>
          </w:rPr>
          <w:t>wa</w:t>
        </w:r>
      </w:ins>
      <w:ins w:id="1392" w:author="lv-xyr" w:date="2019-02-21T21:48:41Z">
        <w:r>
          <w:rPr>
            <w:rFonts w:hint="eastAsia" w:ascii="Times New Roman" w:hAnsi="Times New Roman" w:cs="Times New Roman"/>
            <w:lang w:val="en-US" w:eastAsia="zh-CN"/>
          </w:rPr>
          <w:t xml:space="preserve">s </w:t>
        </w:r>
      </w:ins>
      <w:ins w:id="1393" w:author="lv-xyr" w:date="2019-02-21T21:48:42Z">
        <w:r>
          <w:rPr>
            <w:rFonts w:hint="eastAsia" w:ascii="Times New Roman" w:hAnsi="Times New Roman" w:cs="Times New Roman"/>
            <w:lang w:val="en-US" w:eastAsia="zh-CN"/>
          </w:rPr>
          <w:t>ad</w:t>
        </w:r>
      </w:ins>
      <w:ins w:id="1394" w:author="lv-xyr" w:date="2019-02-21T21:48:43Z">
        <w:r>
          <w:rPr>
            <w:rFonts w:hint="eastAsia" w:ascii="Times New Roman" w:hAnsi="Times New Roman" w:cs="Times New Roman"/>
            <w:lang w:val="en-US" w:eastAsia="zh-CN"/>
          </w:rPr>
          <w:t>op</w:t>
        </w:r>
      </w:ins>
      <w:ins w:id="1395" w:author="lv-xyr" w:date="2019-02-21T21:48:44Z">
        <w:r>
          <w:rPr>
            <w:rFonts w:hint="eastAsia" w:ascii="Times New Roman" w:hAnsi="Times New Roman" w:cs="Times New Roman"/>
            <w:lang w:val="en-US" w:eastAsia="zh-CN"/>
          </w:rPr>
          <w:t xml:space="preserve">ted </w:t>
        </w:r>
      </w:ins>
      <w:ins w:id="1396" w:author="lv-xyr" w:date="2019-02-21T21:48:45Z">
        <w:r>
          <w:rPr>
            <w:rFonts w:hint="eastAsia" w:ascii="Times New Roman" w:hAnsi="Times New Roman" w:cs="Times New Roman"/>
            <w:lang w:val="en-US" w:eastAsia="zh-CN"/>
          </w:rPr>
          <w:t>to</w:t>
        </w:r>
      </w:ins>
      <w:r>
        <w:rPr>
          <w:rFonts w:hint="eastAsia" w:ascii="Times New Roman" w:hAnsi="Times New Roman" w:cs="Times New Roman"/>
        </w:rPr>
        <w:t xml:space="preserve"> hydrotreat</w:t>
      </w:r>
      <w:del w:id="1397" w:author="lv-xyr" w:date="2019-02-21T21:48:48Z">
        <w:r>
          <w:rPr>
            <w:rFonts w:hint="eastAsia" w:ascii="Times New Roman" w:hAnsi="Times New Roman" w:cs="Times New Roman"/>
            <w:lang w:val="en-US"/>
          </w:rPr>
          <w:delText>ing</w:delText>
        </w:r>
      </w:del>
      <w:ins w:id="1398" w:author="lv-xyr" w:date="2019-02-21T21:48:48Z">
        <w:r>
          <w:rPr>
            <w:rFonts w:hint="eastAsia" w:ascii="Times New Roman" w:hAnsi="Times New Roman" w:cs="Times New Roman"/>
            <w:lang w:val="en-US" w:eastAsia="zh-CN"/>
          </w:rPr>
          <w:t>e</w:t>
        </w:r>
      </w:ins>
      <w:r>
        <w:rPr>
          <w:rFonts w:hint="eastAsia" w:ascii="Times New Roman" w:hAnsi="Times New Roman" w:cs="Times New Roman"/>
        </w:rPr>
        <w:t xml:space="preserve"> the macromolecular structure model of </w:t>
      </w:r>
      <w:ins w:id="1399" w:author="lv-xyr" w:date="2019-02-21T21:49:10Z">
        <w:r>
          <w:rPr>
            <w:rFonts w:hint="eastAsia" w:ascii="Times New Roman" w:hAnsi="Times New Roman" w:cs="Times New Roman"/>
          </w:rPr>
          <w:t xml:space="preserve">No.2 </w:t>
        </w:r>
      </w:ins>
      <w:r>
        <w:rPr>
          <w:rFonts w:hint="eastAsia" w:ascii="Times New Roman" w:hAnsi="Times New Roman" w:cs="Times New Roman"/>
        </w:rPr>
        <w:t xml:space="preserve">Dongqu </w:t>
      </w:r>
      <w:del w:id="1400" w:author="lv-xyr" w:date="2019-02-21T21:49:10Z">
        <w:r>
          <w:rPr>
            <w:rFonts w:hint="eastAsia" w:ascii="Times New Roman" w:hAnsi="Times New Roman" w:cs="Times New Roman"/>
          </w:rPr>
          <w:delText xml:space="preserve">No. 2 </w:delText>
        </w:r>
      </w:del>
      <w:r>
        <w:rPr>
          <w:rFonts w:hint="eastAsia" w:ascii="Times New Roman" w:hAnsi="Times New Roman" w:cs="Times New Roman"/>
        </w:rPr>
        <w:t xml:space="preserve">coal, </w:t>
      </w:r>
      <w:ins w:id="1401" w:author="lv-xyr" w:date="2019-02-21T21:49:32Z">
        <w:r>
          <w:rPr>
            <w:rFonts w:hint="eastAsia" w:ascii="Times New Roman" w:hAnsi="Times New Roman" w:cs="Times New Roman"/>
            <w:lang w:val="en-US" w:eastAsia="zh-CN"/>
          </w:rPr>
          <w:t xml:space="preserve">and </w:t>
        </w:r>
      </w:ins>
      <w:ins w:id="1402" w:author="lv-xyr" w:date="2019-02-21T21:49:33Z">
        <w:r>
          <w:rPr>
            <w:rFonts w:hint="eastAsia" w:ascii="Times New Roman" w:hAnsi="Times New Roman" w:cs="Times New Roman"/>
            <w:lang w:val="en-US" w:eastAsia="zh-CN"/>
          </w:rPr>
          <w:t>t</w:t>
        </w:r>
      </w:ins>
      <w:ins w:id="1403" w:author="lv-xyr" w:date="2019-02-21T21:49:34Z">
        <w:r>
          <w:rPr>
            <w:rFonts w:hint="eastAsia" w:ascii="Times New Roman" w:hAnsi="Times New Roman" w:cs="Times New Roman"/>
            <w:lang w:val="en-US" w:eastAsia="zh-CN"/>
          </w:rPr>
          <w:t>hen</w:t>
        </w:r>
      </w:ins>
      <w:del w:id="1404" w:author="lv-xyr" w:date="2019-02-21T21:49:52Z">
        <w:r>
          <w:rPr>
            <w:rFonts w:hint="eastAsia" w:ascii="Times New Roman" w:hAnsi="Times New Roman" w:cs="Times New Roman"/>
          </w:rPr>
          <w:delText>select</w:delText>
        </w:r>
      </w:del>
      <w:del w:id="1405" w:author="lv-xyr" w:date="2019-02-21T21:49:52Z">
        <w:r>
          <w:rPr>
            <w:rFonts w:hint="eastAsia" w:ascii="Times New Roman" w:hAnsi="Times New Roman" w:cs="Times New Roman"/>
            <w:lang w:val="en-US"/>
          </w:rPr>
          <w:delText>ing</w:delText>
        </w:r>
      </w:del>
      <w:r>
        <w:rPr>
          <w:rFonts w:hint="eastAsia" w:ascii="Times New Roman" w:hAnsi="Times New Roman" w:cs="Times New Roman"/>
        </w:rPr>
        <w:t xml:space="preserve"> Velocity Verlet+Berendsen ensemble</w:t>
      </w:r>
      <w:ins w:id="1406" w:author="lv-xyr" w:date="2019-02-21T21:49:52Z">
        <w:r>
          <w:rPr>
            <w:rFonts w:hint="eastAsia" w:ascii="Times New Roman" w:hAnsi="Times New Roman" w:cs="Times New Roman"/>
            <w:lang w:val="en-US" w:eastAsia="zh-CN"/>
          </w:rPr>
          <w:t xml:space="preserve"> </w:t>
        </w:r>
      </w:ins>
      <w:ins w:id="1407" w:author="lv-xyr" w:date="2019-02-21T23:10:48Z">
        <w:r>
          <w:rPr>
            <w:rFonts w:hint="eastAsia" w:ascii="Times New Roman" w:hAnsi="Times New Roman" w:cs="Times New Roman"/>
            <w:lang w:val="en-US" w:eastAsia="zh-CN"/>
          </w:rPr>
          <w:t>wa</w:t>
        </w:r>
      </w:ins>
      <w:ins w:id="1408" w:author="lv-xyr" w:date="2019-02-21T21:49:52Z">
        <w:r>
          <w:rPr>
            <w:rFonts w:hint="eastAsia" w:ascii="Times New Roman" w:hAnsi="Times New Roman" w:cs="Times New Roman"/>
            <w:lang w:val="en-US" w:eastAsia="zh-CN"/>
          </w:rPr>
          <w:t xml:space="preserve">s </w:t>
        </w:r>
      </w:ins>
      <w:ins w:id="1409" w:author="lv-xyr" w:date="2019-02-21T21:49:52Z">
        <w:r>
          <w:rPr>
            <w:rFonts w:hint="eastAsia" w:ascii="Times New Roman" w:hAnsi="Times New Roman" w:cs="Times New Roman"/>
          </w:rPr>
          <w:t>select</w:t>
        </w:r>
      </w:ins>
      <w:ins w:id="1410" w:author="lv-xyr" w:date="2019-02-21T21:49:52Z">
        <w:r>
          <w:rPr>
            <w:rFonts w:hint="eastAsia" w:ascii="Times New Roman" w:hAnsi="Times New Roman" w:cs="Times New Roman"/>
            <w:lang w:val="en-US" w:eastAsia="zh-CN"/>
          </w:rPr>
          <w:t>ed</w:t>
        </w:r>
      </w:ins>
      <w:ins w:id="1411" w:author="lv-xyr" w:date="2019-02-21T21:49:54Z">
        <w:r>
          <w:rPr>
            <w:rFonts w:hint="eastAsia" w:ascii="Times New Roman" w:hAnsi="Times New Roman" w:cs="Times New Roman"/>
            <w:lang w:val="en-US" w:eastAsia="zh-CN"/>
          </w:rPr>
          <w:t xml:space="preserve"> t</w:t>
        </w:r>
      </w:ins>
      <w:ins w:id="1412" w:author="lv-xyr" w:date="2019-02-21T21:49:55Z">
        <w:r>
          <w:rPr>
            <w:rFonts w:hint="eastAsia" w:ascii="Times New Roman" w:hAnsi="Times New Roman" w:cs="Times New Roman"/>
            <w:lang w:val="en-US" w:eastAsia="zh-CN"/>
          </w:rPr>
          <w:t xml:space="preserve">o </w:t>
        </w:r>
      </w:ins>
      <w:ins w:id="1413" w:author="lv-xyr" w:date="2019-02-21T21:50:47Z">
        <w:r>
          <w:rPr>
            <w:rFonts w:hint="eastAsia" w:ascii="Times New Roman" w:hAnsi="Times New Roman" w:cs="Times New Roman"/>
            <w:lang w:val="en-US" w:eastAsia="zh-CN"/>
          </w:rPr>
          <w:t>perf</w:t>
        </w:r>
      </w:ins>
      <w:ins w:id="1414" w:author="lv-xyr" w:date="2019-02-21T21:50:50Z">
        <w:r>
          <w:rPr>
            <w:rFonts w:hint="eastAsia" w:ascii="Times New Roman" w:hAnsi="Times New Roman" w:cs="Times New Roman"/>
            <w:lang w:val="en-US" w:eastAsia="zh-CN"/>
          </w:rPr>
          <w:t>or</w:t>
        </w:r>
      </w:ins>
      <w:ins w:id="1415" w:author="lv-xyr" w:date="2019-02-21T21:50:51Z">
        <w:r>
          <w:rPr>
            <w:rFonts w:hint="eastAsia" w:ascii="Times New Roman" w:hAnsi="Times New Roman" w:cs="Times New Roman"/>
            <w:lang w:val="en-US" w:eastAsia="zh-CN"/>
          </w:rPr>
          <w:t xml:space="preserve">m </w:t>
        </w:r>
      </w:ins>
      <w:ins w:id="1416" w:author="lv-xyr" w:date="2019-02-21T21:50:52Z">
        <w:r>
          <w:rPr>
            <w:rFonts w:hint="eastAsia" w:ascii="Times New Roman" w:hAnsi="Times New Roman" w:cs="Times New Roman"/>
            <w:lang w:val="en-US" w:eastAsia="zh-CN"/>
          </w:rPr>
          <w:t>a</w:t>
        </w:r>
      </w:ins>
      <w:ins w:id="1417" w:author="lv-xyr" w:date="2019-02-21T21:50:53Z">
        <w:r>
          <w:rPr>
            <w:rFonts w:hint="eastAsia" w:ascii="Times New Roman" w:hAnsi="Times New Roman" w:cs="Times New Roman"/>
            <w:lang w:val="en-US" w:eastAsia="zh-CN"/>
          </w:rPr>
          <w:t xml:space="preserve"> </w:t>
        </w:r>
      </w:ins>
      <w:del w:id="1418" w:author="lv-xyr" w:date="2019-02-21T21:50:09Z">
        <w:r>
          <w:rPr>
            <w:rFonts w:hint="eastAsia" w:ascii="Times New Roman" w:hAnsi="Times New Roman" w:cs="Times New Roman"/>
          </w:rPr>
          <w:delText xml:space="preserve">, </w:delText>
        </w:r>
      </w:del>
      <w:r>
        <w:rPr>
          <w:rFonts w:hint="eastAsia" w:ascii="Times New Roman" w:hAnsi="Times New Roman" w:cs="Times New Roman"/>
        </w:rPr>
        <w:t>simulati</w:t>
      </w:r>
      <w:del w:id="1419" w:author="lv-xyr" w:date="2019-02-21T21:50:57Z">
        <w:r>
          <w:rPr>
            <w:rFonts w:hint="eastAsia" w:ascii="Times New Roman" w:hAnsi="Times New Roman" w:cs="Times New Roman"/>
            <w:lang w:val="en-US"/>
          </w:rPr>
          <w:delText>ng</w:delText>
        </w:r>
      </w:del>
      <w:ins w:id="1420" w:author="lv-xyr" w:date="2019-02-21T21:50:57Z">
        <w:r>
          <w:rPr>
            <w:rFonts w:hint="eastAsia" w:ascii="Times New Roman" w:hAnsi="Times New Roman" w:cs="Times New Roman"/>
            <w:lang w:val="en-US" w:eastAsia="zh-CN"/>
          </w:rPr>
          <w:t>on</w:t>
        </w:r>
      </w:ins>
      <w:ins w:id="1421" w:author="lv-xyr" w:date="2019-02-21T21:51:18Z">
        <w:r>
          <w:rPr>
            <w:rFonts w:hint="eastAsia" w:ascii="Times New Roman" w:hAnsi="Times New Roman" w:cs="Times New Roman"/>
          </w:rPr>
          <w:t xml:space="preserve"> under normal temperature and normal pressure conditions</w:t>
        </w:r>
      </w:ins>
      <w:ins w:id="1422" w:author="lv-xyr" w:date="2019-02-21T21:51:28Z">
        <w:r>
          <w:rPr>
            <w:rFonts w:hint="eastAsia" w:ascii="Times New Roman" w:hAnsi="Times New Roman" w:cs="Times New Roman"/>
            <w:lang w:val="en-US" w:eastAsia="zh-CN"/>
          </w:rPr>
          <w:t>,</w:t>
        </w:r>
      </w:ins>
      <w:ins w:id="1423" w:author="lv-xyr" w:date="2019-02-21T21:51:29Z">
        <w:r>
          <w:rPr>
            <w:rFonts w:hint="eastAsia" w:ascii="Times New Roman" w:hAnsi="Times New Roman" w:cs="Times New Roman"/>
            <w:lang w:val="en-US" w:eastAsia="zh-CN"/>
          </w:rPr>
          <w:t xml:space="preserve"> </w:t>
        </w:r>
      </w:ins>
      <w:ins w:id="1424" w:author="lv-xyr" w:date="2019-02-21T21:51:30Z">
        <w:r>
          <w:rPr>
            <w:rFonts w:hint="eastAsia" w:ascii="Times New Roman" w:hAnsi="Times New Roman" w:cs="Times New Roman"/>
            <w:lang w:val="en-US" w:eastAsia="zh-CN"/>
          </w:rPr>
          <w:t>obt</w:t>
        </w:r>
      </w:ins>
      <w:ins w:id="1425" w:author="lv-xyr" w:date="2019-02-21T21:51:31Z">
        <w:r>
          <w:rPr>
            <w:rFonts w:hint="eastAsia" w:ascii="Times New Roman" w:hAnsi="Times New Roman" w:cs="Times New Roman"/>
            <w:lang w:val="en-US" w:eastAsia="zh-CN"/>
          </w:rPr>
          <w:t>ain</w:t>
        </w:r>
      </w:ins>
      <w:ins w:id="1426" w:author="lv-xyr" w:date="2019-02-21T21:51:32Z">
        <w:r>
          <w:rPr>
            <w:rFonts w:hint="eastAsia" w:ascii="Times New Roman" w:hAnsi="Times New Roman" w:cs="Times New Roman"/>
            <w:lang w:val="en-US" w:eastAsia="zh-CN"/>
          </w:rPr>
          <w:t>ing</w:t>
        </w:r>
      </w:ins>
      <w:ins w:id="1427" w:author="lv-xyr" w:date="2019-02-21T21:52:36Z">
        <w:r>
          <w:rPr>
            <w:rFonts w:hint="eastAsia" w:ascii="Times New Roman" w:hAnsi="Times New Roman" w:cs="Times New Roman"/>
          </w:rPr>
          <w:t xml:space="preserve"> </w:t>
        </w:r>
      </w:ins>
      <w:ins w:id="1428" w:author="lv-xyr" w:date="2019-02-21T21:52:36Z">
        <w:r>
          <w:rPr>
            <w:rFonts w:hint="eastAsia" w:ascii="Times New Roman" w:hAnsi="Times New Roman" w:cs="Times New Roman"/>
            <w:lang w:val="en-US" w:eastAsia="zh-CN"/>
          </w:rPr>
          <w:t>its structural model</w:t>
        </w:r>
      </w:ins>
      <w:r>
        <w:rPr>
          <w:rFonts w:hint="eastAsia" w:ascii="Times New Roman" w:hAnsi="Times New Roman" w:cs="Times New Roman"/>
        </w:rPr>
        <w:t xml:space="preserve"> </w:t>
      </w:r>
      <w:ins w:id="1429" w:author="lv-xyr" w:date="2019-02-21T21:52:40Z">
        <w:r>
          <w:rPr>
            <w:rFonts w:hint="eastAsia" w:ascii="Times New Roman" w:hAnsi="Times New Roman" w:cs="Times New Roman"/>
            <w:lang w:val="en-US" w:eastAsia="zh-CN"/>
          </w:rPr>
          <w:t>wi</w:t>
        </w:r>
      </w:ins>
      <w:ins w:id="1430" w:author="lv-xyr" w:date="2019-02-21T21:52:41Z">
        <w:r>
          <w:rPr>
            <w:rFonts w:hint="eastAsia" w:ascii="Times New Roman" w:hAnsi="Times New Roman" w:cs="Times New Roman"/>
            <w:lang w:val="en-US" w:eastAsia="zh-CN"/>
          </w:rPr>
          <w:t>th</w:t>
        </w:r>
      </w:ins>
      <w:ins w:id="1431" w:author="lv-xyr" w:date="2019-02-21T21:52:42Z">
        <w:r>
          <w:rPr>
            <w:rFonts w:hint="eastAsia" w:ascii="Times New Roman" w:hAnsi="Times New Roman" w:cs="Times New Roman"/>
            <w:lang w:val="en-US" w:eastAsia="zh-CN"/>
          </w:rPr>
          <w:t xml:space="preserve"> </w:t>
        </w:r>
      </w:ins>
      <w:r>
        <w:rPr>
          <w:rFonts w:hint="eastAsia" w:ascii="Times New Roman" w:hAnsi="Times New Roman" w:cs="Times New Roman"/>
        </w:rPr>
        <w:t>the lowest energy</w:t>
      </w:r>
      <w:del w:id="1432" w:author="lv-xyr" w:date="2019-02-21T21:53:16Z">
        <w:r>
          <w:rPr>
            <w:rFonts w:hint="eastAsia" w:ascii="Times New Roman" w:hAnsi="Times New Roman" w:cs="Times New Roman"/>
            <w:lang w:val="en-US"/>
          </w:rPr>
          <w:delText xml:space="preserve"> configuration under normal temperature and normal pressure conditions, and then</w:delText>
        </w:r>
      </w:del>
      <w:ins w:id="1433" w:author="lv-xyr" w:date="2019-02-21T21:53:16Z">
        <w:r>
          <w:rPr>
            <w:rFonts w:hint="eastAsia" w:ascii="Times New Roman" w:hAnsi="Times New Roman" w:cs="Times New Roman"/>
            <w:lang w:val="en-US" w:eastAsia="zh-CN"/>
          </w:rPr>
          <w:t>.</w:t>
        </w:r>
      </w:ins>
      <w:ins w:id="1434" w:author="lv-xyr" w:date="2019-02-21T21:53:18Z">
        <w:r>
          <w:rPr>
            <w:rFonts w:hint="eastAsia" w:ascii="Times New Roman" w:hAnsi="Times New Roman" w:cs="Times New Roman"/>
            <w:lang w:val="en-US" w:eastAsia="zh-CN"/>
          </w:rPr>
          <w:t xml:space="preserve"> </w:t>
        </w:r>
      </w:ins>
      <w:ins w:id="1435" w:author="lv-xyr" w:date="2019-02-21T22:05:22Z">
        <w:r>
          <w:rPr>
            <w:rFonts w:hint="eastAsia" w:ascii="Times New Roman" w:hAnsi="Times New Roman" w:cs="Times New Roman"/>
            <w:lang w:val="en-US" w:eastAsia="zh-CN"/>
          </w:rPr>
          <w:t>In the</w:t>
        </w:r>
      </w:ins>
      <w:r>
        <w:rPr>
          <w:rFonts w:hint="eastAsia" w:ascii="Times New Roman" w:hAnsi="Times New Roman" w:cs="Times New Roman"/>
        </w:rPr>
        <w:t xml:space="preserve"> lattice at side length 5nm·5nm·5nm</w:t>
      </w:r>
      <w:ins w:id="1436" w:author="lv-xyr" w:date="2019-02-21T22:05:35Z">
        <w:r>
          <w:rPr>
            <w:rFonts w:hint="eastAsia" w:ascii="Times New Roman" w:hAnsi="Times New Roman" w:cs="Times New Roman"/>
            <w:lang w:val="en-US" w:eastAsia="zh-CN"/>
          </w:rPr>
          <w:t>,</w:t>
        </w:r>
      </w:ins>
      <w:ins w:id="1437" w:author="lv-xyr" w:date="2019-02-21T22:07:27Z">
        <w:r>
          <w:rPr>
            <w:rFonts w:hint="eastAsia" w:ascii="Times New Roman" w:hAnsi="Times New Roman" w:cs="Times New Roman"/>
          </w:rPr>
          <w:t xml:space="preserve"> an optimized</w:t>
        </w:r>
      </w:ins>
      <w:ins w:id="1438" w:author="lv-xyr" w:date="2019-02-21T22:07:34Z">
        <w:r>
          <w:rPr>
            <w:rFonts w:hint="eastAsia" w:ascii="Times New Roman" w:hAnsi="Times New Roman" w:cs="Times New Roman"/>
          </w:rPr>
          <w:t xml:space="preserve"> No. 2</w:t>
        </w:r>
      </w:ins>
      <w:ins w:id="1439" w:author="lv-xyr" w:date="2019-02-21T22:07:27Z">
        <w:r>
          <w:rPr>
            <w:rFonts w:hint="eastAsia" w:ascii="Times New Roman" w:hAnsi="Times New Roman" w:cs="Times New Roman"/>
          </w:rPr>
          <w:t xml:space="preserve"> Dongqu coal macromolecular structure model</w:t>
        </w:r>
      </w:ins>
      <w:r>
        <w:rPr>
          <w:rFonts w:hint="eastAsia" w:ascii="Times New Roman" w:hAnsi="Times New Roman" w:cs="Times New Roman"/>
        </w:rPr>
        <w:t xml:space="preserve"> </w:t>
      </w:r>
      <w:del w:id="1440" w:author="lv-xyr" w:date="2019-02-21T22:07:43Z">
        <w:r>
          <w:rPr>
            <w:rFonts w:hint="eastAsia" w:ascii="Times New Roman" w:hAnsi="Times New Roman" w:cs="Times New Roman"/>
            <w:lang w:val="en-US"/>
          </w:rPr>
          <w:delText>R</w:delText>
        </w:r>
      </w:del>
      <w:ins w:id="1441" w:author="lv-xyr" w:date="2019-02-21T22:07:43Z">
        <w:r>
          <w:rPr>
            <w:rFonts w:hint="eastAsia" w:ascii="Times New Roman" w:hAnsi="Times New Roman" w:cs="Times New Roman"/>
            <w:lang w:val="en-US" w:eastAsia="zh-CN"/>
          </w:rPr>
          <w:t>was</w:t>
        </w:r>
      </w:ins>
      <w:ins w:id="1442" w:author="lv-xyr" w:date="2019-02-21T22:07:44Z">
        <w:r>
          <w:rPr>
            <w:rFonts w:hint="eastAsia" w:ascii="Times New Roman" w:hAnsi="Times New Roman" w:cs="Times New Roman"/>
            <w:lang w:val="en-US" w:eastAsia="zh-CN"/>
          </w:rPr>
          <w:t xml:space="preserve"> r</w:t>
        </w:r>
      </w:ins>
      <w:r>
        <w:rPr>
          <w:rFonts w:hint="eastAsia" w:ascii="Times New Roman" w:hAnsi="Times New Roman" w:cs="Times New Roman"/>
        </w:rPr>
        <w:t>andomly put in</w:t>
      </w:r>
      <w:del w:id="1443" w:author="lv-xyr" w:date="2019-02-21T22:07:27Z">
        <w:r>
          <w:rPr>
            <w:rFonts w:hint="eastAsia" w:ascii="Times New Roman" w:hAnsi="Times New Roman" w:cs="Times New Roman"/>
          </w:rPr>
          <w:delText xml:space="preserve"> an optimized Dongqu No. 2 coal macromolecular structure model</w:delText>
        </w:r>
      </w:del>
      <w:r>
        <w:rPr>
          <w:rFonts w:hint="eastAsia" w:ascii="Times New Roman" w:hAnsi="Times New Roman" w:cs="Times New Roman"/>
        </w:rPr>
        <w:t xml:space="preserve">, </w:t>
      </w:r>
      <w:ins w:id="1444" w:author="lv-xyr" w:date="2019-02-21T22:08:20Z">
        <w:r>
          <w:rPr>
            <w:rFonts w:hint="eastAsia" w:ascii="Times New Roman" w:hAnsi="Times New Roman" w:cs="Times New Roman"/>
            <w:lang w:val="en-US" w:eastAsia="zh-CN"/>
          </w:rPr>
          <w:t>w</w:t>
        </w:r>
      </w:ins>
      <w:ins w:id="1445" w:author="lv-xyr" w:date="2019-02-21T22:08:21Z">
        <w:r>
          <w:rPr>
            <w:rFonts w:hint="eastAsia" w:ascii="Times New Roman" w:hAnsi="Times New Roman" w:cs="Times New Roman"/>
            <w:lang w:val="en-US" w:eastAsia="zh-CN"/>
          </w:rPr>
          <w:t>it</w:t>
        </w:r>
      </w:ins>
      <w:ins w:id="1446" w:author="lv-xyr" w:date="2019-02-21T22:08:22Z">
        <w:r>
          <w:rPr>
            <w:rFonts w:hint="eastAsia" w:ascii="Times New Roman" w:hAnsi="Times New Roman" w:cs="Times New Roman"/>
            <w:lang w:val="en-US" w:eastAsia="zh-CN"/>
          </w:rPr>
          <w:t>h</w:t>
        </w:r>
      </w:ins>
      <w:del w:id="1447" w:author="lv-xyr" w:date="2019-02-21T22:08:29Z">
        <w:r>
          <w:rPr>
            <w:rFonts w:hint="eastAsia" w:ascii="Times New Roman" w:hAnsi="Times New Roman" w:cs="Times New Roman"/>
          </w:rPr>
          <w:delText>set</w:delText>
        </w:r>
      </w:del>
      <w:r>
        <w:rPr>
          <w:rFonts w:hint="eastAsia" w:ascii="Times New Roman" w:hAnsi="Times New Roman" w:cs="Times New Roman"/>
        </w:rPr>
        <w:t xml:space="preserve"> the</w:t>
      </w:r>
      <w:ins w:id="1448" w:author="lv-xyr" w:date="2019-02-21T22:08:29Z">
        <w:r>
          <w:rPr>
            <w:rFonts w:hint="eastAsia" w:ascii="Times New Roman" w:hAnsi="Times New Roman" w:cs="Times New Roman"/>
            <w:lang w:val="en-US" w:eastAsia="zh-CN"/>
          </w:rPr>
          <w:t xml:space="preserve"> </w:t>
        </w:r>
      </w:ins>
      <w:ins w:id="1449" w:author="lv-xyr" w:date="2019-02-21T22:08:29Z">
        <w:r>
          <w:rPr>
            <w:rFonts w:hint="eastAsia" w:ascii="Times New Roman" w:hAnsi="Times New Roman" w:cs="Times New Roman"/>
          </w:rPr>
          <w:t>set</w:t>
        </w:r>
      </w:ins>
      <w:r>
        <w:rPr>
          <w:rFonts w:hint="eastAsia" w:ascii="Times New Roman" w:hAnsi="Times New Roman" w:cs="Times New Roman"/>
        </w:rPr>
        <w:t xml:space="preserve"> simulation step number</w:t>
      </w:r>
      <w:del w:id="1450" w:author="lv-xyr" w:date="2019-02-21T22:09:42Z">
        <w:r>
          <w:rPr>
            <w:rFonts w:hint="eastAsia" w:ascii="Times New Roman" w:hAnsi="Times New Roman" w:cs="Times New Roman"/>
            <w:lang w:val="en-US"/>
          </w:rPr>
          <w:delText xml:space="preserve"> to</w:delText>
        </w:r>
      </w:del>
      <w:ins w:id="1451" w:author="lv-xyr" w:date="2019-02-21T22:09:42Z">
        <w:r>
          <w:rPr>
            <w:rFonts w:hint="eastAsia" w:ascii="Times New Roman" w:hAnsi="Times New Roman" w:cs="Times New Roman"/>
            <w:lang w:val="en-US" w:eastAsia="zh-CN"/>
          </w:rPr>
          <w:t>,</w:t>
        </w:r>
      </w:ins>
      <w:r>
        <w:rPr>
          <w:rFonts w:hint="eastAsia" w:ascii="Times New Roman" w:hAnsi="Times New Roman" w:cs="Times New Roman"/>
        </w:rPr>
        <w:t xml:space="preserve"> 400,000</w:t>
      </w:r>
      <w:del w:id="1452" w:author="lv-xyr" w:date="2019-02-21T22:09:50Z">
        <w:r>
          <w:rPr>
            <w:rFonts w:hint="eastAsia" w:ascii="Times New Roman" w:hAnsi="Times New Roman" w:cs="Times New Roman"/>
            <w:lang w:val="en-US"/>
          </w:rPr>
          <w:delText xml:space="preserve"> steps</w:delText>
        </w:r>
      </w:del>
      <w:ins w:id="1453" w:author="lv-xyr" w:date="2019-02-21T22:09:50Z">
        <w:r>
          <w:rPr>
            <w:rFonts w:hint="eastAsia" w:ascii="Times New Roman" w:hAnsi="Times New Roman" w:cs="Times New Roman"/>
            <w:lang w:val="en-US" w:eastAsia="zh-CN"/>
          </w:rPr>
          <w:t>,</w:t>
        </w:r>
      </w:ins>
      <w:r>
        <w:rPr>
          <w:rFonts w:hint="eastAsia" w:ascii="Times New Roman" w:hAnsi="Times New Roman" w:cs="Times New Roman"/>
        </w:rPr>
        <w:t xml:space="preserve"> before the</w:t>
      </w:r>
      <w:ins w:id="1454" w:author="lv-xyr" w:date="2019-02-21T22:10:12Z">
        <w:r>
          <w:rPr>
            <w:rFonts w:hint="eastAsia" w:ascii="Times New Roman" w:hAnsi="Times New Roman" w:cs="Times New Roman"/>
          </w:rPr>
          <w:t xml:space="preserve"> pyrolysis</w:t>
        </w:r>
      </w:ins>
      <w:r>
        <w:rPr>
          <w:rFonts w:hint="eastAsia" w:ascii="Times New Roman" w:hAnsi="Times New Roman" w:cs="Times New Roman"/>
        </w:rPr>
        <w:t xml:space="preserve"> simulation</w:t>
      </w:r>
      <w:del w:id="1455" w:author="lv-xyr" w:date="2019-02-21T22:11:05Z">
        <w:r>
          <w:rPr>
            <w:rFonts w:hint="eastAsia" w:ascii="Times New Roman" w:hAnsi="Times New Roman" w:cs="Times New Roman"/>
            <w:lang w:val="en-US"/>
          </w:rPr>
          <w:delText xml:space="preserve"> of pyrolysis,</w:delText>
        </w:r>
      </w:del>
      <w:ins w:id="1456" w:author="lv-xyr" w:date="2019-02-21T22:11:05Z">
        <w:r>
          <w:rPr>
            <w:rFonts w:hint="eastAsia" w:ascii="Times New Roman" w:hAnsi="Times New Roman" w:cs="Times New Roman"/>
            <w:lang w:val="en-US" w:eastAsia="zh-CN"/>
          </w:rPr>
          <w:t>.</w:t>
        </w:r>
      </w:ins>
      <w:r>
        <w:rPr>
          <w:rFonts w:hint="eastAsia" w:ascii="Times New Roman" w:hAnsi="Times New Roman" w:cs="Times New Roman"/>
        </w:rPr>
        <w:t xml:space="preserve"> </w:t>
      </w:r>
      <w:ins w:id="1457" w:author="lv-xyr" w:date="2019-02-21T22:11:27Z">
        <w:r>
          <w:rPr>
            <w:rFonts w:hint="eastAsia" w:ascii="Times New Roman" w:hAnsi="Times New Roman" w:cs="Times New Roman"/>
            <w:lang w:val="en-US" w:eastAsia="zh-CN"/>
          </w:rPr>
          <w:t>U</w:t>
        </w:r>
      </w:ins>
      <w:ins w:id="1458" w:author="lv-xyr" w:date="2019-02-21T22:11:27Z">
        <w:r>
          <w:rPr>
            <w:rFonts w:hint="eastAsia" w:ascii="Times New Roman" w:hAnsi="Times New Roman" w:cs="Times New Roman"/>
          </w:rPr>
          <w:t>nder normal pressure,</w:t>
        </w:r>
      </w:ins>
      <w:ins w:id="1459" w:author="lv-xyr" w:date="2019-02-21T22:11:50Z">
        <w:r>
          <w:rPr>
            <w:rFonts w:hint="eastAsia" w:ascii="Times New Roman" w:hAnsi="Times New Roman" w:cs="Times New Roman"/>
          </w:rPr>
          <w:t xml:space="preserve"> the</w:t>
        </w:r>
      </w:ins>
      <w:ins w:id="1460" w:author="lv-xyr" w:date="2019-02-21T22:11:27Z">
        <w:r>
          <w:rPr>
            <w:rFonts w:hint="eastAsia" w:ascii="Times New Roman" w:hAnsi="Times New Roman" w:cs="Times New Roman"/>
          </w:rPr>
          <w:t xml:space="preserve"> </w:t>
        </w:r>
      </w:ins>
      <w:r>
        <w:rPr>
          <w:rFonts w:hint="eastAsia" w:ascii="Times New Roman" w:hAnsi="Times New Roman" w:cs="Times New Roman"/>
        </w:rPr>
        <w:t>simulate</w:t>
      </w:r>
      <w:ins w:id="1461" w:author="lv-xyr" w:date="2019-02-21T22:11:52Z">
        <w:r>
          <w:rPr>
            <w:rFonts w:hint="eastAsia" w:ascii="Times New Roman" w:hAnsi="Times New Roman" w:cs="Times New Roman"/>
            <w:lang w:val="en-US" w:eastAsia="zh-CN"/>
          </w:rPr>
          <w:t>d</w:t>
        </w:r>
      </w:ins>
      <w:del w:id="1462" w:author="lv-xyr" w:date="2019-02-21T22:11:50Z">
        <w:r>
          <w:rPr>
            <w:rFonts w:hint="eastAsia" w:ascii="Times New Roman" w:hAnsi="Times New Roman" w:cs="Times New Roman"/>
          </w:rPr>
          <w:delText xml:space="preserve"> the</w:delText>
        </w:r>
      </w:del>
      <w:r>
        <w:rPr>
          <w:rFonts w:hint="eastAsia" w:ascii="Times New Roman" w:hAnsi="Times New Roman" w:cs="Times New Roman"/>
        </w:rPr>
        <w:t xml:space="preserve"> heating rate </w:t>
      </w:r>
      <w:ins w:id="1463" w:author="lv-xyr" w:date="2019-02-21T22:12:25Z">
        <w:r>
          <w:rPr>
            <w:rFonts w:hint="eastAsia" w:ascii="Times New Roman" w:hAnsi="Times New Roman" w:cs="Times New Roman"/>
            <w:lang w:val="en-US" w:eastAsia="zh-CN"/>
          </w:rPr>
          <w:t>w</w:t>
        </w:r>
      </w:ins>
      <w:ins w:id="1464" w:author="lv-xyr" w:date="2019-02-21T22:12:26Z">
        <w:r>
          <w:rPr>
            <w:rFonts w:hint="eastAsia" w:ascii="Times New Roman" w:hAnsi="Times New Roman" w:cs="Times New Roman"/>
            <w:lang w:val="en-US" w:eastAsia="zh-CN"/>
          </w:rPr>
          <w:t>as</w:t>
        </w:r>
      </w:ins>
      <w:ins w:id="1465" w:author="lv-xyr" w:date="2019-02-21T22:12:27Z">
        <w:r>
          <w:rPr>
            <w:rFonts w:hint="eastAsia" w:ascii="Times New Roman" w:hAnsi="Times New Roman" w:cs="Times New Roman"/>
            <w:lang w:val="en-US" w:eastAsia="zh-CN"/>
          </w:rPr>
          <w:t xml:space="preserve"> </w:t>
        </w:r>
      </w:ins>
      <w:r>
        <w:rPr>
          <w:rFonts w:hint="eastAsia" w:ascii="Times New Roman" w:hAnsi="Times New Roman" w:cs="Times New Roman"/>
        </w:rPr>
        <w:t>at 25K/ps</w:t>
      </w:r>
      <w:del w:id="1466" w:author="lv-xyr" w:date="2019-02-21T22:12:30Z">
        <w:r>
          <w:rPr>
            <w:rFonts w:hint="eastAsia" w:ascii="Times New Roman" w:hAnsi="Times New Roman" w:cs="Times New Roman"/>
            <w:lang w:val="en-US"/>
          </w:rPr>
          <w:delText xml:space="preserve"> under normal pressure, and</w:delText>
        </w:r>
      </w:del>
      <w:ins w:id="1467" w:author="lv-xyr" w:date="2019-02-21T22:12:30Z">
        <w:r>
          <w:rPr>
            <w:rFonts w:hint="eastAsia" w:ascii="Times New Roman" w:hAnsi="Times New Roman" w:cs="Times New Roman"/>
            <w:lang w:val="en-US" w:eastAsia="zh-CN"/>
          </w:rPr>
          <w:t>,</w:t>
        </w:r>
      </w:ins>
      <w:r>
        <w:rPr>
          <w:rFonts w:hint="eastAsia" w:ascii="Times New Roman" w:hAnsi="Times New Roman" w:cs="Times New Roman"/>
        </w:rPr>
        <w:t xml:space="preserve"> </w:t>
      </w:r>
      <w:ins w:id="1468" w:author="lv-xyr" w:date="2019-02-21T22:12:57Z">
        <w:r>
          <w:rPr>
            <w:rFonts w:hint="eastAsia" w:ascii="Times New Roman" w:hAnsi="Times New Roman" w:cs="Times New Roman"/>
            <w:lang w:val="en-US" w:eastAsia="zh-CN"/>
          </w:rPr>
          <w:t>m</w:t>
        </w:r>
      </w:ins>
      <w:ins w:id="1469" w:author="lv-xyr" w:date="2019-02-21T22:12:58Z">
        <w:r>
          <w:rPr>
            <w:rFonts w:hint="eastAsia" w:ascii="Times New Roman" w:hAnsi="Times New Roman" w:cs="Times New Roman"/>
            <w:lang w:val="en-US" w:eastAsia="zh-CN"/>
          </w:rPr>
          <w:t>aking</w:t>
        </w:r>
      </w:ins>
      <w:del w:id="1470" w:author="lv-xyr" w:date="2019-02-21T22:12:45Z">
        <w:r>
          <w:rPr>
            <w:rFonts w:hint="eastAsia" w:ascii="Times New Roman" w:hAnsi="Times New Roman" w:cs="Times New Roman"/>
          </w:rPr>
          <w:delText>increase</w:delText>
        </w:r>
      </w:del>
      <w:r>
        <w:rPr>
          <w:rFonts w:hint="eastAsia" w:ascii="Times New Roman" w:hAnsi="Times New Roman" w:cs="Times New Roman"/>
        </w:rPr>
        <w:t xml:space="preserve"> the temperature </w:t>
      </w:r>
      <w:ins w:id="1471" w:author="lv-xyr" w:date="2019-02-21T22:35:53Z">
        <w:r>
          <w:rPr>
            <w:rFonts w:hint="eastAsia" w:ascii="Times New Roman" w:hAnsi="Times New Roman" w:cs="Times New Roman"/>
            <w:lang w:val="en-US" w:eastAsia="zh-CN"/>
          </w:rPr>
          <w:t>get</w:t>
        </w:r>
      </w:ins>
      <w:ins w:id="1472" w:author="lv-xyr" w:date="2019-02-21T22:35:54Z">
        <w:r>
          <w:rPr>
            <w:rFonts w:hint="eastAsia" w:ascii="Times New Roman" w:hAnsi="Times New Roman" w:cs="Times New Roman"/>
            <w:lang w:val="en-US" w:eastAsia="zh-CN"/>
          </w:rPr>
          <w:t xml:space="preserve"> </w:t>
        </w:r>
      </w:ins>
      <w:ins w:id="1473" w:author="lv-xyr" w:date="2019-02-21T22:36:10Z">
        <w:r>
          <w:rPr>
            <w:rFonts w:hint="eastAsia" w:ascii="Times New Roman" w:hAnsi="Times New Roman" w:cs="Times New Roman"/>
            <w:lang w:val="en-US" w:eastAsia="zh-CN"/>
          </w:rPr>
          <w:t>r</w:t>
        </w:r>
      </w:ins>
      <w:ins w:id="1474" w:author="lv-xyr" w:date="2019-02-21T22:36:11Z">
        <w:r>
          <w:rPr>
            <w:rFonts w:hint="eastAsia" w:ascii="Times New Roman" w:hAnsi="Times New Roman" w:cs="Times New Roman"/>
            <w:lang w:val="en-US" w:eastAsia="zh-CN"/>
          </w:rPr>
          <w:t>aised</w:t>
        </w:r>
      </w:ins>
      <w:ins w:id="1475" w:author="lv-xyr" w:date="2019-02-21T22:12:47Z">
        <w:r>
          <w:rPr>
            <w:rFonts w:hint="eastAsia" w:ascii="Times New Roman" w:hAnsi="Times New Roman" w:cs="Times New Roman"/>
            <w:lang w:val="en-US" w:eastAsia="zh-CN"/>
          </w:rPr>
          <w:t xml:space="preserve"> </w:t>
        </w:r>
      </w:ins>
      <w:r>
        <w:rPr>
          <w:rFonts w:hint="eastAsia" w:ascii="Times New Roman" w:hAnsi="Times New Roman" w:cs="Times New Roman"/>
        </w:rPr>
        <w:t>from 297K to 3000K</w:t>
      </w:r>
      <w:del w:id="1476" w:author="lv-xyr" w:date="2019-02-21T22:38:04Z">
        <w:r>
          <w:rPr>
            <w:rFonts w:hint="eastAsia" w:ascii="Times New Roman" w:hAnsi="Times New Roman" w:cs="Times New Roman"/>
            <w:lang w:val="en-US"/>
          </w:rPr>
          <w:delText>.</w:delText>
        </w:r>
      </w:del>
      <w:ins w:id="1477" w:author="lv-xyr" w:date="2019-02-21T22:38:25Z">
        <w:r>
          <w:rPr>
            <w:rFonts w:hint="eastAsia" w:ascii="Times New Roman" w:hAnsi="Times New Roman" w:cs="Times New Roman"/>
            <w:lang w:val="en-US" w:eastAsia="zh-CN"/>
          </w:rPr>
          <w:t>,</w:t>
        </w:r>
      </w:ins>
      <w:r>
        <w:rPr>
          <w:rFonts w:hint="eastAsia" w:ascii="Times New Roman" w:hAnsi="Times New Roman" w:cs="Times New Roman"/>
        </w:rPr>
        <w:t xml:space="preserve"> </w:t>
      </w:r>
      <w:del w:id="1478" w:author="lv-xyr" w:date="2019-02-21T22:38:44Z">
        <w:r>
          <w:rPr>
            <w:rFonts w:hint="eastAsia" w:ascii="Times New Roman" w:hAnsi="Times New Roman" w:cs="Times New Roman"/>
            <w:lang w:val="en-US"/>
          </w:rPr>
          <w:delText>The</w:delText>
        </w:r>
      </w:del>
      <w:ins w:id="1479" w:author="lv-xyr" w:date="2019-02-21T22:38:44Z">
        <w:r>
          <w:rPr>
            <w:rFonts w:hint="eastAsia" w:ascii="Times New Roman" w:hAnsi="Times New Roman" w:cs="Times New Roman"/>
            <w:lang w:val="en-US" w:eastAsia="zh-CN"/>
          </w:rPr>
          <w:t>wi</w:t>
        </w:r>
      </w:ins>
      <w:ins w:id="1480" w:author="lv-xyr" w:date="2019-02-21T22:38:45Z">
        <w:r>
          <w:rPr>
            <w:rFonts w:hint="eastAsia" w:ascii="Times New Roman" w:hAnsi="Times New Roman" w:cs="Times New Roman"/>
            <w:lang w:val="en-US" w:eastAsia="zh-CN"/>
          </w:rPr>
          <w:t>th</w:t>
        </w:r>
      </w:ins>
      <w:ins w:id="1481" w:author="lv-xyr" w:date="2019-02-21T22:16:25Z">
        <w:r>
          <w:rPr>
            <w:rFonts w:hint="eastAsia" w:ascii="Times New Roman" w:hAnsi="Times New Roman" w:cs="Times New Roman"/>
            <w:lang w:val="en-US" w:eastAsia="zh-CN"/>
          </w:rPr>
          <w:t xml:space="preserve"> time</w:t>
        </w:r>
      </w:ins>
      <w:ins w:id="1482" w:author="lv-xyr" w:date="2019-02-21T22:16:26Z">
        <w:r>
          <w:rPr>
            <w:rFonts w:hint="eastAsia" w:ascii="Times New Roman" w:hAnsi="Times New Roman" w:cs="Times New Roman"/>
            <w:lang w:val="en-US" w:eastAsia="zh-CN"/>
          </w:rPr>
          <w:t xml:space="preserve"> s</w:t>
        </w:r>
      </w:ins>
      <w:ins w:id="1483" w:author="lv-xyr" w:date="2019-02-21T22:16:27Z">
        <w:r>
          <w:rPr>
            <w:rFonts w:hint="eastAsia" w:ascii="Times New Roman" w:hAnsi="Times New Roman" w:cs="Times New Roman"/>
            <w:lang w:val="en-US" w:eastAsia="zh-CN"/>
          </w:rPr>
          <w:t>tep</w:t>
        </w:r>
      </w:ins>
      <w:del w:id="1484" w:author="lv-xyr" w:date="2019-02-21T22:16:31Z">
        <w:r>
          <w:rPr>
            <w:rFonts w:hint="eastAsia" w:ascii="Times New Roman" w:hAnsi="Times New Roman" w:cs="Times New Roman"/>
            <w:lang w:val="en-US"/>
          </w:rPr>
          <w:delText xml:space="preserve"> length is</w:delText>
        </w:r>
      </w:del>
      <w:ins w:id="1485" w:author="lv-xyr" w:date="2019-02-21T22:16:31Z">
        <w:r>
          <w:rPr>
            <w:rFonts w:hint="eastAsia" w:ascii="Times New Roman" w:hAnsi="Times New Roman" w:cs="Times New Roman"/>
            <w:lang w:val="en-US" w:eastAsia="zh-CN"/>
          </w:rPr>
          <w:t>,</w:t>
        </w:r>
      </w:ins>
      <w:r>
        <w:rPr>
          <w:rFonts w:hint="eastAsia" w:ascii="Times New Roman" w:hAnsi="Times New Roman" w:cs="Times New Roman"/>
        </w:rPr>
        <w:t xml:space="preserve"> 0.25fs</w:t>
      </w:r>
      <w:del w:id="1486" w:author="lv-xyr" w:date="2019-02-21T22:16:34Z">
        <w:r>
          <w:rPr>
            <w:rFonts w:hint="eastAsia" w:ascii="Times New Roman" w:hAnsi="Times New Roman" w:cs="Times New Roman"/>
            <w:lang w:val="en-US"/>
          </w:rPr>
          <w:delText>,</w:delText>
        </w:r>
      </w:del>
      <w:ins w:id="1487" w:author="lv-xyr" w:date="2019-02-21T22:16:34Z">
        <w:r>
          <w:rPr>
            <w:rFonts w:hint="eastAsia" w:ascii="Times New Roman" w:hAnsi="Times New Roman" w:cs="Times New Roman"/>
            <w:lang w:val="en-US" w:eastAsia="zh-CN"/>
          </w:rPr>
          <w:t xml:space="preserve"> </w:t>
        </w:r>
      </w:ins>
      <w:ins w:id="1488" w:author="lv-xyr" w:date="2019-02-21T22:16:35Z">
        <w:r>
          <w:rPr>
            <w:rFonts w:hint="eastAsia" w:ascii="Times New Roman" w:hAnsi="Times New Roman" w:cs="Times New Roman"/>
            <w:lang w:val="en-US" w:eastAsia="zh-CN"/>
          </w:rPr>
          <w:t>and</w:t>
        </w:r>
      </w:ins>
      <w:r>
        <w:rPr>
          <w:rFonts w:hint="eastAsia" w:ascii="Times New Roman" w:hAnsi="Times New Roman" w:cs="Times New Roman"/>
        </w:rPr>
        <w:t xml:space="preserve"> </w:t>
      </w:r>
      <w:del w:id="1489" w:author="lv-xyr" w:date="2019-02-21T22:16:40Z">
        <w:r>
          <w:rPr>
            <w:rFonts w:hint="eastAsia" w:ascii="Times New Roman" w:hAnsi="Times New Roman" w:cs="Times New Roman"/>
          </w:rPr>
          <w:delText xml:space="preserve">the </w:delText>
        </w:r>
      </w:del>
      <w:r>
        <w:rPr>
          <w:rFonts w:hint="eastAsia" w:ascii="Times New Roman" w:hAnsi="Times New Roman" w:cs="Times New Roman"/>
        </w:rPr>
        <w:t>reaction field</w:t>
      </w:r>
      <w:del w:id="1490" w:author="lv-xyr" w:date="2019-02-21T22:16:45Z">
        <w:r>
          <w:rPr>
            <w:rFonts w:hint="eastAsia" w:ascii="Times New Roman" w:hAnsi="Times New Roman" w:cs="Times New Roman"/>
            <w:lang w:val="en-US"/>
          </w:rPr>
          <w:delText xml:space="preserve"> is</w:delText>
        </w:r>
      </w:del>
      <w:ins w:id="1491" w:author="lv-xyr" w:date="2019-02-21T22:16:45Z">
        <w:r>
          <w:rPr>
            <w:rFonts w:hint="eastAsia" w:ascii="Times New Roman" w:hAnsi="Times New Roman" w:cs="Times New Roman"/>
            <w:lang w:val="en-US" w:eastAsia="zh-CN"/>
          </w:rPr>
          <w:t>,</w:t>
        </w:r>
      </w:ins>
      <w:r>
        <w:rPr>
          <w:rFonts w:hint="eastAsia" w:ascii="Times New Roman" w:hAnsi="Times New Roman" w:cs="Times New Roman"/>
        </w:rPr>
        <w:t xml:space="preserve"> HE.ff, </w:t>
      </w:r>
      <w:del w:id="1492" w:author="lv-xyr" w:date="2019-02-21T22:17:15Z">
        <w:r>
          <w:rPr>
            <w:rFonts w:hint="eastAsia" w:ascii="Times New Roman" w:hAnsi="Times New Roman" w:cs="Times New Roman"/>
            <w:lang w:val="en-US"/>
          </w:rPr>
          <w:delText>and the thermal</w:delText>
        </w:r>
      </w:del>
      <w:ins w:id="1493" w:author="lv-xyr" w:date="2019-02-21T22:17:15Z">
        <w:r>
          <w:rPr>
            <w:rFonts w:hint="eastAsia" w:ascii="Times New Roman" w:hAnsi="Times New Roman" w:cs="Times New Roman"/>
            <w:lang w:val="en-US" w:eastAsia="zh-CN"/>
          </w:rPr>
          <w:t>heat</w:t>
        </w:r>
      </w:ins>
      <w:r>
        <w:rPr>
          <w:rFonts w:hint="eastAsia" w:ascii="Times New Roman" w:hAnsi="Times New Roman" w:cs="Times New Roman"/>
        </w:rPr>
        <w:t xml:space="preserve"> reactivity simulation of the macromolecule </w:t>
      </w:r>
      <w:del w:id="1494" w:author="lv-xyr" w:date="2019-02-21T23:11:03Z">
        <w:r>
          <w:rPr>
            <w:rFonts w:hint="eastAsia" w:ascii="Times New Roman" w:hAnsi="Times New Roman" w:cs="Times New Roman"/>
            <w:lang w:val="en-US"/>
          </w:rPr>
          <w:delText>i</w:delText>
        </w:r>
      </w:del>
      <w:ins w:id="1495" w:author="lv-xyr" w:date="2019-02-21T23:11:03Z">
        <w:r>
          <w:rPr>
            <w:rFonts w:hint="eastAsia" w:ascii="Times New Roman" w:hAnsi="Times New Roman" w:cs="Times New Roman"/>
            <w:lang w:val="en-US" w:eastAsia="zh-CN"/>
          </w:rPr>
          <w:t>wa</w:t>
        </w:r>
      </w:ins>
      <w:r>
        <w:rPr>
          <w:rFonts w:hint="eastAsia" w:ascii="Times New Roman" w:hAnsi="Times New Roman" w:cs="Times New Roman"/>
        </w:rPr>
        <w:t xml:space="preserve">s calculated, and finally the molecular dynamics parameters of the model and the reaction relationship between the chemical bonds </w:t>
      </w:r>
      <w:del w:id="1496" w:author="lv-xyr" w:date="2019-02-21T23:11:10Z">
        <w:r>
          <w:rPr>
            <w:rFonts w:hint="eastAsia" w:ascii="Times New Roman" w:hAnsi="Times New Roman" w:cs="Times New Roman"/>
            <w:lang w:val="en-US"/>
          </w:rPr>
          <w:delText>a</w:delText>
        </w:r>
      </w:del>
      <w:ins w:id="1497" w:author="lv-xyr" w:date="2019-02-21T23:11:10Z">
        <w:r>
          <w:rPr>
            <w:rFonts w:hint="eastAsia" w:ascii="Times New Roman" w:hAnsi="Times New Roman" w:cs="Times New Roman"/>
            <w:lang w:val="en-US" w:eastAsia="zh-CN"/>
          </w:rPr>
          <w:t>we</w:t>
        </w:r>
      </w:ins>
      <w:r>
        <w:rPr>
          <w:rFonts w:hint="eastAsia" w:ascii="Times New Roman" w:hAnsi="Times New Roman" w:cs="Times New Roman"/>
        </w:rPr>
        <w:t>re obtained.</w:t>
      </w:r>
    </w:p>
    <w:p>
      <w:pPr>
        <w:spacing w:line="312" w:lineRule="exact"/>
        <w:ind w:firstLine="420" w:firstLineChars="200"/>
        <w:rPr>
          <w:rFonts w:ascii="Times New Roman" w:hAnsi="Times New Roman" w:cs="Times New Roman"/>
        </w:r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rPr>
        <w:t>煤分子团热解模拟：本次热解模拟在单个分子热解模拟的基础上，同样采用Velocity Verlet+Berendsen系综，在边长5nm·5nm·5nm 的lattice中随机放入5个优化过后的东曲2号煤大分子结构模型，对此体系进行能量最低化模拟(图7)，模拟热解前设置模拟步数为400000steps，在常压下模拟升温速率为</w:t>
      </w:r>
      <w:r>
        <w:rPr>
          <w:rFonts w:hint="eastAsia" w:ascii="Times New Roman" w:hAnsi="Times New Roman" w:cs="Times New Roman"/>
          <w:szCs w:val="21"/>
        </w:rPr>
        <w:t>25K/ps</w:t>
      </w:r>
      <w:r>
        <w:rPr>
          <w:rFonts w:ascii="Times New Roman" w:hAnsi="Times New Roman" w:cs="Times New Roman"/>
          <w:szCs w:val="21"/>
        </w:rPr>
        <w:t>，从</w:t>
      </w:r>
      <w:r>
        <w:rPr>
          <w:rFonts w:hint="eastAsia" w:ascii="Times New Roman" w:hAnsi="Times New Roman" w:cs="Times New Roman"/>
          <w:szCs w:val="21"/>
        </w:rPr>
        <w:t>297K升温至</w:t>
      </w:r>
      <w:r>
        <w:rPr>
          <w:rFonts w:ascii="Times New Roman" w:hAnsi="Times New Roman" w:cs="Times New Roman"/>
          <w:szCs w:val="21"/>
        </w:rPr>
        <w:t>3000K，时间步长为0.25fs，反应力场为HE.ff，对分子团进行热反应性模拟计算。</w:t>
      </w:r>
    </w:p>
    <w:p>
      <w:pPr>
        <w:spacing w:line="312" w:lineRule="exact"/>
        <w:ind w:firstLine="420" w:firstLineChars="200"/>
        <w:rPr>
          <w:rFonts w:ascii="Times New Roman" w:hAnsi="Times New Roman" w:cs="Times New Roman"/>
        </w:rPr>
      </w:pPr>
      <w:r>
        <w:rPr>
          <w:rFonts w:hint="eastAsia" w:ascii="Times New Roman" w:hAnsi="Times New Roman" w:cs="Times New Roman"/>
        </w:rPr>
        <w:t xml:space="preserve">Coal molecular group pyrolysis simulation: </w:t>
      </w:r>
      <w:ins w:id="1498" w:author="lv-xyr" w:date="2019-02-21T22:23:21Z">
        <w:r>
          <w:rPr>
            <w:rFonts w:hint="eastAsia" w:ascii="Times New Roman" w:hAnsi="Times New Roman" w:cs="Times New Roman"/>
            <w:lang w:val="en-US" w:eastAsia="zh-CN"/>
          </w:rPr>
          <w:t>B</w:t>
        </w:r>
      </w:ins>
      <w:ins w:id="1499" w:author="lv-xyr" w:date="2019-02-21T22:23:21Z">
        <w:r>
          <w:rPr>
            <w:rFonts w:hint="eastAsia" w:ascii="Times New Roman" w:hAnsi="Times New Roman" w:cs="Times New Roman"/>
          </w:rPr>
          <w:t>ased on</w:t>
        </w:r>
      </w:ins>
      <w:ins w:id="1500" w:author="lv-xyr" w:date="2019-02-21T22:24:08Z">
        <w:r>
          <w:rPr>
            <w:rFonts w:hint="eastAsia" w:ascii="Times New Roman" w:hAnsi="Times New Roman" w:cs="Times New Roman"/>
          </w:rPr>
          <w:t xml:space="preserve"> single molecular</w:t>
        </w:r>
      </w:ins>
      <w:del w:id="1501" w:author="lv-xyr" w:date="2019-02-21T22:23:27Z">
        <w:r>
          <w:rPr>
            <w:rFonts w:hint="eastAsia" w:ascii="Times New Roman" w:hAnsi="Times New Roman" w:cs="Times New Roman"/>
          </w:rPr>
          <w:delText>This</w:delText>
        </w:r>
      </w:del>
      <w:r>
        <w:rPr>
          <w:rFonts w:hint="eastAsia" w:ascii="Times New Roman" w:hAnsi="Times New Roman" w:cs="Times New Roman"/>
        </w:rPr>
        <w:t xml:space="preserve"> pyrolysis simulation</w:t>
      </w:r>
      <w:ins w:id="1502" w:author="lv-xyr" w:date="2019-02-21T22:24:12Z">
        <w:r>
          <w:rPr>
            <w:rFonts w:hint="eastAsia" w:ascii="Times New Roman" w:hAnsi="Times New Roman" w:cs="Times New Roman"/>
            <w:lang w:val="en-US" w:eastAsia="zh-CN"/>
          </w:rPr>
          <w:t>,</w:t>
        </w:r>
      </w:ins>
      <w:del w:id="1503" w:author="lv-xyr" w:date="2019-02-21T22:27:28Z">
        <w:r>
          <w:rPr>
            <w:rFonts w:hint="eastAsia" w:ascii="Times New Roman" w:hAnsi="Times New Roman" w:cs="Times New Roman"/>
          </w:rPr>
          <w:delText xml:space="preserve"> </w:delText>
        </w:r>
      </w:del>
      <w:del w:id="1504" w:author="lv-xyr" w:date="2019-02-21T22:27:28Z">
        <w:r>
          <w:rPr>
            <w:rFonts w:hint="eastAsia" w:ascii="Times New Roman" w:hAnsi="Times New Roman" w:cs="Times New Roman"/>
            <w:lang w:val="en-US"/>
          </w:rPr>
          <w:delText>is based on a single molecular pyrolysis simulation,</w:delText>
        </w:r>
      </w:del>
      <w:del w:id="1505" w:author="lv-xyr" w:date="2019-02-21T22:27:28Z">
        <w:r>
          <w:rPr>
            <w:rFonts w:hint="eastAsia" w:ascii="Times New Roman" w:hAnsi="Times New Roman" w:cs="Times New Roman"/>
          </w:rPr>
          <w:delText xml:space="preserve"> also u</w:delText>
        </w:r>
      </w:del>
      <w:del w:id="1506" w:author="lv-xyr" w:date="2019-02-21T22:27:28Z">
        <w:r>
          <w:rPr>
            <w:rFonts w:hint="eastAsia" w:ascii="Times New Roman" w:hAnsi="Times New Roman" w:cs="Times New Roman"/>
            <w:lang w:val="en-US"/>
          </w:rPr>
          <w:delText>sing</w:delText>
        </w:r>
      </w:del>
      <w:r>
        <w:rPr>
          <w:rFonts w:hint="eastAsia" w:ascii="Times New Roman" w:hAnsi="Times New Roman" w:cs="Times New Roman"/>
        </w:rPr>
        <w:t xml:space="preserve"> Velocity Verlet+Berendsen ensemble</w:t>
      </w:r>
      <w:ins w:id="1507" w:author="lv-xyr" w:date="2019-02-21T22:27:28Z">
        <w:r>
          <w:rPr>
            <w:rFonts w:hint="eastAsia" w:ascii="Times New Roman" w:hAnsi="Times New Roman" w:cs="Times New Roman"/>
          </w:rPr>
          <w:t xml:space="preserve"> </w:t>
        </w:r>
      </w:ins>
      <w:ins w:id="1508" w:author="lv-xyr" w:date="2019-02-21T22:27:28Z">
        <w:r>
          <w:rPr>
            <w:rFonts w:hint="eastAsia" w:ascii="Times New Roman" w:hAnsi="Times New Roman" w:cs="Times New Roman"/>
            <w:lang w:val="en-US" w:eastAsia="zh-CN"/>
          </w:rPr>
          <w:t>was</w:t>
        </w:r>
      </w:ins>
      <w:ins w:id="1509" w:author="lv-xyr" w:date="2019-02-21T22:27:28Z">
        <w:r>
          <w:rPr>
            <w:rFonts w:hint="eastAsia" w:ascii="Times New Roman" w:hAnsi="Times New Roman" w:cs="Times New Roman"/>
          </w:rPr>
          <w:t xml:space="preserve"> also u</w:t>
        </w:r>
      </w:ins>
      <w:ins w:id="1510" w:author="lv-xyr" w:date="2019-02-21T22:27:34Z">
        <w:r>
          <w:rPr>
            <w:rFonts w:hint="eastAsia" w:ascii="Times New Roman" w:hAnsi="Times New Roman" w:cs="Times New Roman"/>
            <w:lang w:val="en-US" w:eastAsia="zh-CN"/>
          </w:rPr>
          <w:t>s</w:t>
        </w:r>
      </w:ins>
      <w:ins w:id="1511" w:author="lv-xyr" w:date="2019-02-21T22:27:28Z">
        <w:r>
          <w:rPr>
            <w:rFonts w:hint="eastAsia" w:ascii="Times New Roman" w:hAnsi="Times New Roman" w:cs="Times New Roman"/>
            <w:lang w:val="en-US" w:eastAsia="zh-CN"/>
          </w:rPr>
          <w:t>ed</w:t>
        </w:r>
      </w:ins>
      <w:del w:id="1512" w:author="lv-xyr" w:date="2019-02-21T22:27:46Z">
        <w:r>
          <w:rPr>
            <w:rFonts w:hint="eastAsia" w:ascii="Times New Roman" w:hAnsi="Times New Roman" w:cs="Times New Roman"/>
            <w:lang w:val="en-US"/>
          </w:rPr>
          <w:delText>,</w:delText>
        </w:r>
      </w:del>
      <w:ins w:id="1513" w:author="lv-xyr" w:date="2019-02-21T22:27:46Z">
        <w:r>
          <w:rPr>
            <w:rFonts w:hint="eastAsia" w:ascii="Times New Roman" w:hAnsi="Times New Roman" w:cs="Times New Roman"/>
            <w:lang w:val="en-US" w:eastAsia="zh-CN"/>
          </w:rPr>
          <w:t>.</w:t>
        </w:r>
      </w:ins>
      <w:ins w:id="1514" w:author="lv-xyr" w:date="2019-02-21T22:27:49Z">
        <w:r>
          <w:rPr>
            <w:rFonts w:hint="eastAsia" w:ascii="Times New Roman" w:hAnsi="Times New Roman" w:cs="Times New Roman"/>
            <w:lang w:val="en-US" w:eastAsia="zh-CN"/>
          </w:rPr>
          <w:t xml:space="preserve"> </w:t>
        </w:r>
      </w:ins>
      <w:ins w:id="1515" w:author="lv-xyr" w:date="2019-02-21T22:27:51Z">
        <w:r>
          <w:rPr>
            <w:rFonts w:hint="eastAsia" w:ascii="Times New Roman" w:hAnsi="Times New Roman" w:cs="Times New Roman"/>
            <w:lang w:val="en-US" w:eastAsia="zh-CN"/>
          </w:rPr>
          <w:t>The</w:t>
        </w:r>
      </w:ins>
      <w:ins w:id="1516" w:author="lv-xyr" w:date="2019-02-21T22:27:52Z">
        <w:r>
          <w:rPr>
            <w:rFonts w:hint="eastAsia" w:ascii="Times New Roman" w:hAnsi="Times New Roman" w:cs="Times New Roman"/>
            <w:lang w:val="en-US" w:eastAsia="zh-CN"/>
          </w:rPr>
          <w:t>n</w:t>
        </w:r>
      </w:ins>
      <w:ins w:id="1517" w:author="lv-xyr" w:date="2019-02-21T22:28:02Z">
        <w:r>
          <w:rPr>
            <w:rFonts w:hint="eastAsia" w:ascii="Times New Roman" w:hAnsi="Times New Roman" w:cs="Times New Roman"/>
          </w:rPr>
          <w:t xml:space="preserve"> 5 optimized </w:t>
        </w:r>
      </w:ins>
      <w:ins w:id="1518" w:author="lv-xyr" w:date="2019-02-21T22:29:02Z">
        <w:r>
          <w:rPr>
            <w:rFonts w:hint="eastAsia" w:ascii="Times New Roman" w:hAnsi="Times New Roman" w:cs="Times New Roman"/>
          </w:rPr>
          <w:t>No.2 Dongqu coal</w:t>
        </w:r>
      </w:ins>
      <w:ins w:id="1519" w:author="lv-xyr" w:date="2019-02-21T22:29:02Z">
        <w:r>
          <w:rPr>
            <w:rFonts w:hint="eastAsia" w:ascii="Times New Roman" w:hAnsi="Times New Roman" w:cs="Times New Roman"/>
            <w:lang w:val="en-US" w:eastAsia="zh-CN"/>
          </w:rPr>
          <w:t xml:space="preserve"> </w:t>
        </w:r>
      </w:ins>
      <w:ins w:id="1520" w:author="lv-xyr" w:date="2019-02-21T22:28:02Z">
        <w:r>
          <w:rPr>
            <w:rFonts w:hint="eastAsia" w:ascii="Times New Roman" w:hAnsi="Times New Roman" w:cs="Times New Roman"/>
          </w:rPr>
          <w:t xml:space="preserve">macromolecular structure model </w:t>
        </w:r>
      </w:ins>
      <w:ins w:id="1521" w:author="lv-xyr" w:date="2019-02-21T22:28:06Z">
        <w:r>
          <w:rPr>
            <w:rFonts w:hint="eastAsia" w:ascii="Times New Roman" w:hAnsi="Times New Roman" w:cs="Times New Roman"/>
            <w:lang w:val="en-US" w:eastAsia="zh-CN"/>
          </w:rPr>
          <w:t>we</w:t>
        </w:r>
      </w:ins>
      <w:ins w:id="1522" w:author="lv-xyr" w:date="2019-02-21T22:28:07Z">
        <w:r>
          <w:rPr>
            <w:rFonts w:hint="eastAsia" w:ascii="Times New Roman" w:hAnsi="Times New Roman" w:cs="Times New Roman"/>
            <w:lang w:val="en-US" w:eastAsia="zh-CN"/>
          </w:rPr>
          <w:t>re</w:t>
        </w:r>
      </w:ins>
      <w:r>
        <w:rPr>
          <w:rFonts w:hint="eastAsia" w:ascii="Times New Roman" w:hAnsi="Times New Roman" w:cs="Times New Roman"/>
        </w:rPr>
        <w:t xml:space="preserve"> randomly p</w:t>
      </w:r>
      <w:del w:id="1523" w:author="lv-xyr" w:date="2019-02-21T22:28:12Z">
        <w:r>
          <w:rPr>
            <w:rFonts w:hint="eastAsia" w:ascii="Times New Roman" w:hAnsi="Times New Roman" w:cs="Times New Roman"/>
            <w:lang w:val="en-US"/>
          </w:rPr>
          <w:delText>laced</w:delText>
        </w:r>
      </w:del>
      <w:ins w:id="1524" w:author="lv-xyr" w:date="2019-02-21T22:28:12Z">
        <w:r>
          <w:rPr>
            <w:rFonts w:hint="eastAsia" w:ascii="Times New Roman" w:hAnsi="Times New Roman" w:cs="Times New Roman"/>
            <w:lang w:val="en-US" w:eastAsia="zh-CN"/>
          </w:rPr>
          <w:t>u</w:t>
        </w:r>
      </w:ins>
      <w:ins w:id="1525" w:author="lv-xyr" w:date="2019-02-21T22:28:13Z">
        <w:r>
          <w:rPr>
            <w:rFonts w:hint="eastAsia" w:ascii="Times New Roman" w:hAnsi="Times New Roman" w:cs="Times New Roman"/>
            <w:lang w:val="en-US" w:eastAsia="zh-CN"/>
          </w:rPr>
          <w:t>t</w:t>
        </w:r>
      </w:ins>
      <w:r>
        <w:rPr>
          <w:rFonts w:hint="eastAsia" w:ascii="Times New Roman" w:hAnsi="Times New Roman" w:cs="Times New Roman"/>
        </w:rPr>
        <w:t xml:space="preserve"> in the lattice </w:t>
      </w:r>
      <w:del w:id="1526" w:author="lv-xyr" w:date="2019-02-21T22:28:19Z">
        <w:r>
          <w:rPr>
            <w:rFonts w:hint="eastAsia" w:ascii="Times New Roman" w:hAnsi="Times New Roman" w:cs="Times New Roman"/>
            <w:lang w:val="en-US"/>
          </w:rPr>
          <w:delText>of</w:delText>
        </w:r>
      </w:del>
      <w:ins w:id="1527" w:author="lv-xyr" w:date="2019-02-21T22:28:19Z">
        <w:r>
          <w:rPr>
            <w:rFonts w:hint="eastAsia" w:ascii="Times New Roman" w:hAnsi="Times New Roman" w:cs="Times New Roman"/>
            <w:lang w:val="en-US" w:eastAsia="zh-CN"/>
          </w:rPr>
          <w:t>a</w:t>
        </w:r>
      </w:ins>
      <w:ins w:id="1528" w:author="lv-xyr" w:date="2019-02-21T22:28:20Z">
        <w:r>
          <w:rPr>
            <w:rFonts w:hint="eastAsia" w:ascii="Times New Roman" w:hAnsi="Times New Roman" w:cs="Times New Roman"/>
            <w:lang w:val="en-US" w:eastAsia="zh-CN"/>
          </w:rPr>
          <w:t>t</w:t>
        </w:r>
      </w:ins>
      <w:ins w:id="1529" w:author="lv-xyr" w:date="2019-02-21T22:28:28Z">
        <w:r>
          <w:rPr>
            <w:rFonts w:hint="eastAsia" w:ascii="Times New Roman" w:hAnsi="Times New Roman" w:cs="Times New Roman"/>
          </w:rPr>
          <w:t xml:space="preserve"> side length</w:t>
        </w:r>
      </w:ins>
      <w:ins w:id="1530" w:author="lv-xyr" w:date="2019-02-21T22:28:33Z">
        <w:r>
          <w:rPr>
            <w:rFonts w:hint="eastAsia" w:ascii="Times New Roman" w:hAnsi="Times New Roman" w:cs="Times New Roman"/>
            <w:lang w:val="en-US" w:eastAsia="zh-CN"/>
          </w:rPr>
          <w:t>,</w:t>
        </w:r>
      </w:ins>
      <w:r>
        <w:rPr>
          <w:rFonts w:hint="eastAsia" w:ascii="Times New Roman" w:hAnsi="Times New Roman" w:cs="Times New Roman"/>
        </w:rPr>
        <w:t xml:space="preserve"> 5nm·5nm·5nm</w:t>
      </w:r>
      <w:del w:id="1531" w:author="lv-xyr" w:date="2019-02-21T22:28:28Z">
        <w:r>
          <w:rPr>
            <w:rFonts w:hint="eastAsia" w:ascii="Times New Roman" w:hAnsi="Times New Roman" w:cs="Times New Roman"/>
          </w:rPr>
          <w:delText xml:space="preserve"> side length</w:delText>
        </w:r>
      </w:del>
      <w:del w:id="1532" w:author="lv-xyr" w:date="2019-02-21T22:28:02Z">
        <w:r>
          <w:rPr>
            <w:rFonts w:hint="eastAsia" w:ascii="Times New Roman" w:hAnsi="Times New Roman" w:cs="Times New Roman"/>
          </w:rPr>
          <w:delText xml:space="preserve"> 5 optimized The macromolecular structure model of Dongqu No. 2 coal</w:delText>
        </w:r>
      </w:del>
      <w:r>
        <w:rPr>
          <w:rFonts w:hint="eastAsia" w:ascii="Times New Roman" w:hAnsi="Times New Roman" w:cs="Times New Roman"/>
        </w:rPr>
        <w:t xml:space="preserve">, </w:t>
      </w:r>
      <w:ins w:id="1533" w:author="lv-xyr" w:date="2019-02-21T22:29:41Z">
        <w:r>
          <w:rPr>
            <w:rFonts w:hint="eastAsia" w:ascii="Times New Roman" w:hAnsi="Times New Roman" w:cs="Times New Roman"/>
            <w:lang w:val="en-US" w:eastAsia="zh-CN"/>
          </w:rPr>
          <w:t>and</w:t>
        </w:r>
      </w:ins>
      <w:ins w:id="1534" w:author="lv-xyr" w:date="2019-02-21T22:29:42Z">
        <w:r>
          <w:rPr>
            <w:rFonts w:hint="eastAsia" w:ascii="Times New Roman" w:hAnsi="Times New Roman" w:cs="Times New Roman"/>
            <w:lang w:val="en-US" w:eastAsia="zh-CN"/>
          </w:rPr>
          <w:t xml:space="preserve"> </w:t>
        </w:r>
      </w:ins>
      <w:r>
        <w:rPr>
          <w:rFonts w:hint="eastAsia" w:ascii="Times New Roman" w:hAnsi="Times New Roman" w:cs="Times New Roman"/>
        </w:rPr>
        <w:t>the energy minim</w:t>
      </w:r>
      <w:del w:id="1535" w:author="lv-xyr" w:date="2019-02-21T22:31:01Z">
        <w:r>
          <w:rPr>
            <w:rFonts w:hint="eastAsia" w:ascii="Times New Roman" w:hAnsi="Times New Roman" w:cs="Times New Roman"/>
            <w:lang w:val="en-US"/>
          </w:rPr>
          <w:delText>um</w:delText>
        </w:r>
      </w:del>
      <w:ins w:id="1536" w:author="lv-xyr" w:date="2019-02-21T22:31:01Z">
        <w:r>
          <w:rPr>
            <w:rFonts w:hint="eastAsia" w:ascii="Times New Roman" w:hAnsi="Times New Roman" w:cs="Times New Roman"/>
            <w:lang w:val="en-US" w:eastAsia="zh-CN"/>
          </w:rPr>
          <w:t>iz</w:t>
        </w:r>
      </w:ins>
      <w:ins w:id="1537" w:author="lv-xyr" w:date="2019-02-21T22:31:02Z">
        <w:r>
          <w:rPr>
            <w:rFonts w:hint="eastAsia" w:ascii="Times New Roman" w:hAnsi="Times New Roman" w:cs="Times New Roman"/>
            <w:lang w:val="en-US" w:eastAsia="zh-CN"/>
          </w:rPr>
          <w:t>atio</w:t>
        </w:r>
      </w:ins>
      <w:ins w:id="1538" w:author="lv-xyr" w:date="2019-02-21T22:31:03Z">
        <w:r>
          <w:rPr>
            <w:rFonts w:hint="eastAsia" w:ascii="Times New Roman" w:hAnsi="Times New Roman" w:cs="Times New Roman"/>
            <w:lang w:val="en-US" w:eastAsia="zh-CN"/>
          </w:rPr>
          <w:t>n</w:t>
        </w:r>
      </w:ins>
      <w:r>
        <w:rPr>
          <w:rFonts w:hint="eastAsia" w:ascii="Times New Roman" w:hAnsi="Times New Roman" w:cs="Times New Roman"/>
        </w:rPr>
        <w:t xml:space="preserve"> simulation</w:t>
      </w:r>
      <w:ins w:id="1539" w:author="lv-xyr" w:date="2019-02-21T22:31:17Z">
        <w:r>
          <w:rPr>
            <w:rFonts w:hint="eastAsia" w:ascii="Times New Roman" w:hAnsi="Times New Roman" w:cs="Times New Roman"/>
          </w:rPr>
          <w:t xml:space="preserve"> (Fig. 7)</w:t>
        </w:r>
      </w:ins>
      <w:r>
        <w:rPr>
          <w:rFonts w:hint="eastAsia" w:ascii="Times New Roman" w:hAnsi="Times New Roman" w:cs="Times New Roman"/>
        </w:rPr>
        <w:t xml:space="preserve"> </w:t>
      </w:r>
      <w:del w:id="1540" w:author="lv-xyr" w:date="2019-02-21T22:30:21Z">
        <w:r>
          <w:rPr>
            <w:rFonts w:hint="eastAsia" w:ascii="Times New Roman" w:hAnsi="Times New Roman" w:cs="Times New Roman"/>
            <w:lang w:val="en-US"/>
          </w:rPr>
          <w:delText>of</w:delText>
        </w:r>
      </w:del>
      <w:ins w:id="1541" w:author="lv-xyr" w:date="2019-02-21T22:30:21Z">
        <w:r>
          <w:rPr>
            <w:rFonts w:hint="eastAsia" w:ascii="Times New Roman" w:hAnsi="Times New Roman" w:cs="Times New Roman"/>
            <w:lang w:val="en-US" w:eastAsia="zh-CN"/>
          </w:rPr>
          <w:t>fo</w:t>
        </w:r>
      </w:ins>
      <w:ins w:id="1542" w:author="lv-xyr" w:date="2019-02-21T22:30:22Z">
        <w:r>
          <w:rPr>
            <w:rFonts w:hint="eastAsia" w:ascii="Times New Roman" w:hAnsi="Times New Roman" w:cs="Times New Roman"/>
            <w:lang w:val="en-US" w:eastAsia="zh-CN"/>
          </w:rPr>
          <w:t>r</w:t>
        </w:r>
      </w:ins>
      <w:r>
        <w:rPr>
          <w:rFonts w:hint="eastAsia" w:ascii="Times New Roman" w:hAnsi="Times New Roman" w:cs="Times New Roman"/>
        </w:rPr>
        <w:t xml:space="preserve"> this system</w:t>
      </w:r>
      <w:ins w:id="1543" w:author="lv-xyr" w:date="2019-02-21T22:30:29Z">
        <w:r>
          <w:rPr>
            <w:rFonts w:hint="eastAsia" w:ascii="Times New Roman" w:hAnsi="Times New Roman" w:cs="Times New Roman"/>
            <w:lang w:val="en-US" w:eastAsia="zh-CN"/>
          </w:rPr>
          <w:t xml:space="preserve"> </w:t>
        </w:r>
      </w:ins>
      <w:ins w:id="1544" w:author="lv-xyr" w:date="2019-02-21T22:30:30Z">
        <w:r>
          <w:rPr>
            <w:rFonts w:hint="eastAsia" w:ascii="Times New Roman" w:hAnsi="Times New Roman" w:cs="Times New Roman"/>
            <w:lang w:val="en-US" w:eastAsia="zh-CN"/>
          </w:rPr>
          <w:t>was</w:t>
        </w:r>
      </w:ins>
      <w:ins w:id="1545" w:author="lv-xyr" w:date="2019-02-21T22:30:31Z">
        <w:r>
          <w:rPr>
            <w:rFonts w:hint="eastAsia" w:ascii="Times New Roman" w:hAnsi="Times New Roman" w:cs="Times New Roman"/>
            <w:lang w:val="en-US" w:eastAsia="zh-CN"/>
          </w:rPr>
          <w:t xml:space="preserve"> </w:t>
        </w:r>
      </w:ins>
      <w:ins w:id="1546" w:author="lv-xyr" w:date="2019-02-21T22:30:37Z">
        <w:r>
          <w:rPr>
            <w:rFonts w:hint="eastAsia" w:ascii="Times New Roman" w:hAnsi="Times New Roman" w:cs="Times New Roman"/>
            <w:lang w:val="en-US" w:eastAsia="zh-CN"/>
          </w:rPr>
          <w:t>r</w:t>
        </w:r>
      </w:ins>
      <w:ins w:id="1547" w:author="lv-xyr" w:date="2019-02-21T22:30:38Z">
        <w:r>
          <w:rPr>
            <w:rFonts w:hint="eastAsia" w:ascii="Times New Roman" w:hAnsi="Times New Roman" w:cs="Times New Roman"/>
            <w:lang w:val="en-US" w:eastAsia="zh-CN"/>
          </w:rPr>
          <w:t>un</w:t>
        </w:r>
      </w:ins>
      <w:del w:id="1548" w:author="lv-xyr" w:date="2019-02-21T22:31:17Z">
        <w:r>
          <w:rPr>
            <w:rFonts w:hint="eastAsia" w:ascii="Times New Roman" w:hAnsi="Times New Roman" w:cs="Times New Roman"/>
          </w:rPr>
          <w:delText xml:space="preserve"> (Fig. 7)</w:delText>
        </w:r>
      </w:del>
      <w:r>
        <w:rPr>
          <w:rFonts w:hint="eastAsia" w:ascii="Times New Roman" w:hAnsi="Times New Roman" w:cs="Times New Roman"/>
        </w:rPr>
        <w:t xml:space="preserve">, </w:t>
      </w:r>
      <w:ins w:id="1549" w:author="lv-xyr" w:date="2019-02-21T22:31:40Z">
        <w:r>
          <w:rPr>
            <w:rFonts w:hint="eastAsia" w:ascii="Times New Roman" w:hAnsi="Times New Roman" w:cs="Times New Roman"/>
            <w:lang w:val="en-US" w:eastAsia="zh-CN"/>
          </w:rPr>
          <w:t>with</w:t>
        </w:r>
      </w:ins>
      <w:ins w:id="1550" w:author="lv-xyr" w:date="2019-02-21T22:31:44Z">
        <w:r>
          <w:rPr>
            <w:rFonts w:hint="eastAsia" w:ascii="Times New Roman" w:hAnsi="Times New Roman" w:cs="Times New Roman"/>
            <w:lang w:val="en-US" w:eastAsia="zh-CN"/>
          </w:rPr>
          <w:t xml:space="preserve"> </w:t>
        </w:r>
      </w:ins>
      <w:r>
        <w:rPr>
          <w:rFonts w:hint="eastAsia" w:ascii="Times New Roman" w:hAnsi="Times New Roman" w:cs="Times New Roman"/>
        </w:rPr>
        <w:t xml:space="preserve">the </w:t>
      </w:r>
      <w:ins w:id="1551" w:author="lv-xyr" w:date="2019-02-21T22:31:47Z">
        <w:r>
          <w:rPr>
            <w:rFonts w:hint="eastAsia" w:ascii="Times New Roman" w:hAnsi="Times New Roman" w:cs="Times New Roman"/>
            <w:lang w:val="en-US" w:eastAsia="zh-CN"/>
          </w:rPr>
          <w:t>set</w:t>
        </w:r>
      </w:ins>
      <w:ins w:id="1552" w:author="lv-xyr" w:date="2019-02-21T22:31:48Z">
        <w:r>
          <w:rPr>
            <w:rFonts w:hint="eastAsia" w:ascii="Times New Roman" w:hAnsi="Times New Roman" w:cs="Times New Roman"/>
            <w:lang w:val="en-US" w:eastAsia="zh-CN"/>
          </w:rPr>
          <w:t xml:space="preserve"> </w:t>
        </w:r>
      </w:ins>
      <w:r>
        <w:rPr>
          <w:rFonts w:hint="eastAsia" w:ascii="Times New Roman" w:hAnsi="Times New Roman" w:cs="Times New Roman"/>
        </w:rPr>
        <w:t>simulated step number</w:t>
      </w:r>
      <w:del w:id="1553" w:author="lv-xyr" w:date="2019-02-21T22:31:53Z">
        <w:r>
          <w:rPr>
            <w:rFonts w:hint="eastAsia" w:ascii="Times New Roman" w:hAnsi="Times New Roman" w:cs="Times New Roman"/>
            <w:lang w:val="en-US"/>
          </w:rPr>
          <w:delText xml:space="preserve"> is</w:delText>
        </w:r>
      </w:del>
      <w:ins w:id="1554" w:author="lv-xyr" w:date="2019-02-21T22:31:53Z">
        <w:r>
          <w:rPr>
            <w:rFonts w:hint="eastAsia" w:ascii="Times New Roman" w:hAnsi="Times New Roman" w:cs="Times New Roman"/>
            <w:lang w:val="en-US" w:eastAsia="zh-CN"/>
          </w:rPr>
          <w:t>,</w:t>
        </w:r>
      </w:ins>
      <w:r>
        <w:rPr>
          <w:rFonts w:hint="eastAsia" w:ascii="Times New Roman" w:hAnsi="Times New Roman" w:cs="Times New Roman"/>
        </w:rPr>
        <w:t xml:space="preserve"> 400,000</w:t>
      </w:r>
      <w:del w:id="1555" w:author="lv-xyr" w:date="2019-02-21T22:31:56Z">
        <w:r>
          <w:rPr>
            <w:rFonts w:hint="eastAsia" w:ascii="Times New Roman" w:hAnsi="Times New Roman" w:cs="Times New Roman"/>
          </w:rPr>
          <w:delText xml:space="preserve"> steps</w:delText>
        </w:r>
      </w:del>
      <w:r>
        <w:rPr>
          <w:rFonts w:hint="eastAsia" w:ascii="Times New Roman" w:hAnsi="Times New Roman" w:cs="Times New Roman"/>
        </w:rPr>
        <w:t xml:space="preserve"> before the simulation pyrolysis</w:t>
      </w:r>
      <w:del w:id="1556" w:author="lv-xyr" w:date="2019-02-21T22:33:56Z">
        <w:r>
          <w:rPr>
            <w:rFonts w:hint="eastAsia" w:ascii="Times New Roman" w:hAnsi="Times New Roman" w:cs="Times New Roman"/>
            <w:lang w:val="en-US"/>
          </w:rPr>
          <w:delText>,</w:delText>
        </w:r>
      </w:del>
      <w:ins w:id="1557" w:author="lv-xyr" w:date="2019-02-21T22:33:56Z">
        <w:r>
          <w:rPr>
            <w:rFonts w:hint="eastAsia" w:ascii="Times New Roman" w:hAnsi="Times New Roman" w:cs="Times New Roman"/>
            <w:lang w:val="en-US" w:eastAsia="zh-CN"/>
          </w:rPr>
          <w:t>.</w:t>
        </w:r>
      </w:ins>
      <w:r>
        <w:rPr>
          <w:rFonts w:hint="eastAsia" w:ascii="Times New Roman" w:hAnsi="Times New Roman" w:cs="Times New Roman"/>
        </w:rPr>
        <w:t xml:space="preserve"> </w:t>
      </w:r>
      <w:ins w:id="1558" w:author="lv-xyr" w:date="2019-02-21T22:34:26Z">
        <w:r>
          <w:rPr>
            <w:rFonts w:hint="eastAsia" w:ascii="Times New Roman" w:hAnsi="Times New Roman" w:cs="Times New Roman"/>
            <w:lang w:val="en-US" w:eastAsia="zh-CN"/>
          </w:rPr>
          <w:t>U</w:t>
        </w:r>
      </w:ins>
      <w:ins w:id="1559" w:author="lv-xyr" w:date="2019-02-21T22:34:26Z">
        <w:r>
          <w:rPr>
            <w:rFonts w:hint="eastAsia" w:ascii="Times New Roman" w:hAnsi="Times New Roman" w:cs="Times New Roman"/>
          </w:rPr>
          <w:t>nder normal pressure,</w:t>
        </w:r>
      </w:ins>
      <w:del w:id="1560" w:author="lv-xyr" w:date="2019-02-21T22:34:31Z">
        <w:r>
          <w:rPr>
            <w:rFonts w:hint="eastAsia" w:ascii="Times New Roman" w:hAnsi="Times New Roman" w:cs="Times New Roman"/>
          </w:rPr>
          <w:delText>and</w:delText>
        </w:r>
      </w:del>
      <w:r>
        <w:rPr>
          <w:rFonts w:hint="eastAsia" w:ascii="Times New Roman" w:hAnsi="Times New Roman" w:cs="Times New Roman"/>
        </w:rPr>
        <w:t xml:space="preserve"> the simulated heating rate </w:t>
      </w:r>
      <w:del w:id="1561" w:author="lv-xyr" w:date="2019-02-21T23:10:26Z">
        <w:r>
          <w:rPr>
            <w:rFonts w:hint="eastAsia" w:ascii="Times New Roman" w:hAnsi="Times New Roman" w:cs="Times New Roman"/>
            <w:lang w:val="en-US"/>
          </w:rPr>
          <w:delText>i</w:delText>
        </w:r>
      </w:del>
      <w:ins w:id="1562" w:author="lv-xyr" w:date="2019-02-21T23:10:26Z">
        <w:r>
          <w:rPr>
            <w:rFonts w:hint="eastAsia" w:ascii="Times New Roman" w:hAnsi="Times New Roman" w:cs="Times New Roman"/>
            <w:lang w:val="en-US" w:eastAsia="zh-CN"/>
          </w:rPr>
          <w:t>wa</w:t>
        </w:r>
      </w:ins>
      <w:r>
        <w:rPr>
          <w:rFonts w:hint="eastAsia" w:ascii="Times New Roman" w:hAnsi="Times New Roman" w:cs="Times New Roman"/>
        </w:rPr>
        <w:t>s 25K/ps</w:t>
      </w:r>
      <w:del w:id="1563" w:author="lv-xyr" w:date="2019-02-21T22:34:47Z">
        <w:r>
          <w:rPr>
            <w:rFonts w:hint="eastAsia" w:ascii="Times New Roman" w:hAnsi="Times New Roman" w:cs="Times New Roman"/>
            <w:lang w:val="en-US"/>
          </w:rPr>
          <w:delText xml:space="preserve"> under normal pressure, and</w:delText>
        </w:r>
      </w:del>
      <w:ins w:id="1564" w:author="lv-xyr" w:date="2019-02-21T22:34:47Z">
        <w:r>
          <w:rPr>
            <w:rFonts w:hint="eastAsia" w:ascii="Times New Roman" w:hAnsi="Times New Roman" w:cs="Times New Roman"/>
            <w:lang w:val="en-US" w:eastAsia="zh-CN"/>
          </w:rPr>
          <w:t>,</w:t>
        </w:r>
      </w:ins>
      <w:ins w:id="1565" w:author="lv-xyr" w:date="2019-02-21T22:34:49Z">
        <w:r>
          <w:rPr>
            <w:rFonts w:hint="eastAsia" w:ascii="Times New Roman" w:hAnsi="Times New Roman" w:cs="Times New Roman"/>
            <w:lang w:val="en-US" w:eastAsia="zh-CN"/>
          </w:rPr>
          <w:t xml:space="preserve"> </w:t>
        </w:r>
      </w:ins>
      <w:ins w:id="1566" w:author="lv-xyr" w:date="2019-02-21T22:34:50Z">
        <w:r>
          <w:rPr>
            <w:rFonts w:hint="eastAsia" w:ascii="Times New Roman" w:hAnsi="Times New Roman" w:cs="Times New Roman"/>
            <w:lang w:val="en-US" w:eastAsia="zh-CN"/>
          </w:rPr>
          <w:t>f</w:t>
        </w:r>
      </w:ins>
      <w:ins w:id="1567" w:author="lv-xyr" w:date="2019-02-21T22:34:51Z">
        <w:r>
          <w:rPr>
            <w:rFonts w:hint="eastAsia" w:ascii="Times New Roman" w:hAnsi="Times New Roman" w:cs="Times New Roman"/>
            <w:lang w:val="en-US" w:eastAsia="zh-CN"/>
          </w:rPr>
          <w:t>a</w:t>
        </w:r>
      </w:ins>
      <w:ins w:id="1568" w:author="lv-xyr" w:date="2019-02-21T22:34:52Z">
        <w:r>
          <w:rPr>
            <w:rFonts w:hint="eastAsia" w:ascii="Times New Roman" w:hAnsi="Times New Roman" w:cs="Times New Roman"/>
            <w:lang w:val="en-US" w:eastAsia="zh-CN"/>
          </w:rPr>
          <w:t>ci</w:t>
        </w:r>
      </w:ins>
      <w:ins w:id="1569" w:author="lv-xyr" w:date="2019-02-21T22:34:53Z">
        <w:r>
          <w:rPr>
            <w:rFonts w:hint="eastAsia" w:ascii="Times New Roman" w:hAnsi="Times New Roman" w:cs="Times New Roman"/>
            <w:lang w:val="en-US" w:eastAsia="zh-CN"/>
          </w:rPr>
          <w:t>lit</w:t>
        </w:r>
      </w:ins>
      <w:ins w:id="1570" w:author="lv-xyr" w:date="2019-02-21T22:34:54Z">
        <w:r>
          <w:rPr>
            <w:rFonts w:hint="eastAsia" w:ascii="Times New Roman" w:hAnsi="Times New Roman" w:cs="Times New Roman"/>
            <w:lang w:val="en-US" w:eastAsia="zh-CN"/>
          </w:rPr>
          <w:t>ati</w:t>
        </w:r>
      </w:ins>
      <w:ins w:id="1571" w:author="lv-xyr" w:date="2019-02-21T22:34:55Z">
        <w:r>
          <w:rPr>
            <w:rFonts w:hint="eastAsia" w:ascii="Times New Roman" w:hAnsi="Times New Roman" w:cs="Times New Roman"/>
            <w:lang w:val="en-US" w:eastAsia="zh-CN"/>
          </w:rPr>
          <w:t>ng</w:t>
        </w:r>
      </w:ins>
      <w:r>
        <w:rPr>
          <w:rFonts w:hint="eastAsia" w:ascii="Times New Roman" w:hAnsi="Times New Roman" w:cs="Times New Roman"/>
        </w:rPr>
        <w:t xml:space="preserve"> the temperature </w:t>
      </w:r>
      <w:del w:id="1572" w:author="lv-xyr" w:date="2019-02-21T22:36:22Z">
        <w:r>
          <w:rPr>
            <w:rFonts w:hint="eastAsia" w:ascii="Times New Roman" w:hAnsi="Times New Roman" w:cs="Times New Roman"/>
            <w:lang w:val="en-US"/>
          </w:rPr>
          <w:delText>is</w:delText>
        </w:r>
      </w:del>
      <w:ins w:id="1573" w:author="lv-xyr" w:date="2019-02-21T22:36:22Z">
        <w:r>
          <w:rPr>
            <w:rFonts w:hint="eastAsia" w:ascii="Times New Roman" w:hAnsi="Times New Roman" w:cs="Times New Roman"/>
            <w:lang w:val="en-US" w:eastAsia="zh-CN"/>
          </w:rPr>
          <w:t>to</w:t>
        </w:r>
      </w:ins>
      <w:r>
        <w:rPr>
          <w:rFonts w:hint="eastAsia" w:ascii="Times New Roman" w:hAnsi="Times New Roman" w:cs="Times New Roman"/>
        </w:rPr>
        <w:t xml:space="preserve"> raise</w:t>
      </w:r>
      <w:del w:id="1574" w:author="lv-xyr" w:date="2019-02-21T22:36:26Z">
        <w:r>
          <w:rPr>
            <w:rFonts w:hint="eastAsia" w:ascii="Times New Roman" w:hAnsi="Times New Roman" w:cs="Times New Roman"/>
          </w:rPr>
          <w:delText>d</w:delText>
        </w:r>
      </w:del>
      <w:r>
        <w:rPr>
          <w:rFonts w:hint="eastAsia" w:ascii="Times New Roman" w:hAnsi="Times New Roman" w:cs="Times New Roman"/>
        </w:rPr>
        <w:t xml:space="preserve"> from 297K</w:t>
      </w:r>
      <w:ins w:id="1575" w:author="lv-xyr" w:date="2019-02-21T22:36:34Z">
        <w:r>
          <w:rPr>
            <w:rFonts w:hint="eastAsia" w:ascii="Times New Roman" w:hAnsi="Times New Roman" w:cs="Times New Roman"/>
            <w:lang w:val="en-US" w:eastAsia="zh-CN"/>
          </w:rPr>
          <w:t xml:space="preserve"> </w:t>
        </w:r>
      </w:ins>
      <w:del w:id="1576" w:author="lv-xyr" w:date="2019-02-21T22:36:30Z">
        <w:r>
          <w:rPr>
            <w:rFonts w:hint="eastAsia" w:ascii="Times New Roman" w:hAnsi="Times New Roman" w:cs="Times New Roman"/>
            <w:lang w:val="en-US"/>
          </w:rPr>
          <w:delText xml:space="preserve">. </w:delText>
        </w:r>
      </w:del>
      <w:ins w:id="1577" w:author="lv-xyr" w:date="2019-02-21T22:36:30Z">
        <w:r>
          <w:rPr>
            <w:rFonts w:hint="eastAsia" w:ascii="Times New Roman" w:hAnsi="Times New Roman" w:cs="Times New Roman"/>
            <w:lang w:val="en-US" w:eastAsia="zh-CN"/>
          </w:rPr>
          <w:t xml:space="preserve">to </w:t>
        </w:r>
      </w:ins>
      <w:r>
        <w:rPr>
          <w:rFonts w:hint="eastAsia" w:ascii="Times New Roman" w:hAnsi="Times New Roman" w:cs="Times New Roman"/>
        </w:rPr>
        <w:t xml:space="preserve">3000K, </w:t>
      </w:r>
      <w:ins w:id="1578" w:author="lv-xyr" w:date="2019-02-21T22:39:22Z">
        <w:r>
          <w:rPr>
            <w:rFonts w:hint="eastAsia" w:ascii="Times New Roman" w:hAnsi="Times New Roman" w:cs="Times New Roman"/>
            <w:lang w:val="en-US" w:eastAsia="zh-CN"/>
          </w:rPr>
          <w:t>w</w:t>
        </w:r>
      </w:ins>
      <w:ins w:id="1579" w:author="lv-xyr" w:date="2019-02-21T22:39:23Z">
        <w:r>
          <w:rPr>
            <w:rFonts w:hint="eastAsia" w:ascii="Times New Roman" w:hAnsi="Times New Roman" w:cs="Times New Roman"/>
            <w:lang w:val="en-US" w:eastAsia="zh-CN"/>
          </w:rPr>
          <w:t>ith</w:t>
        </w:r>
      </w:ins>
      <w:ins w:id="1580" w:author="lv-xyr" w:date="2019-02-21T22:37:09Z">
        <w:r>
          <w:rPr>
            <w:rFonts w:hint="eastAsia" w:ascii="Times New Roman" w:hAnsi="Times New Roman" w:cs="Times New Roman"/>
            <w:lang w:val="en-US" w:eastAsia="zh-CN"/>
          </w:rPr>
          <w:t xml:space="preserve"> </w:t>
        </w:r>
      </w:ins>
      <w:r>
        <w:rPr>
          <w:rFonts w:hint="eastAsia" w:ascii="Times New Roman" w:hAnsi="Times New Roman" w:cs="Times New Roman"/>
        </w:rPr>
        <w:t>the time step</w:t>
      </w:r>
      <w:del w:id="1581" w:author="lv-xyr" w:date="2019-02-21T22:39:30Z">
        <w:r>
          <w:rPr>
            <w:rFonts w:hint="eastAsia" w:ascii="Times New Roman" w:hAnsi="Times New Roman" w:cs="Times New Roman"/>
            <w:lang w:val="en-US"/>
          </w:rPr>
          <w:delText xml:space="preserve"> is</w:delText>
        </w:r>
      </w:del>
      <w:ins w:id="1582" w:author="lv-xyr" w:date="2019-02-21T22:39:30Z">
        <w:r>
          <w:rPr>
            <w:rFonts w:hint="eastAsia" w:ascii="Times New Roman" w:hAnsi="Times New Roman" w:cs="Times New Roman"/>
            <w:lang w:val="en-US" w:eastAsia="zh-CN"/>
          </w:rPr>
          <w:t>,</w:t>
        </w:r>
      </w:ins>
      <w:ins w:id="1583" w:author="lv-xyr" w:date="2019-02-21T22:39:31Z">
        <w:r>
          <w:rPr>
            <w:rFonts w:hint="eastAsia" w:ascii="Times New Roman" w:hAnsi="Times New Roman" w:cs="Times New Roman"/>
            <w:lang w:val="en-US" w:eastAsia="zh-CN"/>
          </w:rPr>
          <w:t xml:space="preserve"> </w:t>
        </w:r>
      </w:ins>
      <w:del w:id="1584" w:author="lv-xyr" w:date="2019-02-21T23:10:32Z">
        <w:r>
          <w:rPr>
            <w:rFonts w:hint="eastAsia" w:ascii="Times New Roman" w:hAnsi="Times New Roman" w:cs="Times New Roman"/>
          </w:rPr>
          <w:delText xml:space="preserve"> </w:delText>
        </w:r>
      </w:del>
      <w:r>
        <w:rPr>
          <w:rFonts w:hint="eastAsia" w:ascii="Times New Roman" w:hAnsi="Times New Roman" w:cs="Times New Roman"/>
        </w:rPr>
        <w:t>0.25fs</w:t>
      </w:r>
      <w:del w:id="1585" w:author="lv-xyr" w:date="2019-02-21T22:39:37Z">
        <w:r>
          <w:rPr>
            <w:rFonts w:hint="eastAsia" w:ascii="Times New Roman" w:hAnsi="Times New Roman" w:cs="Times New Roman"/>
            <w:lang w:val="en-US"/>
          </w:rPr>
          <w:delText xml:space="preserve">, </w:delText>
        </w:r>
      </w:del>
      <w:ins w:id="1586" w:author="lv-xyr" w:date="2019-02-21T22:39:37Z">
        <w:r>
          <w:rPr>
            <w:rFonts w:hint="eastAsia" w:ascii="Times New Roman" w:hAnsi="Times New Roman" w:cs="Times New Roman"/>
            <w:lang w:val="en-US" w:eastAsia="zh-CN"/>
          </w:rPr>
          <w:t xml:space="preserve"> and</w:t>
        </w:r>
      </w:ins>
      <w:ins w:id="1587" w:author="lv-xyr" w:date="2019-02-21T22:37:26Z">
        <w:r>
          <w:rPr>
            <w:rFonts w:hint="eastAsia" w:ascii="Times New Roman" w:hAnsi="Times New Roman" w:cs="Times New Roman"/>
            <w:lang w:val="en-US" w:eastAsia="zh-CN"/>
          </w:rPr>
          <w:t xml:space="preserve"> </w:t>
        </w:r>
      </w:ins>
      <w:r>
        <w:rPr>
          <w:rFonts w:hint="eastAsia" w:ascii="Times New Roman" w:hAnsi="Times New Roman" w:cs="Times New Roman"/>
        </w:rPr>
        <w:t>the reaction field</w:t>
      </w:r>
      <w:del w:id="1588" w:author="lv-xyr" w:date="2019-02-21T22:39:41Z">
        <w:r>
          <w:rPr>
            <w:rFonts w:hint="eastAsia" w:ascii="Times New Roman" w:hAnsi="Times New Roman" w:cs="Times New Roman"/>
            <w:lang w:val="en-US"/>
          </w:rPr>
          <w:delText xml:space="preserve"> is</w:delText>
        </w:r>
      </w:del>
      <w:ins w:id="1589" w:author="lv-xyr" w:date="2019-02-21T22:39:41Z">
        <w:r>
          <w:rPr>
            <w:rFonts w:hint="eastAsia" w:ascii="Times New Roman" w:hAnsi="Times New Roman" w:cs="Times New Roman"/>
            <w:lang w:val="en-US" w:eastAsia="zh-CN"/>
          </w:rPr>
          <w:t>,</w:t>
        </w:r>
      </w:ins>
      <w:r>
        <w:rPr>
          <w:rFonts w:hint="eastAsia" w:ascii="Times New Roman" w:hAnsi="Times New Roman" w:cs="Times New Roman"/>
        </w:rPr>
        <w:t xml:space="preserve"> HE.ff, </w:t>
      </w:r>
      <w:del w:id="1590" w:author="lv-xyr" w:date="2019-02-21T22:39:52Z">
        <w:r>
          <w:rPr>
            <w:rFonts w:hint="eastAsia" w:ascii="Times New Roman" w:hAnsi="Times New Roman" w:cs="Times New Roman"/>
            <w:lang w:val="en-US"/>
          </w:rPr>
          <w:delText>and the thermal</w:delText>
        </w:r>
      </w:del>
      <w:ins w:id="1591" w:author="lv-xyr" w:date="2019-02-21T22:39:52Z">
        <w:r>
          <w:rPr>
            <w:rFonts w:hint="eastAsia" w:ascii="Times New Roman" w:hAnsi="Times New Roman" w:cs="Times New Roman"/>
            <w:lang w:val="en-US" w:eastAsia="zh-CN"/>
          </w:rPr>
          <w:t>h</w:t>
        </w:r>
      </w:ins>
      <w:ins w:id="1592" w:author="lv-xyr" w:date="2019-02-21T22:39:53Z">
        <w:r>
          <w:rPr>
            <w:rFonts w:hint="eastAsia" w:ascii="Times New Roman" w:hAnsi="Times New Roman" w:cs="Times New Roman"/>
            <w:lang w:val="en-US" w:eastAsia="zh-CN"/>
          </w:rPr>
          <w:t>eat</w:t>
        </w:r>
      </w:ins>
      <w:r>
        <w:rPr>
          <w:rFonts w:hint="eastAsia" w:ascii="Times New Roman" w:hAnsi="Times New Roman" w:cs="Times New Roman"/>
        </w:rPr>
        <w:t xml:space="preserve"> reactivity simulation calculation of the molecular group </w:t>
      </w:r>
      <w:del w:id="1593" w:author="lv-xyr" w:date="2019-02-21T23:10:37Z">
        <w:r>
          <w:rPr>
            <w:rFonts w:hint="eastAsia" w:ascii="Times New Roman" w:hAnsi="Times New Roman" w:cs="Times New Roman"/>
            <w:lang w:val="en-US"/>
          </w:rPr>
          <w:delText>i</w:delText>
        </w:r>
      </w:del>
      <w:ins w:id="1594" w:author="lv-xyr" w:date="2019-02-21T23:10:37Z">
        <w:r>
          <w:rPr>
            <w:rFonts w:hint="eastAsia" w:ascii="Times New Roman" w:hAnsi="Times New Roman" w:cs="Times New Roman"/>
            <w:lang w:val="en-US" w:eastAsia="zh-CN"/>
          </w:rPr>
          <w:t>wa</w:t>
        </w:r>
      </w:ins>
      <w:r>
        <w:rPr>
          <w:rFonts w:hint="eastAsia" w:ascii="Times New Roman" w:hAnsi="Times New Roman" w:cs="Times New Roman"/>
        </w:rPr>
        <w:t>s performed.</w:t>
      </w:r>
    </w:p>
    <w:p>
      <w:pPr>
        <w:spacing w:line="312" w:lineRule="exact"/>
        <w:ind w:firstLine="420" w:firstLineChars="200"/>
        <w:rPr>
          <w:rFonts w:ascii="Times New Roman" w:hAnsi="Times New Roman" w:cs="Times New Roman"/>
        </w:r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rPr>
        <w:t>TG/MS试验：热解试验所用仪器为德国NETZSCH公司型号为STA449 F3-QMS403 D的热分析-四级杆质谱仪，热重</w:t>
      </w:r>
      <w:r>
        <w:rPr>
          <w:rFonts w:hint="eastAsia" w:ascii="Times New Roman" w:hAnsi="Times New Roman" w:cs="Times New Roman"/>
          <w:szCs w:val="21"/>
        </w:rPr>
        <w:t>试验</w:t>
      </w:r>
      <w:r>
        <w:rPr>
          <w:rFonts w:ascii="Times New Roman" w:hAnsi="Times New Roman" w:cs="Times New Roman"/>
          <w:szCs w:val="21"/>
        </w:rPr>
        <w:t>在干燥环境下</w:t>
      </w:r>
      <w:r>
        <w:rPr>
          <w:rFonts w:hint="eastAsia" w:ascii="Times New Roman" w:hAnsi="Times New Roman" w:cs="Times New Roman"/>
          <w:szCs w:val="21"/>
        </w:rPr>
        <w:t>进行，</w:t>
      </w:r>
      <w:r>
        <w:rPr>
          <w:rFonts w:ascii="Times New Roman" w:hAnsi="Times New Roman" w:cs="Times New Roman"/>
          <w:szCs w:val="21"/>
        </w:rPr>
        <w:t>称重东曲2号原煤</w:t>
      </w:r>
      <w:r>
        <w:rPr>
          <w:rFonts w:hint="eastAsia" w:ascii="Times New Roman" w:hAnsi="Times New Roman" w:cs="Times New Roman"/>
          <w:szCs w:val="21"/>
        </w:rPr>
        <w:t>样品</w:t>
      </w:r>
      <w:r>
        <w:rPr>
          <w:rFonts w:ascii="Times New Roman" w:hAnsi="Times New Roman" w:cs="Times New Roman"/>
          <w:szCs w:val="21"/>
        </w:rPr>
        <w:t>10mg，</w:t>
      </w:r>
      <w:r>
        <w:rPr>
          <w:rFonts w:hint="eastAsia" w:ascii="Times New Roman" w:hAnsi="Times New Roman" w:cs="Times New Roman"/>
          <w:szCs w:val="21"/>
        </w:rPr>
        <w:t>仪器</w:t>
      </w:r>
      <w:r>
        <w:rPr>
          <w:rFonts w:ascii="Times New Roman" w:hAnsi="Times New Roman" w:cs="Times New Roman"/>
          <w:szCs w:val="21"/>
        </w:rPr>
        <w:t>在真空的条件从313K</w:t>
      </w:r>
      <w:r>
        <w:rPr>
          <w:rFonts w:hint="eastAsia" w:ascii="Times New Roman" w:hAnsi="Times New Roman" w:cs="Times New Roman"/>
          <w:szCs w:val="21"/>
        </w:rPr>
        <w:t>升温至</w:t>
      </w:r>
      <w:r>
        <w:rPr>
          <w:rFonts w:ascii="Times New Roman" w:hAnsi="Times New Roman" w:cs="Times New Roman"/>
          <w:szCs w:val="21"/>
        </w:rPr>
        <w:t>1273K，升温速率为10K</w:t>
      </w:r>
      <w:r>
        <w:rPr>
          <w:rFonts w:hint="eastAsia" w:ascii="Times New Roman" w:hAnsi="Times New Roman" w:cs="Times New Roman"/>
          <w:szCs w:val="21"/>
        </w:rPr>
        <w:t>/</w:t>
      </w:r>
      <w:r>
        <w:rPr>
          <w:rFonts w:ascii="Times New Roman" w:hAnsi="Times New Roman" w:cs="Times New Roman"/>
          <w:szCs w:val="21"/>
        </w:rPr>
        <w:t>min</w:t>
      </w:r>
      <w:r>
        <w:rPr>
          <w:rFonts w:hint="eastAsia" w:ascii="Times New Roman" w:hAnsi="Times New Roman" w:cs="Times New Roman"/>
          <w:szCs w:val="21"/>
        </w:rPr>
        <w:t>，</w:t>
      </w:r>
      <w:r>
        <w:rPr>
          <w:rFonts w:ascii="Times New Roman" w:hAnsi="Times New Roman" w:cs="Times New Roman"/>
          <w:szCs w:val="21"/>
        </w:rPr>
        <w:t>试验气氛为氮气，吹扫气流速为80 mL</w:t>
      </w:r>
      <w:r>
        <w:rPr>
          <w:rFonts w:hint="eastAsia" w:ascii="Times New Roman" w:hAnsi="Times New Roman" w:cs="Times New Roman"/>
          <w:szCs w:val="21"/>
        </w:rPr>
        <w:t>/</w:t>
      </w:r>
      <w:r>
        <w:rPr>
          <w:rFonts w:ascii="Times New Roman" w:hAnsi="Times New Roman" w:cs="Times New Roman"/>
          <w:szCs w:val="21"/>
        </w:rPr>
        <w:t>min，保护气流速为20mL</w:t>
      </w:r>
      <w:r>
        <w:rPr>
          <w:rFonts w:hint="eastAsia" w:ascii="Times New Roman" w:hAnsi="Times New Roman" w:cs="Times New Roman"/>
          <w:szCs w:val="21"/>
        </w:rPr>
        <w:t>/</w:t>
      </w:r>
      <w:r>
        <w:rPr>
          <w:rFonts w:ascii="Times New Roman" w:hAnsi="Times New Roman" w:cs="Times New Roman"/>
          <w:szCs w:val="21"/>
        </w:rPr>
        <w:t>min，仪器可测气体产物质量范围为1u-300u。</w:t>
      </w:r>
    </w:p>
    <w:p>
      <w:pPr>
        <w:spacing w:line="312" w:lineRule="exact"/>
        <w:ind w:firstLine="420" w:firstLineChars="200"/>
        <w:rPr>
          <w:rFonts w:ascii="Times New Roman" w:hAnsi="Times New Roman" w:cs="Times New Roman"/>
        </w:rPr>
      </w:pPr>
      <w:r>
        <w:rPr>
          <w:rFonts w:hint="eastAsia" w:ascii="Times New Roman" w:hAnsi="Times New Roman" w:cs="Times New Roman"/>
        </w:rPr>
        <w:t xml:space="preserve">TG/MS </w:t>
      </w:r>
      <w:del w:id="1595" w:author="lv-xyr" w:date="2019-02-21T22:41:43Z">
        <w:r>
          <w:rPr>
            <w:rFonts w:hint="eastAsia" w:ascii="Times New Roman" w:hAnsi="Times New Roman" w:cs="Times New Roman"/>
            <w:lang w:val="en-US"/>
          </w:rPr>
          <w:delText>tes</w:delText>
        </w:r>
      </w:del>
      <w:ins w:id="1596" w:author="lv-xyr" w:date="2019-02-21T22:41:43Z">
        <w:r>
          <w:rPr>
            <w:rFonts w:hint="eastAsia" w:ascii="Times New Roman" w:hAnsi="Times New Roman" w:cs="Times New Roman"/>
            <w:lang w:val="en-US" w:eastAsia="zh-CN"/>
          </w:rPr>
          <w:t>e</w:t>
        </w:r>
      </w:ins>
      <w:ins w:id="1597" w:author="lv-xyr" w:date="2019-02-21T22:41:44Z">
        <w:r>
          <w:rPr>
            <w:rFonts w:hint="eastAsia" w:ascii="Times New Roman" w:hAnsi="Times New Roman" w:cs="Times New Roman"/>
            <w:lang w:val="en-US" w:eastAsia="zh-CN"/>
          </w:rPr>
          <w:t>x</w:t>
        </w:r>
      </w:ins>
      <w:ins w:id="1598" w:author="lv-xyr" w:date="2019-02-21T22:41:45Z">
        <w:r>
          <w:rPr>
            <w:rFonts w:hint="eastAsia" w:ascii="Times New Roman" w:hAnsi="Times New Roman" w:cs="Times New Roman"/>
            <w:lang w:val="en-US" w:eastAsia="zh-CN"/>
          </w:rPr>
          <w:t>perim</w:t>
        </w:r>
      </w:ins>
      <w:ins w:id="1599" w:author="lv-xyr" w:date="2019-02-21T22:41:46Z">
        <w:r>
          <w:rPr>
            <w:rFonts w:hint="eastAsia" w:ascii="Times New Roman" w:hAnsi="Times New Roman" w:cs="Times New Roman"/>
            <w:lang w:val="en-US" w:eastAsia="zh-CN"/>
          </w:rPr>
          <w:t>en</w:t>
        </w:r>
      </w:ins>
      <w:r>
        <w:rPr>
          <w:rFonts w:hint="eastAsia" w:ascii="Times New Roman" w:hAnsi="Times New Roman" w:cs="Times New Roman"/>
        </w:rPr>
        <w:t>t: The instrument</w:t>
      </w:r>
      <w:ins w:id="1600" w:author="lv-xyr" w:date="2019-02-21T22:43:51Z">
        <w:r>
          <w:rPr>
            <w:rFonts w:hint="eastAsia" w:ascii="Times New Roman" w:hAnsi="Times New Roman" w:cs="Times New Roman"/>
          </w:rPr>
          <w:t xml:space="preserve"> </w:t>
        </w:r>
      </w:ins>
      <w:ins w:id="1601" w:author="lv-xyr" w:date="2019-02-21T22:43:54Z">
        <w:r>
          <w:rPr>
            <w:rFonts w:hint="eastAsia" w:ascii="Times New Roman" w:hAnsi="Times New Roman" w:cs="Times New Roman"/>
            <w:lang w:val="en-US" w:eastAsia="zh-CN"/>
          </w:rPr>
          <w:t xml:space="preserve">of </w:t>
        </w:r>
      </w:ins>
      <w:ins w:id="1602" w:author="lv-xyr" w:date="2019-02-21T22:43:51Z">
        <w:r>
          <w:rPr>
            <w:rFonts w:hint="eastAsia" w:ascii="Times New Roman" w:hAnsi="Times New Roman" w:cs="Times New Roman"/>
          </w:rPr>
          <w:t>thermal analysis-quadrupole mass spectrometer</w:t>
        </w:r>
      </w:ins>
      <w:ins w:id="1603" w:author="lv-xyr" w:date="2019-02-21T22:44:13Z">
        <w:r>
          <w:rPr>
            <w:rFonts w:hint="eastAsia" w:ascii="Times New Roman" w:hAnsi="Times New Roman" w:cs="Times New Roman"/>
            <w:lang w:val="en-US" w:eastAsia="zh-CN"/>
          </w:rPr>
          <w:t>,</w:t>
        </w:r>
      </w:ins>
      <w:ins w:id="1604" w:author="lv-xyr" w:date="2019-02-21T22:44:11Z">
        <w:r>
          <w:rPr>
            <w:rFonts w:hint="eastAsia" w:ascii="Times New Roman" w:hAnsi="Times New Roman" w:cs="Times New Roman"/>
          </w:rPr>
          <w:t xml:space="preserve"> the type 447Z F3-QMS403 D from</w:t>
        </w:r>
      </w:ins>
      <w:ins w:id="1605" w:author="lv-xyr" w:date="2019-02-21T22:44:43Z">
        <w:r>
          <w:rPr>
            <w:rFonts w:hint="eastAsia" w:ascii="Times New Roman" w:hAnsi="Times New Roman" w:cs="Times New Roman"/>
          </w:rPr>
          <w:t xml:space="preserve"> Germany</w:t>
        </w:r>
      </w:ins>
      <w:ins w:id="1606" w:author="lv-xyr" w:date="2019-02-21T22:44:43Z">
        <w:r>
          <w:rPr>
            <w:rFonts w:hint="eastAsia" w:ascii="Times New Roman" w:hAnsi="Times New Roman" w:cs="Times New Roman"/>
            <w:lang w:val="en-US" w:eastAsia="zh-CN"/>
          </w:rPr>
          <w:t xml:space="preserve"> company</w:t>
        </w:r>
      </w:ins>
      <w:ins w:id="1607" w:author="lv-xyr" w:date="2019-02-21T22:44:11Z">
        <w:r>
          <w:rPr>
            <w:rFonts w:hint="eastAsia" w:ascii="Times New Roman" w:hAnsi="Times New Roman" w:cs="Times New Roman"/>
          </w:rPr>
          <w:t xml:space="preserve"> NETZSCH,</w:t>
        </w:r>
      </w:ins>
      <w:r>
        <w:rPr>
          <w:rFonts w:hint="eastAsia" w:ascii="Times New Roman" w:hAnsi="Times New Roman" w:cs="Times New Roman"/>
        </w:rPr>
        <w:t xml:space="preserve"> </w:t>
      </w:r>
      <w:ins w:id="1608" w:author="lv-xyr" w:date="2019-02-21T23:09:42Z">
        <w:r>
          <w:rPr>
            <w:rFonts w:hint="eastAsia" w:ascii="Times New Roman" w:hAnsi="Times New Roman" w:cs="Times New Roman"/>
            <w:lang w:val="en-US" w:eastAsia="zh-CN"/>
          </w:rPr>
          <w:t>w</w:t>
        </w:r>
      </w:ins>
      <w:ins w:id="1609" w:author="lv-xyr" w:date="2019-02-21T23:09:43Z">
        <w:r>
          <w:rPr>
            <w:rFonts w:hint="eastAsia" w:ascii="Times New Roman" w:hAnsi="Times New Roman" w:cs="Times New Roman"/>
            <w:lang w:val="en-US" w:eastAsia="zh-CN"/>
          </w:rPr>
          <w:t>a</w:t>
        </w:r>
      </w:ins>
      <w:ins w:id="1610" w:author="lv-xyr" w:date="2019-02-21T22:44:49Z">
        <w:r>
          <w:rPr>
            <w:rFonts w:hint="eastAsia" w:ascii="Times New Roman" w:hAnsi="Times New Roman" w:cs="Times New Roman"/>
            <w:lang w:val="en-US" w:eastAsia="zh-CN"/>
          </w:rPr>
          <w:t xml:space="preserve">s </w:t>
        </w:r>
      </w:ins>
      <w:r>
        <w:rPr>
          <w:rFonts w:hint="eastAsia" w:ascii="Times New Roman" w:hAnsi="Times New Roman" w:cs="Times New Roman"/>
        </w:rPr>
        <w:t xml:space="preserve">used in the pyrolysis </w:t>
      </w:r>
      <w:del w:id="1611" w:author="lv-xyr" w:date="2019-02-21T22:45:10Z">
        <w:r>
          <w:rPr>
            <w:rFonts w:hint="eastAsia" w:ascii="Times New Roman" w:hAnsi="Times New Roman" w:cs="Times New Roman"/>
            <w:lang w:val="en-US"/>
          </w:rPr>
          <w:delText>test</w:delText>
        </w:r>
      </w:del>
      <w:ins w:id="1612" w:author="lv-xyr" w:date="2019-02-21T22:45:10Z">
        <w:r>
          <w:rPr>
            <w:rFonts w:hint="eastAsia" w:ascii="Times New Roman" w:hAnsi="Times New Roman" w:cs="Times New Roman"/>
            <w:lang w:val="en-US" w:eastAsia="zh-CN"/>
          </w:rPr>
          <w:t>ex</w:t>
        </w:r>
      </w:ins>
      <w:ins w:id="1613" w:author="lv-xyr" w:date="2019-02-21T22:45:11Z">
        <w:r>
          <w:rPr>
            <w:rFonts w:hint="eastAsia" w:ascii="Times New Roman" w:hAnsi="Times New Roman" w:cs="Times New Roman"/>
            <w:lang w:val="en-US" w:eastAsia="zh-CN"/>
          </w:rPr>
          <w:t>peri</w:t>
        </w:r>
      </w:ins>
      <w:ins w:id="1614" w:author="lv-xyr" w:date="2019-02-21T22:45:12Z">
        <w:r>
          <w:rPr>
            <w:rFonts w:hint="eastAsia" w:ascii="Times New Roman" w:hAnsi="Times New Roman" w:cs="Times New Roman"/>
            <w:lang w:val="en-US" w:eastAsia="zh-CN"/>
          </w:rPr>
          <w:t>ment</w:t>
        </w:r>
      </w:ins>
      <w:del w:id="1615" w:author="lv-xyr" w:date="2019-02-21T22:44:56Z">
        <w:r>
          <w:rPr>
            <w:rFonts w:hint="eastAsia" w:ascii="Times New Roman" w:hAnsi="Times New Roman" w:cs="Times New Roman"/>
          </w:rPr>
          <w:delText xml:space="preserve"> is a thermal analysis-quadrupole mass spectrometer of</w:delText>
        </w:r>
      </w:del>
      <w:del w:id="1616" w:author="lv-xyr" w:date="2019-02-21T22:44:11Z">
        <w:r>
          <w:rPr>
            <w:rFonts w:hint="eastAsia" w:ascii="Times New Roman" w:hAnsi="Times New Roman" w:cs="Times New Roman"/>
          </w:rPr>
          <w:delText xml:space="preserve"> the type 447Z F3-QMS403 D from NETZSCH, Germany</w:delText>
        </w:r>
      </w:del>
      <w:r>
        <w:rPr>
          <w:rFonts w:hint="eastAsia" w:ascii="Times New Roman" w:hAnsi="Times New Roman" w:cs="Times New Roman"/>
        </w:rPr>
        <w:t xml:space="preserve">. The thermogravimetric </w:t>
      </w:r>
      <w:del w:id="1617" w:author="lv-xyr" w:date="2019-02-21T22:45:28Z">
        <w:r>
          <w:rPr>
            <w:rFonts w:hint="eastAsia" w:ascii="Times New Roman" w:hAnsi="Times New Roman" w:cs="Times New Roman"/>
            <w:lang w:val="en-US"/>
          </w:rPr>
          <w:delText>test</w:delText>
        </w:r>
      </w:del>
      <w:ins w:id="1618" w:author="lv-xyr" w:date="2019-02-21T22:45:28Z">
        <w:r>
          <w:rPr>
            <w:rFonts w:hint="eastAsia" w:ascii="Times New Roman" w:hAnsi="Times New Roman" w:cs="Times New Roman"/>
            <w:lang w:val="en-US" w:eastAsia="zh-CN"/>
          </w:rPr>
          <w:t>ex</w:t>
        </w:r>
      </w:ins>
      <w:ins w:id="1619" w:author="lv-xyr" w:date="2019-02-21T22:45:29Z">
        <w:r>
          <w:rPr>
            <w:rFonts w:hint="eastAsia" w:ascii="Times New Roman" w:hAnsi="Times New Roman" w:cs="Times New Roman"/>
            <w:lang w:val="en-US" w:eastAsia="zh-CN"/>
          </w:rPr>
          <w:t>peri</w:t>
        </w:r>
      </w:ins>
      <w:ins w:id="1620" w:author="lv-xyr" w:date="2019-02-21T22:45:30Z">
        <w:r>
          <w:rPr>
            <w:rFonts w:hint="eastAsia" w:ascii="Times New Roman" w:hAnsi="Times New Roman" w:cs="Times New Roman"/>
            <w:lang w:val="en-US" w:eastAsia="zh-CN"/>
          </w:rPr>
          <w:t>ment</w:t>
        </w:r>
      </w:ins>
      <w:r>
        <w:rPr>
          <w:rFonts w:hint="eastAsia" w:ascii="Times New Roman" w:hAnsi="Times New Roman" w:cs="Times New Roman"/>
        </w:rPr>
        <w:t xml:space="preserve"> </w:t>
      </w:r>
      <w:del w:id="1621" w:author="lv-xyr" w:date="2019-02-21T23:09:39Z">
        <w:r>
          <w:rPr>
            <w:rFonts w:hint="eastAsia" w:ascii="Times New Roman" w:hAnsi="Times New Roman" w:cs="Times New Roman"/>
            <w:lang w:val="en-US"/>
          </w:rPr>
          <w:delText>i</w:delText>
        </w:r>
      </w:del>
      <w:ins w:id="1622" w:author="lv-xyr" w:date="2019-02-21T23:09:39Z">
        <w:r>
          <w:rPr>
            <w:rFonts w:hint="eastAsia" w:ascii="Times New Roman" w:hAnsi="Times New Roman" w:cs="Times New Roman"/>
            <w:lang w:val="en-US" w:eastAsia="zh-CN"/>
          </w:rPr>
          <w:t>wa</w:t>
        </w:r>
      </w:ins>
      <w:r>
        <w:rPr>
          <w:rFonts w:hint="eastAsia" w:ascii="Times New Roman" w:hAnsi="Times New Roman" w:cs="Times New Roman"/>
        </w:rPr>
        <w:t xml:space="preserve">s carried out in a dry environment, and 10 mg </w:t>
      </w:r>
      <w:del w:id="1623" w:author="lv-xyr" w:date="2019-02-21T22:46:51Z">
        <w:r>
          <w:rPr>
            <w:rFonts w:hint="eastAsia" w:ascii="Times New Roman" w:hAnsi="Times New Roman" w:cs="Times New Roman"/>
          </w:rPr>
          <w:delText>of</w:delText>
        </w:r>
      </w:del>
      <w:ins w:id="1624" w:author="lv-xyr" w:date="2019-02-21T22:46:40Z">
        <w:r>
          <w:rPr>
            <w:rFonts w:hint="eastAsia" w:ascii="Times New Roman" w:hAnsi="Times New Roman" w:cs="Times New Roman"/>
          </w:rPr>
          <w:t>No.2 Dongqu</w:t>
        </w:r>
      </w:ins>
      <w:ins w:id="1625" w:author="lv-xyr" w:date="2019-02-21T22:47:02Z">
        <w:r>
          <w:rPr>
            <w:rFonts w:hint="eastAsia" w:ascii="Times New Roman" w:hAnsi="Times New Roman" w:cs="Times New Roman"/>
            <w:lang w:val="en-US" w:eastAsia="zh-CN"/>
          </w:rPr>
          <w:t xml:space="preserve"> </w:t>
        </w:r>
      </w:ins>
      <w:del w:id="1626" w:author="lv-xyr" w:date="2019-02-21T22:46:58Z">
        <w:r>
          <w:rPr>
            <w:rFonts w:hint="eastAsia" w:ascii="Times New Roman" w:hAnsi="Times New Roman" w:cs="Times New Roman"/>
            <w:lang w:val="en-US"/>
          </w:rPr>
          <w:delText xml:space="preserve"> the original</w:delText>
        </w:r>
      </w:del>
      <w:ins w:id="1627" w:author="lv-xyr" w:date="2019-02-21T22:46:58Z">
        <w:r>
          <w:rPr>
            <w:rFonts w:hint="eastAsia" w:ascii="Times New Roman" w:hAnsi="Times New Roman" w:cs="Times New Roman"/>
            <w:lang w:val="en-US" w:eastAsia="zh-CN"/>
          </w:rPr>
          <w:t>r</w:t>
        </w:r>
      </w:ins>
      <w:ins w:id="1628" w:author="lv-xyr" w:date="2019-02-21T22:46:59Z">
        <w:r>
          <w:rPr>
            <w:rFonts w:hint="eastAsia" w:ascii="Times New Roman" w:hAnsi="Times New Roman" w:cs="Times New Roman"/>
            <w:lang w:val="en-US" w:eastAsia="zh-CN"/>
          </w:rPr>
          <w:t>aw</w:t>
        </w:r>
      </w:ins>
      <w:r>
        <w:rPr>
          <w:rFonts w:hint="eastAsia" w:ascii="Times New Roman" w:hAnsi="Times New Roman" w:cs="Times New Roman"/>
        </w:rPr>
        <w:t xml:space="preserve"> coal sample</w:t>
      </w:r>
      <w:del w:id="1629" w:author="lv-xyr" w:date="2019-02-21T22:47:05Z">
        <w:r>
          <w:rPr>
            <w:rFonts w:hint="eastAsia" w:ascii="Times New Roman" w:hAnsi="Times New Roman" w:cs="Times New Roman"/>
          </w:rPr>
          <w:delText xml:space="preserve"> of</w:delText>
        </w:r>
      </w:del>
      <w:del w:id="1630" w:author="lv-xyr" w:date="2019-02-21T22:46:40Z">
        <w:r>
          <w:rPr>
            <w:rFonts w:hint="eastAsia" w:ascii="Times New Roman" w:hAnsi="Times New Roman" w:cs="Times New Roman"/>
          </w:rPr>
          <w:delText xml:space="preserve"> Dongqu</w:delText>
        </w:r>
      </w:del>
      <w:del w:id="1631" w:author="lv-xyr" w:date="2019-02-21T22:46:35Z">
        <w:r>
          <w:rPr>
            <w:rFonts w:hint="eastAsia" w:ascii="Times New Roman" w:hAnsi="Times New Roman" w:cs="Times New Roman"/>
          </w:rPr>
          <w:delText xml:space="preserve"> No. 2</w:delText>
        </w:r>
      </w:del>
      <w:r>
        <w:rPr>
          <w:rFonts w:hint="eastAsia" w:ascii="Times New Roman" w:hAnsi="Times New Roman" w:cs="Times New Roman"/>
        </w:rPr>
        <w:t xml:space="preserve"> </w:t>
      </w:r>
      <w:del w:id="1632" w:author="lv-xyr" w:date="2019-02-21T23:09:48Z">
        <w:r>
          <w:rPr>
            <w:rFonts w:hint="eastAsia" w:ascii="Times New Roman" w:hAnsi="Times New Roman" w:cs="Times New Roman"/>
            <w:lang w:val="en-US"/>
          </w:rPr>
          <w:delText>i</w:delText>
        </w:r>
      </w:del>
      <w:ins w:id="1633" w:author="lv-xyr" w:date="2019-02-21T23:09:48Z">
        <w:r>
          <w:rPr>
            <w:rFonts w:hint="eastAsia" w:ascii="Times New Roman" w:hAnsi="Times New Roman" w:cs="Times New Roman"/>
            <w:lang w:val="en-US" w:eastAsia="zh-CN"/>
          </w:rPr>
          <w:t>wa</w:t>
        </w:r>
      </w:ins>
      <w:r>
        <w:rPr>
          <w:rFonts w:hint="eastAsia" w:ascii="Times New Roman" w:hAnsi="Times New Roman" w:cs="Times New Roman"/>
        </w:rPr>
        <w:t xml:space="preserve">s weighed. </w:t>
      </w:r>
      <w:del w:id="1634" w:author="lv-xyr" w:date="2019-02-21T22:52:54Z">
        <w:r>
          <w:rPr>
            <w:rFonts w:hint="eastAsia" w:ascii="Times New Roman" w:hAnsi="Times New Roman" w:cs="Times New Roman"/>
            <w:lang w:val="en-US"/>
          </w:rPr>
          <w:delText>The</w:delText>
        </w:r>
      </w:del>
      <w:ins w:id="1635" w:author="lv-xyr" w:date="2019-02-21T22:52:54Z">
        <w:r>
          <w:rPr>
            <w:rFonts w:hint="eastAsia" w:ascii="Times New Roman" w:hAnsi="Times New Roman" w:cs="Times New Roman"/>
            <w:lang w:val="en-US" w:eastAsia="zh-CN"/>
          </w:rPr>
          <w:t>Un</w:t>
        </w:r>
      </w:ins>
      <w:ins w:id="1636" w:author="lv-xyr" w:date="2019-02-21T22:52:55Z">
        <w:r>
          <w:rPr>
            <w:rFonts w:hint="eastAsia" w:ascii="Times New Roman" w:hAnsi="Times New Roman" w:cs="Times New Roman"/>
            <w:lang w:val="en-US" w:eastAsia="zh-CN"/>
          </w:rPr>
          <w:t>der</w:t>
        </w:r>
      </w:ins>
      <w:r>
        <w:rPr>
          <w:rFonts w:hint="eastAsia" w:ascii="Times New Roman" w:hAnsi="Times New Roman" w:cs="Times New Roman"/>
        </w:rPr>
        <w:t xml:space="preserve"> vacuum condition</w:t>
      </w:r>
      <w:del w:id="1637" w:author="lv-xyr" w:date="2019-02-21T22:53:00Z">
        <w:r>
          <w:rPr>
            <w:rFonts w:hint="eastAsia" w:ascii="Times New Roman" w:hAnsi="Times New Roman" w:cs="Times New Roman"/>
            <w:lang w:val="en-US"/>
          </w:rPr>
          <w:delText xml:space="preserve"> of</w:delText>
        </w:r>
      </w:del>
      <w:ins w:id="1638" w:author="lv-xyr" w:date="2019-02-21T22:53:00Z">
        <w:r>
          <w:rPr>
            <w:rFonts w:hint="eastAsia" w:ascii="Times New Roman" w:hAnsi="Times New Roman" w:cs="Times New Roman"/>
            <w:lang w:val="en-US" w:eastAsia="zh-CN"/>
          </w:rPr>
          <w:t>,</w:t>
        </w:r>
      </w:ins>
      <w:ins w:id="1639" w:author="lv-xyr" w:date="2019-02-21T22:53:30Z">
        <w:r>
          <w:rPr>
            <w:rFonts w:hint="eastAsia" w:ascii="Times New Roman" w:hAnsi="Times New Roman" w:cs="Times New Roman"/>
            <w:lang w:val="en-US" w:eastAsia="zh-CN"/>
          </w:rPr>
          <w:t xml:space="preserve"> </w:t>
        </w:r>
      </w:ins>
      <w:ins w:id="1640" w:author="lv-xyr" w:date="2019-02-21T22:53:17Z">
        <w:r>
          <w:rPr>
            <w:rFonts w:hint="eastAsia" w:ascii="Times New Roman" w:hAnsi="Times New Roman" w:cs="Times New Roman"/>
            <w:lang w:val="en-US" w:eastAsia="zh-CN"/>
          </w:rPr>
          <w:t>th</w:t>
        </w:r>
      </w:ins>
      <w:ins w:id="1641" w:author="lv-xyr" w:date="2019-02-21T22:53:18Z">
        <w:r>
          <w:rPr>
            <w:rFonts w:hint="eastAsia" w:ascii="Times New Roman" w:hAnsi="Times New Roman" w:cs="Times New Roman"/>
            <w:lang w:val="en-US" w:eastAsia="zh-CN"/>
          </w:rPr>
          <w:t>e</w:t>
        </w:r>
      </w:ins>
      <w:ins w:id="1642" w:author="lv-xyr" w:date="2019-02-21T22:53:19Z">
        <w:r>
          <w:rPr>
            <w:rFonts w:hint="eastAsia" w:ascii="Times New Roman" w:hAnsi="Times New Roman" w:cs="Times New Roman"/>
            <w:lang w:val="en-US" w:eastAsia="zh-CN"/>
          </w:rPr>
          <w:t xml:space="preserve"> tem</w:t>
        </w:r>
      </w:ins>
      <w:ins w:id="1643" w:author="lv-xyr" w:date="2019-02-21T22:53:20Z">
        <w:r>
          <w:rPr>
            <w:rFonts w:hint="eastAsia" w:ascii="Times New Roman" w:hAnsi="Times New Roman" w:cs="Times New Roman"/>
            <w:lang w:val="en-US" w:eastAsia="zh-CN"/>
          </w:rPr>
          <w:t>pe</w:t>
        </w:r>
      </w:ins>
      <w:ins w:id="1644" w:author="lv-xyr" w:date="2019-02-21T22:53:21Z">
        <w:r>
          <w:rPr>
            <w:rFonts w:hint="eastAsia" w:ascii="Times New Roman" w:hAnsi="Times New Roman" w:cs="Times New Roman"/>
            <w:lang w:val="en-US" w:eastAsia="zh-CN"/>
          </w:rPr>
          <w:t>rature</w:t>
        </w:r>
      </w:ins>
      <w:ins w:id="1645" w:author="lv-xyr" w:date="2019-02-21T22:53:24Z">
        <w:r>
          <w:rPr>
            <w:rFonts w:hint="eastAsia" w:ascii="Times New Roman" w:hAnsi="Times New Roman" w:cs="Times New Roman"/>
            <w:lang w:val="en-US" w:eastAsia="zh-CN"/>
          </w:rPr>
          <w:t xml:space="preserve"> of</w:t>
        </w:r>
      </w:ins>
      <w:r>
        <w:rPr>
          <w:rFonts w:hint="eastAsia" w:ascii="Times New Roman" w:hAnsi="Times New Roman" w:cs="Times New Roman"/>
        </w:rPr>
        <w:t xml:space="preserve"> the instrument </w:t>
      </w:r>
      <w:del w:id="1646" w:author="lv-xyr" w:date="2019-02-21T22:53:39Z">
        <w:r>
          <w:rPr>
            <w:rFonts w:hint="eastAsia" w:ascii="Times New Roman" w:hAnsi="Times New Roman" w:cs="Times New Roman"/>
            <w:lang w:val="en-US"/>
          </w:rPr>
          <w:delText>i</w:delText>
        </w:r>
      </w:del>
      <w:ins w:id="1647" w:author="lv-xyr" w:date="2019-02-21T22:53:39Z">
        <w:r>
          <w:rPr>
            <w:rFonts w:hint="eastAsia" w:ascii="Times New Roman" w:hAnsi="Times New Roman" w:cs="Times New Roman"/>
            <w:lang w:val="en-US" w:eastAsia="zh-CN"/>
          </w:rPr>
          <w:t>got</w:t>
        </w:r>
      </w:ins>
      <w:del w:id="1648" w:author="lv-xyr" w:date="2019-02-21T22:56:02Z">
        <w:r>
          <w:rPr>
            <w:rFonts w:hint="eastAsia" w:ascii="Times New Roman" w:hAnsi="Times New Roman" w:cs="Times New Roman"/>
          </w:rPr>
          <w:delText>s</w:delText>
        </w:r>
      </w:del>
      <w:r>
        <w:rPr>
          <w:rFonts w:hint="eastAsia" w:ascii="Times New Roman" w:hAnsi="Times New Roman" w:cs="Times New Roman"/>
        </w:rPr>
        <w:t xml:space="preserve"> raised from 313K to 1273K, </w:t>
      </w:r>
      <w:ins w:id="1649" w:author="lv-xyr" w:date="2019-02-21T22:56:10Z">
        <w:r>
          <w:rPr>
            <w:rFonts w:hint="eastAsia" w:ascii="Times New Roman" w:hAnsi="Times New Roman" w:cs="Times New Roman"/>
            <w:lang w:val="en-US" w:eastAsia="zh-CN"/>
          </w:rPr>
          <w:t>with</w:t>
        </w:r>
      </w:ins>
      <w:ins w:id="1650" w:author="lv-xyr" w:date="2019-02-21T22:56:12Z">
        <w:r>
          <w:rPr>
            <w:rFonts w:hint="eastAsia" w:ascii="Times New Roman" w:hAnsi="Times New Roman" w:cs="Times New Roman"/>
            <w:lang w:val="en-US" w:eastAsia="zh-CN"/>
          </w:rPr>
          <w:t xml:space="preserve"> </w:t>
        </w:r>
      </w:ins>
      <w:r>
        <w:rPr>
          <w:rFonts w:hint="eastAsia" w:ascii="Times New Roman" w:hAnsi="Times New Roman" w:cs="Times New Roman"/>
        </w:rPr>
        <w:t>the heating rate</w:t>
      </w:r>
      <w:del w:id="1651" w:author="lv-xyr" w:date="2019-02-21T22:56:16Z">
        <w:r>
          <w:rPr>
            <w:rFonts w:hint="eastAsia" w:ascii="Times New Roman" w:hAnsi="Times New Roman" w:cs="Times New Roman"/>
            <w:lang w:val="en-US"/>
          </w:rPr>
          <w:delText xml:space="preserve"> is</w:delText>
        </w:r>
      </w:del>
      <w:ins w:id="1652" w:author="lv-xyr" w:date="2019-02-21T22:56:16Z">
        <w:r>
          <w:rPr>
            <w:rFonts w:hint="eastAsia" w:ascii="Times New Roman" w:hAnsi="Times New Roman" w:cs="Times New Roman"/>
            <w:lang w:val="en-US" w:eastAsia="zh-CN"/>
          </w:rPr>
          <w:t>,</w:t>
        </w:r>
      </w:ins>
      <w:r>
        <w:rPr>
          <w:rFonts w:hint="eastAsia" w:ascii="Times New Roman" w:hAnsi="Times New Roman" w:cs="Times New Roman"/>
        </w:rPr>
        <w:t xml:space="preserve"> 10K/min</w:t>
      </w:r>
      <w:del w:id="1653" w:author="lv-xyr" w:date="2019-02-21T22:56:38Z">
        <w:r>
          <w:rPr>
            <w:rFonts w:hint="eastAsia" w:ascii="Times New Roman" w:hAnsi="Times New Roman" w:cs="Times New Roman"/>
            <w:lang w:val="en-US"/>
          </w:rPr>
          <w:delText>,</w:delText>
        </w:r>
      </w:del>
      <w:ins w:id="1654" w:author="lv-xyr" w:date="2019-02-21T22:56:38Z">
        <w:r>
          <w:rPr>
            <w:rFonts w:hint="eastAsia" w:ascii="Times New Roman" w:hAnsi="Times New Roman" w:cs="Times New Roman"/>
            <w:lang w:val="en-US" w:eastAsia="zh-CN"/>
          </w:rPr>
          <w:t>.</w:t>
        </w:r>
      </w:ins>
      <w:r>
        <w:rPr>
          <w:rFonts w:hint="eastAsia" w:ascii="Times New Roman" w:hAnsi="Times New Roman" w:cs="Times New Roman"/>
        </w:rPr>
        <w:t xml:space="preserve"> </w:t>
      </w:r>
      <w:del w:id="1655" w:author="lv-xyr" w:date="2019-02-21T23:00:39Z">
        <w:r>
          <w:rPr>
            <w:rFonts w:hint="eastAsia" w:ascii="Times New Roman" w:hAnsi="Times New Roman" w:cs="Times New Roman"/>
            <w:lang w:val="en-US"/>
          </w:rPr>
          <w:delText>the</w:delText>
        </w:r>
      </w:del>
      <w:ins w:id="1656" w:author="lv-xyr" w:date="2019-02-21T23:00:39Z">
        <w:r>
          <w:rPr>
            <w:rFonts w:hint="eastAsia" w:ascii="Times New Roman" w:hAnsi="Times New Roman" w:cs="Times New Roman"/>
            <w:lang w:val="en-US" w:eastAsia="zh-CN"/>
          </w:rPr>
          <w:t>Wi</w:t>
        </w:r>
      </w:ins>
      <w:ins w:id="1657" w:author="lv-xyr" w:date="2019-02-21T23:00:40Z">
        <w:r>
          <w:rPr>
            <w:rFonts w:hint="eastAsia" w:ascii="Times New Roman" w:hAnsi="Times New Roman" w:cs="Times New Roman"/>
            <w:lang w:val="en-US" w:eastAsia="zh-CN"/>
          </w:rPr>
          <w:t>th</w:t>
        </w:r>
      </w:ins>
      <w:ins w:id="1658" w:author="lv-xyr" w:date="2019-02-21T23:00:23Z">
        <w:r>
          <w:rPr>
            <w:rFonts w:hint="eastAsia" w:ascii="Times New Roman" w:hAnsi="Times New Roman" w:cs="Times New Roman"/>
            <w:lang w:val="en-US" w:eastAsia="zh-CN"/>
          </w:rPr>
          <w:t xml:space="preserve"> </w:t>
        </w:r>
      </w:ins>
      <w:del w:id="1659" w:author="lv-xyr" w:date="2019-02-21T23:00:17Z">
        <w:r>
          <w:rPr>
            <w:rFonts w:hint="eastAsia" w:ascii="Times New Roman" w:hAnsi="Times New Roman" w:cs="Times New Roman"/>
            <w:lang w:val="en-US"/>
          </w:rPr>
          <w:delText xml:space="preserve"> tes</w:delText>
        </w:r>
      </w:del>
      <w:ins w:id="1660" w:author="lv-xyr" w:date="2019-02-21T23:00:17Z">
        <w:r>
          <w:rPr>
            <w:rFonts w:hint="eastAsia" w:ascii="Times New Roman" w:hAnsi="Times New Roman" w:cs="Times New Roman"/>
            <w:lang w:val="en-US" w:eastAsia="zh-CN"/>
          </w:rPr>
          <w:t>ex</w:t>
        </w:r>
      </w:ins>
      <w:ins w:id="1661" w:author="lv-xyr" w:date="2019-02-21T23:00:18Z">
        <w:r>
          <w:rPr>
            <w:rFonts w:hint="eastAsia" w:ascii="Times New Roman" w:hAnsi="Times New Roman" w:cs="Times New Roman"/>
            <w:lang w:val="en-US" w:eastAsia="zh-CN"/>
          </w:rPr>
          <w:t>pe</w:t>
        </w:r>
      </w:ins>
      <w:ins w:id="1662" w:author="lv-xyr" w:date="2019-02-21T23:00:19Z">
        <w:r>
          <w:rPr>
            <w:rFonts w:hint="eastAsia" w:ascii="Times New Roman" w:hAnsi="Times New Roman" w:cs="Times New Roman"/>
            <w:lang w:val="en-US" w:eastAsia="zh-CN"/>
          </w:rPr>
          <w:t>rim</w:t>
        </w:r>
      </w:ins>
      <w:ins w:id="1663" w:author="lv-xyr" w:date="2019-02-21T23:00:30Z">
        <w:r>
          <w:rPr>
            <w:rFonts w:hint="eastAsia" w:ascii="Times New Roman" w:hAnsi="Times New Roman" w:cs="Times New Roman"/>
            <w:lang w:val="en-US" w:eastAsia="zh-CN"/>
          </w:rPr>
          <w:t>e</w:t>
        </w:r>
      </w:ins>
      <w:ins w:id="1664" w:author="lv-xyr" w:date="2019-02-21T23:00:19Z">
        <w:r>
          <w:rPr>
            <w:rFonts w:hint="eastAsia" w:ascii="Times New Roman" w:hAnsi="Times New Roman" w:cs="Times New Roman"/>
            <w:lang w:val="en-US" w:eastAsia="zh-CN"/>
          </w:rPr>
          <w:t>n</w:t>
        </w:r>
      </w:ins>
      <w:r>
        <w:rPr>
          <w:rFonts w:hint="eastAsia" w:ascii="Times New Roman" w:hAnsi="Times New Roman" w:cs="Times New Roman"/>
        </w:rPr>
        <w:t>t atmosphere</w:t>
      </w:r>
      <w:del w:id="1665" w:author="lv-xyr" w:date="2019-02-21T23:00:44Z">
        <w:r>
          <w:rPr>
            <w:rFonts w:hint="eastAsia" w:ascii="Times New Roman" w:hAnsi="Times New Roman" w:cs="Times New Roman"/>
            <w:lang w:val="en-US"/>
          </w:rPr>
          <w:delText xml:space="preserve"> is</w:delText>
        </w:r>
      </w:del>
      <w:ins w:id="1666" w:author="lv-xyr" w:date="2019-02-21T23:00:44Z">
        <w:r>
          <w:rPr>
            <w:rFonts w:hint="eastAsia" w:ascii="Times New Roman" w:hAnsi="Times New Roman" w:cs="Times New Roman"/>
            <w:lang w:val="en-US" w:eastAsia="zh-CN"/>
          </w:rPr>
          <w:t>,</w:t>
        </w:r>
      </w:ins>
      <w:r>
        <w:rPr>
          <w:rFonts w:hint="eastAsia" w:ascii="Times New Roman" w:hAnsi="Times New Roman" w:cs="Times New Roman"/>
        </w:rPr>
        <w:t xml:space="preserve"> nitrogen, the purge gas flow rate</w:t>
      </w:r>
      <w:del w:id="1667" w:author="lv-xyr" w:date="2019-02-21T23:01:06Z">
        <w:r>
          <w:rPr>
            <w:rFonts w:hint="eastAsia" w:ascii="Times New Roman" w:hAnsi="Times New Roman" w:cs="Times New Roman"/>
            <w:lang w:val="en-US"/>
          </w:rPr>
          <w:delText xml:space="preserve"> is</w:delText>
        </w:r>
      </w:del>
      <w:ins w:id="1668" w:author="lv-xyr" w:date="2019-02-21T23:01:06Z">
        <w:r>
          <w:rPr>
            <w:rFonts w:hint="eastAsia" w:ascii="Times New Roman" w:hAnsi="Times New Roman" w:cs="Times New Roman"/>
            <w:lang w:val="en-US" w:eastAsia="zh-CN"/>
          </w:rPr>
          <w:t>,</w:t>
        </w:r>
      </w:ins>
      <w:r>
        <w:rPr>
          <w:rFonts w:hint="eastAsia" w:ascii="Times New Roman" w:hAnsi="Times New Roman" w:cs="Times New Roman"/>
        </w:rPr>
        <w:t xml:space="preserve"> 80 mL/min, </w:t>
      </w:r>
      <w:ins w:id="1669" w:author="lv-xyr" w:date="2019-02-21T23:00:57Z">
        <w:r>
          <w:rPr>
            <w:rFonts w:hint="eastAsia" w:ascii="Times New Roman" w:hAnsi="Times New Roman" w:cs="Times New Roman"/>
            <w:lang w:val="en-US" w:eastAsia="zh-CN"/>
          </w:rPr>
          <w:t xml:space="preserve">and </w:t>
        </w:r>
      </w:ins>
      <w:del w:id="1670" w:author="lv-xyr" w:date="2019-02-21T23:01:44Z">
        <w:r>
          <w:rPr>
            <w:rFonts w:hint="eastAsia" w:ascii="Times New Roman" w:hAnsi="Times New Roman" w:cs="Times New Roman"/>
          </w:rPr>
          <w:delText xml:space="preserve">the </w:delText>
        </w:r>
      </w:del>
      <w:r>
        <w:rPr>
          <w:rFonts w:hint="eastAsia" w:ascii="Times New Roman" w:hAnsi="Times New Roman" w:cs="Times New Roman"/>
        </w:rPr>
        <w:t>shielding gas flow rate</w:t>
      </w:r>
      <w:del w:id="1671" w:author="lv-xyr" w:date="2019-02-21T23:03:02Z">
        <w:r>
          <w:rPr>
            <w:rFonts w:hint="eastAsia" w:ascii="Times New Roman" w:hAnsi="Times New Roman" w:cs="Times New Roman"/>
            <w:lang w:val="en-US"/>
          </w:rPr>
          <w:delText xml:space="preserve"> is</w:delText>
        </w:r>
      </w:del>
      <w:ins w:id="1672" w:author="lv-xyr" w:date="2019-02-21T23:03:02Z">
        <w:r>
          <w:rPr>
            <w:rFonts w:hint="eastAsia" w:ascii="Times New Roman" w:hAnsi="Times New Roman" w:cs="Times New Roman"/>
            <w:lang w:val="en-US" w:eastAsia="zh-CN"/>
          </w:rPr>
          <w:t>,</w:t>
        </w:r>
      </w:ins>
      <w:r>
        <w:rPr>
          <w:rFonts w:hint="eastAsia" w:ascii="Times New Roman" w:hAnsi="Times New Roman" w:cs="Times New Roman"/>
        </w:rPr>
        <w:t xml:space="preserve"> 20mL/min, </w:t>
      </w:r>
      <w:del w:id="1673" w:author="lv-xyr" w:date="2019-02-21T23:03:12Z">
        <w:r>
          <w:rPr>
            <w:rFonts w:hint="eastAsia" w:ascii="Times New Roman" w:hAnsi="Times New Roman" w:cs="Times New Roman"/>
          </w:rPr>
          <w:delText xml:space="preserve">and </w:delText>
        </w:r>
      </w:del>
      <w:r>
        <w:rPr>
          <w:rFonts w:hint="eastAsia" w:ascii="Times New Roman" w:hAnsi="Times New Roman" w:cs="Times New Roman"/>
        </w:rPr>
        <w:t>the instrument c</w:t>
      </w:r>
      <w:del w:id="1674" w:author="lv-xyr" w:date="2019-02-21T23:10:00Z">
        <w:r>
          <w:rPr>
            <w:rFonts w:hint="eastAsia" w:ascii="Times New Roman" w:hAnsi="Times New Roman" w:cs="Times New Roman"/>
            <w:lang w:val="en-US"/>
          </w:rPr>
          <w:delText>an</w:delText>
        </w:r>
      </w:del>
      <w:ins w:id="1675" w:author="lv-xyr" w:date="2019-02-21T23:10:00Z">
        <w:r>
          <w:rPr>
            <w:rFonts w:hint="eastAsia" w:ascii="Times New Roman" w:hAnsi="Times New Roman" w:cs="Times New Roman"/>
            <w:lang w:val="en-US" w:eastAsia="zh-CN"/>
          </w:rPr>
          <w:t>o</w:t>
        </w:r>
      </w:ins>
      <w:ins w:id="1676" w:author="lv-xyr" w:date="2019-02-21T23:10:01Z">
        <w:r>
          <w:rPr>
            <w:rFonts w:hint="eastAsia" w:ascii="Times New Roman" w:hAnsi="Times New Roman" w:cs="Times New Roman"/>
            <w:lang w:val="en-US" w:eastAsia="zh-CN"/>
          </w:rPr>
          <w:t>uld</w:t>
        </w:r>
      </w:ins>
      <w:r>
        <w:rPr>
          <w:rFonts w:hint="eastAsia" w:ascii="Times New Roman" w:hAnsi="Times New Roman" w:cs="Times New Roman"/>
        </w:rPr>
        <w:t xml:space="preserve"> measure the gas product </w:t>
      </w:r>
      <w:del w:id="1677" w:author="lv-xyr" w:date="2019-02-21T23:04:13Z">
        <w:r>
          <w:rPr>
            <w:rFonts w:hint="eastAsia" w:ascii="Times New Roman" w:hAnsi="Times New Roman" w:cs="Times New Roman"/>
            <w:lang w:val="en-US"/>
          </w:rPr>
          <w:delText>mass</w:delText>
        </w:r>
      </w:del>
      <w:ins w:id="1678" w:author="lv-xyr" w:date="2019-02-21T23:04:13Z">
        <w:r>
          <w:rPr>
            <w:rFonts w:hint="eastAsia" w:ascii="Times New Roman" w:hAnsi="Times New Roman" w:cs="Times New Roman"/>
            <w:lang w:val="en-US" w:eastAsia="zh-CN"/>
          </w:rPr>
          <w:t>quali</w:t>
        </w:r>
      </w:ins>
      <w:ins w:id="1679" w:author="lv-xyr" w:date="2019-02-21T23:04:14Z">
        <w:r>
          <w:rPr>
            <w:rFonts w:hint="eastAsia" w:ascii="Times New Roman" w:hAnsi="Times New Roman" w:cs="Times New Roman"/>
            <w:lang w:val="en-US" w:eastAsia="zh-CN"/>
          </w:rPr>
          <w:t>ty</w:t>
        </w:r>
      </w:ins>
      <w:ins w:id="1680" w:author="lv-xyr" w:date="2019-02-21T23:04:15Z">
        <w:r>
          <w:rPr>
            <w:rFonts w:hint="eastAsia" w:ascii="Times New Roman" w:hAnsi="Times New Roman" w:cs="Times New Roman"/>
            <w:lang w:val="en-US" w:eastAsia="zh-CN"/>
          </w:rPr>
          <w:t xml:space="preserve"> at</w:t>
        </w:r>
      </w:ins>
      <w:ins w:id="1681" w:author="lv-xyr" w:date="2019-02-21T23:04:17Z">
        <w:r>
          <w:rPr>
            <w:rFonts w:hint="eastAsia" w:ascii="Times New Roman" w:hAnsi="Times New Roman" w:cs="Times New Roman"/>
            <w:lang w:val="en-US" w:eastAsia="zh-CN"/>
          </w:rPr>
          <w:t xml:space="preserve"> a</w:t>
        </w:r>
      </w:ins>
      <w:r>
        <w:rPr>
          <w:rFonts w:hint="eastAsia" w:ascii="Times New Roman" w:hAnsi="Times New Roman" w:cs="Times New Roman"/>
        </w:rPr>
        <w:t xml:space="preserve"> range of 1u-300u.</w:t>
      </w:r>
    </w:p>
    <w:p>
      <w:pPr>
        <w:spacing w:line="312" w:lineRule="exact"/>
        <w:ind w:firstLine="420" w:firstLineChars="200"/>
        <w:rPr>
          <w:rFonts w:ascii="Times New Roman" w:hAnsi="Times New Roman" w:cs="Times New Roman"/>
        </w:rPr>
      </w:pPr>
    </w:p>
    <w:p>
      <w:pPr>
        <w:spacing w:line="312" w:lineRule="atLeast"/>
        <w:outlineLvl w:val="0"/>
        <w:rPr>
          <w:rFonts w:ascii="Times New Roman" w:hAnsi="Times New Roman" w:eastAsia="黑体" w:cs="Times New Roman"/>
          <w:b/>
          <w:sz w:val="28"/>
          <w:szCs w:val="28"/>
        </w:rPr>
      </w:pPr>
      <w:r>
        <w:rPr>
          <w:rFonts w:ascii="Times New Roman" w:hAnsi="Times New Roman" w:eastAsia="黑体" w:cs="Times New Roman"/>
          <w:b/>
          <w:sz w:val="28"/>
          <w:szCs w:val="28"/>
        </w:rPr>
        <w:t>2模型构建及试验分析</w:t>
      </w:r>
    </w:p>
    <w:p>
      <w:pPr>
        <w:spacing w:line="312" w:lineRule="atLeast"/>
        <w:outlineLvl w:val="0"/>
        <w:rPr>
          <w:rFonts w:ascii="Times New Roman" w:hAnsi="Times New Roman" w:eastAsia="黑体" w:cs="Times New Roman"/>
          <w:b/>
          <w:sz w:val="24"/>
          <w:szCs w:val="24"/>
        </w:rPr>
      </w:pPr>
      <w:r>
        <w:rPr>
          <w:rFonts w:ascii="Times New Roman" w:hAnsi="Times New Roman" w:eastAsia="黑体" w:cs="Times New Roman"/>
          <w:b/>
          <w:sz w:val="24"/>
          <w:szCs w:val="24"/>
        </w:rPr>
        <w:t>2.1 东曲2号煤</w:t>
      </w:r>
      <w:r>
        <w:rPr>
          <w:rFonts w:hint="eastAsia" w:ascii="Times New Roman" w:hAnsi="Times New Roman" w:eastAsia="黑体" w:cs="Times New Roman"/>
          <w:b/>
          <w:sz w:val="24"/>
          <w:szCs w:val="24"/>
        </w:rPr>
        <w:t>的</w:t>
      </w:r>
      <w:r>
        <w:rPr>
          <w:rFonts w:ascii="Times New Roman" w:hAnsi="Times New Roman" w:eastAsia="黑体" w:cs="Times New Roman"/>
          <w:b/>
          <w:sz w:val="24"/>
          <w:szCs w:val="24"/>
        </w:rPr>
        <w:t>模型构建及修正</w:t>
      </w:r>
    </w:p>
    <w:p>
      <w:pPr>
        <w:spacing w:line="312" w:lineRule="atLeast"/>
        <w:outlineLvl w:val="0"/>
        <w:rPr>
          <w:rFonts w:ascii="Times New Roman" w:hAnsi="Times New Roman" w:eastAsia="黑体" w:cs="Times New Roman"/>
          <w:b/>
          <w:szCs w:val="21"/>
        </w:rPr>
      </w:pPr>
      <w:r>
        <w:rPr>
          <w:rFonts w:ascii="Times New Roman" w:hAnsi="Times New Roman" w:eastAsia="黑体" w:cs="Times New Roman"/>
          <w:b/>
          <w:szCs w:val="21"/>
        </w:rPr>
        <w:t>2.1.1 模型构建</w:t>
      </w:r>
    </w:p>
    <w:p>
      <w:pPr>
        <w:spacing w:line="312" w:lineRule="atLeast"/>
        <w:outlineLvl w:val="0"/>
        <w:rPr>
          <w:rFonts w:ascii="Times New Roman" w:hAnsi="Times New Roman" w:eastAsia="黑体" w:cs="Times New Roman"/>
          <w:b/>
          <w:sz w:val="28"/>
        </w:rPr>
      </w:pPr>
      <w:r>
        <w:rPr>
          <w:rFonts w:ascii="Times New Roman" w:hAnsi="Times New Roman" w:eastAsia="黑体" w:cs="Times New Roman"/>
          <w:b/>
          <w:sz w:val="28"/>
        </w:rPr>
        <w:t xml:space="preserve">2 Model </w:t>
      </w:r>
      <w:del w:id="1682" w:author="lv-xyr" w:date="2019-02-23T10:23:59Z">
        <w:r>
          <w:rPr>
            <w:rFonts w:ascii="Times New Roman" w:hAnsi="Times New Roman" w:eastAsia="黑体" w:cs="Times New Roman"/>
            <w:b/>
            <w:sz w:val="28"/>
            <w:lang w:val="en-US"/>
          </w:rPr>
          <w:delText>c</w:delText>
        </w:r>
      </w:del>
      <w:ins w:id="1683" w:author="lv-xyr" w:date="2019-02-23T10:23:59Z">
        <w:r>
          <w:rPr>
            <w:rFonts w:hint="eastAsia" w:ascii="Times New Roman" w:hAnsi="Times New Roman" w:eastAsia="黑体" w:cs="Times New Roman"/>
            <w:b/>
            <w:sz w:val="28"/>
            <w:lang w:val="en-US" w:eastAsia="zh-CN"/>
          </w:rPr>
          <w:t>C</w:t>
        </w:r>
      </w:ins>
      <w:r>
        <w:rPr>
          <w:rFonts w:ascii="Times New Roman" w:hAnsi="Times New Roman" w:eastAsia="黑体" w:cs="Times New Roman"/>
          <w:b/>
          <w:sz w:val="28"/>
          <w:lang w:val="en-US"/>
        </w:rPr>
        <w:t>onstruction</w:t>
      </w:r>
      <w:r>
        <w:rPr>
          <w:rFonts w:ascii="Times New Roman" w:hAnsi="Times New Roman" w:eastAsia="黑体" w:cs="Times New Roman"/>
          <w:b/>
          <w:sz w:val="28"/>
        </w:rPr>
        <w:t xml:space="preserve"> and </w:t>
      </w:r>
      <w:del w:id="1684" w:author="lv-xyr" w:date="2019-02-17T20:40:37Z">
        <w:r>
          <w:rPr>
            <w:rFonts w:ascii="Times New Roman" w:hAnsi="Times New Roman" w:eastAsia="黑体" w:cs="Times New Roman"/>
            <w:b/>
            <w:sz w:val="28"/>
            <w:lang w:val="en-US"/>
          </w:rPr>
          <w:delText>e</w:delText>
        </w:r>
      </w:del>
      <w:ins w:id="1685" w:author="lv-xyr" w:date="2019-02-17T20:40:37Z">
        <w:r>
          <w:rPr>
            <w:rFonts w:hint="eastAsia" w:ascii="Times New Roman" w:hAnsi="Times New Roman" w:eastAsia="黑体" w:cs="Times New Roman"/>
            <w:b/>
            <w:sz w:val="28"/>
            <w:lang w:val="en-US" w:eastAsia="zh-CN"/>
          </w:rPr>
          <w:t>E</w:t>
        </w:r>
      </w:ins>
      <w:r>
        <w:rPr>
          <w:rFonts w:ascii="Times New Roman" w:hAnsi="Times New Roman" w:eastAsia="黑体" w:cs="Times New Roman"/>
          <w:b/>
          <w:sz w:val="28"/>
        </w:rPr>
        <w:t xml:space="preserve">xperimental </w:t>
      </w:r>
      <w:del w:id="1686" w:author="lv-xyr" w:date="2019-02-17T20:40:39Z">
        <w:r>
          <w:rPr>
            <w:rFonts w:ascii="Times New Roman" w:hAnsi="Times New Roman" w:eastAsia="黑体" w:cs="Times New Roman"/>
            <w:b/>
            <w:sz w:val="28"/>
            <w:lang w:val="en-US"/>
          </w:rPr>
          <w:delText>a</w:delText>
        </w:r>
      </w:del>
      <w:ins w:id="1687" w:author="lv-xyr" w:date="2019-02-17T20:40:39Z">
        <w:r>
          <w:rPr>
            <w:rFonts w:hint="eastAsia" w:ascii="Times New Roman" w:hAnsi="Times New Roman" w:eastAsia="黑体" w:cs="Times New Roman"/>
            <w:b/>
            <w:sz w:val="28"/>
            <w:lang w:val="en-US" w:eastAsia="zh-CN"/>
          </w:rPr>
          <w:t>A</w:t>
        </w:r>
      </w:ins>
      <w:r>
        <w:rPr>
          <w:rFonts w:ascii="Times New Roman" w:hAnsi="Times New Roman" w:eastAsia="黑体" w:cs="Times New Roman"/>
          <w:b/>
          <w:sz w:val="28"/>
        </w:rPr>
        <w:t>nalysis</w:t>
      </w:r>
    </w:p>
    <w:p>
      <w:pPr>
        <w:spacing w:line="312" w:lineRule="atLeast"/>
        <w:outlineLvl w:val="0"/>
        <w:rPr>
          <w:rFonts w:ascii="Times New Roman" w:hAnsi="Times New Roman" w:eastAsia="黑体" w:cs="Times New Roman"/>
          <w:b/>
          <w:sz w:val="24"/>
        </w:rPr>
      </w:pPr>
      <w:r>
        <w:rPr>
          <w:rFonts w:hint="eastAsia" w:ascii="Times New Roman" w:hAnsi="Times New Roman" w:eastAsia="黑体" w:cs="Times New Roman"/>
          <w:b/>
          <w:sz w:val="24"/>
        </w:rPr>
        <w:t xml:space="preserve">2.1 Model Construction and </w:t>
      </w:r>
      <w:del w:id="1688" w:author="lv-xyr" w:date="2019-02-17T20:46:44Z">
        <w:r>
          <w:rPr>
            <w:rFonts w:hint="eastAsia" w:ascii="Times New Roman" w:hAnsi="Times New Roman" w:eastAsia="黑体" w:cs="Times New Roman"/>
            <w:b/>
            <w:sz w:val="24"/>
            <w:lang w:val="en-US"/>
          </w:rPr>
          <w:delText>Correction</w:delText>
        </w:r>
      </w:del>
      <w:ins w:id="1689" w:author="lv-xyr" w:date="2019-02-17T20:46:44Z">
        <w:r>
          <w:rPr>
            <w:rFonts w:hint="eastAsia" w:ascii="Times New Roman" w:hAnsi="Times New Roman" w:eastAsia="黑体" w:cs="Times New Roman"/>
            <w:b/>
            <w:sz w:val="24"/>
            <w:lang w:val="en-US" w:eastAsia="zh-CN"/>
          </w:rPr>
          <w:t>U</w:t>
        </w:r>
      </w:ins>
      <w:ins w:id="1690" w:author="lv-xyr" w:date="2019-02-17T20:46:45Z">
        <w:r>
          <w:rPr>
            <w:rFonts w:hint="eastAsia" w:ascii="Times New Roman" w:hAnsi="Times New Roman" w:eastAsia="黑体" w:cs="Times New Roman"/>
            <w:b/>
            <w:sz w:val="24"/>
            <w:lang w:val="en-US" w:eastAsia="zh-CN"/>
          </w:rPr>
          <w:t>pda</w:t>
        </w:r>
      </w:ins>
      <w:ins w:id="1691" w:author="lv-xyr" w:date="2019-02-17T20:46:46Z">
        <w:r>
          <w:rPr>
            <w:rFonts w:hint="eastAsia" w:ascii="Times New Roman" w:hAnsi="Times New Roman" w:eastAsia="黑体" w:cs="Times New Roman"/>
            <w:b/>
            <w:sz w:val="24"/>
            <w:lang w:val="en-US" w:eastAsia="zh-CN"/>
          </w:rPr>
          <w:t>ting</w:t>
        </w:r>
      </w:ins>
      <w:r>
        <w:rPr>
          <w:rFonts w:hint="eastAsia" w:ascii="Times New Roman" w:hAnsi="Times New Roman" w:eastAsia="黑体" w:cs="Times New Roman"/>
          <w:b/>
          <w:sz w:val="24"/>
        </w:rPr>
        <w:t xml:space="preserve"> of </w:t>
      </w:r>
      <w:ins w:id="1692" w:author="lv-xyr" w:date="2019-02-17T20:40:50Z">
        <w:r>
          <w:rPr>
            <w:rFonts w:hint="eastAsia" w:ascii="Times New Roman" w:hAnsi="Times New Roman" w:eastAsia="黑体" w:cs="Times New Roman"/>
            <w:b/>
            <w:sz w:val="24"/>
          </w:rPr>
          <w:t xml:space="preserve">No. 2 </w:t>
        </w:r>
      </w:ins>
      <w:r>
        <w:rPr>
          <w:rFonts w:hint="eastAsia" w:ascii="Times New Roman" w:hAnsi="Times New Roman" w:eastAsia="黑体" w:cs="Times New Roman"/>
          <w:b/>
          <w:sz w:val="24"/>
        </w:rPr>
        <w:t xml:space="preserve">Dongqu </w:t>
      </w:r>
      <w:del w:id="1693" w:author="lv-xyr" w:date="2019-02-17T20:40:50Z">
        <w:r>
          <w:rPr>
            <w:rFonts w:hint="eastAsia" w:ascii="Times New Roman" w:hAnsi="Times New Roman" w:eastAsia="黑体" w:cs="Times New Roman"/>
            <w:b/>
            <w:sz w:val="24"/>
          </w:rPr>
          <w:delText xml:space="preserve">No. 2 </w:delText>
        </w:r>
      </w:del>
      <w:r>
        <w:rPr>
          <w:rFonts w:hint="eastAsia" w:ascii="Times New Roman" w:hAnsi="Times New Roman" w:eastAsia="黑体" w:cs="Times New Roman"/>
          <w:b/>
          <w:sz w:val="24"/>
        </w:rPr>
        <w:t>Coal</w:t>
      </w:r>
    </w:p>
    <w:p>
      <w:pPr>
        <w:spacing w:line="312" w:lineRule="atLeast"/>
        <w:outlineLvl w:val="0"/>
        <w:rPr>
          <w:rFonts w:ascii="Times New Roman" w:hAnsi="Times New Roman" w:eastAsia="黑体" w:cs="Times New Roman"/>
          <w:b/>
        </w:rPr>
      </w:pPr>
      <w:r>
        <w:rPr>
          <w:rFonts w:ascii="Times New Roman" w:hAnsi="Times New Roman" w:eastAsia="黑体" w:cs="Times New Roman"/>
          <w:b/>
        </w:rPr>
        <w:t xml:space="preserve">2.1.1 Model </w:t>
      </w:r>
      <w:del w:id="1694" w:author="lv-xyr" w:date="2019-02-17T20:41:06Z">
        <w:r>
          <w:rPr>
            <w:rFonts w:ascii="Times New Roman" w:hAnsi="Times New Roman" w:eastAsia="黑体" w:cs="Times New Roman"/>
            <w:b/>
            <w:lang w:val="en-US"/>
          </w:rPr>
          <w:delText>c</w:delText>
        </w:r>
      </w:del>
      <w:ins w:id="1695" w:author="lv-xyr" w:date="2019-02-17T20:41:06Z">
        <w:r>
          <w:rPr>
            <w:rFonts w:hint="eastAsia" w:ascii="Times New Roman" w:hAnsi="Times New Roman" w:eastAsia="黑体" w:cs="Times New Roman"/>
            <w:b/>
            <w:lang w:val="en-US" w:eastAsia="zh-CN"/>
          </w:rPr>
          <w:t>C</w:t>
        </w:r>
      </w:ins>
      <w:r>
        <w:rPr>
          <w:rFonts w:ascii="Times New Roman" w:hAnsi="Times New Roman" w:eastAsia="黑体" w:cs="Times New Roman"/>
          <w:b/>
        </w:rPr>
        <w:t>onstruction</w:t>
      </w:r>
    </w:p>
    <w:p>
      <w:pPr>
        <w:spacing w:line="312" w:lineRule="atLeast"/>
        <w:ind w:firstLine="420" w:firstLineChars="200"/>
        <w:outlineLvl w:val="0"/>
        <w:rPr>
          <w:rFonts w:ascii="Times New Roman" w:hAnsi="Times New Roman" w:cs="Times New Roman"/>
          <w:szCs w:val="21"/>
        </w:rPr>
      </w:pPr>
      <w:r>
        <w:rPr>
          <w:rFonts w:hint="eastAsia" w:ascii="Times New Roman" w:hAnsi="Times New Roman" w:cs="Times New Roman"/>
          <w:szCs w:val="21"/>
        </w:rPr>
        <w:t>对表征煤结构的</w:t>
      </w:r>
      <w:r>
        <w:rPr>
          <w:rFonts w:ascii="Times New Roman" w:hAnsi="Times New Roman" w:cs="Times New Roman"/>
          <w:szCs w:val="21"/>
          <w:vertAlign w:val="superscript"/>
        </w:rPr>
        <w:t>13</w:t>
      </w:r>
      <w:r>
        <w:rPr>
          <w:rFonts w:ascii="Times New Roman" w:hAnsi="Times New Roman" w:cs="Times New Roman"/>
          <w:szCs w:val="21"/>
        </w:rPr>
        <w:t>C-NMR</w:t>
      </w:r>
      <w:r>
        <w:rPr>
          <w:rFonts w:hint="eastAsia" w:ascii="Times New Roman" w:hAnsi="Times New Roman" w:cs="Times New Roman"/>
          <w:szCs w:val="21"/>
        </w:rPr>
        <w:t>数据进行解析，参考贾建波</w:t>
      </w:r>
      <w:r>
        <w:rPr>
          <w:rFonts w:hint="eastAsia" w:ascii="Times New Roman" w:hAnsi="Times New Roman" w:cs="Times New Roman"/>
          <w:szCs w:val="21"/>
          <w:vertAlign w:val="superscript"/>
        </w:rPr>
        <w:t>[3]</w:t>
      </w:r>
      <w:r>
        <w:rPr>
          <w:rFonts w:hint="eastAsia" w:ascii="Times New Roman" w:hAnsi="Times New Roman" w:cs="Times New Roman"/>
          <w:szCs w:val="21"/>
        </w:rPr>
        <w:t>、相建华</w:t>
      </w:r>
      <w:r>
        <w:rPr>
          <w:rFonts w:hint="eastAsia" w:ascii="Times New Roman" w:hAnsi="Times New Roman" w:cs="Times New Roman"/>
          <w:szCs w:val="21"/>
          <w:vertAlign w:val="superscript"/>
        </w:rPr>
        <w:t>[4-5]</w:t>
      </w:r>
      <w:r>
        <w:rPr>
          <w:rFonts w:hint="eastAsia" w:ascii="Times New Roman" w:hAnsi="Times New Roman" w:cs="Times New Roman"/>
          <w:szCs w:val="21"/>
        </w:rPr>
        <w:t>等人的煤大分子化学结构模型构建方法，通过模拟结构中</w:t>
      </w:r>
      <w:r>
        <w:rPr>
          <w:rFonts w:ascii="Times New Roman" w:hAnsi="Times New Roman" w:cs="Times New Roman"/>
          <w:szCs w:val="21"/>
        </w:rPr>
        <w:t>芳香结构单元</w:t>
      </w:r>
      <w:r>
        <w:rPr>
          <w:rFonts w:hint="eastAsia" w:ascii="Times New Roman" w:hAnsi="Times New Roman" w:cs="Times New Roman"/>
          <w:szCs w:val="21"/>
        </w:rPr>
        <w:t>、脂肪结构和其他官能团</w:t>
      </w:r>
      <w:r>
        <w:rPr>
          <w:rFonts w:ascii="Times New Roman" w:hAnsi="Times New Roman" w:cs="Times New Roman"/>
          <w:szCs w:val="21"/>
        </w:rPr>
        <w:t>的连接方式，</w:t>
      </w:r>
      <w:r>
        <w:rPr>
          <w:rFonts w:hint="eastAsia" w:ascii="Times New Roman" w:hAnsi="Times New Roman" w:cs="Times New Roman"/>
          <w:szCs w:val="21"/>
        </w:rPr>
        <w:t>构建东曲2号原煤的大分子结构模型</w:t>
      </w:r>
      <w:r>
        <w:rPr>
          <w:rFonts w:ascii="Times New Roman" w:hAnsi="Times New Roman" w:cs="Times New Roman"/>
          <w:szCs w:val="21"/>
        </w:rPr>
        <w:t>。</w:t>
      </w:r>
    </w:p>
    <w:p>
      <w:pPr>
        <w:spacing w:line="312" w:lineRule="atLeast"/>
        <w:ind w:firstLine="420" w:firstLineChars="200"/>
        <w:outlineLvl w:val="0"/>
        <w:rPr>
          <w:rFonts w:ascii="Times New Roman" w:hAnsi="Times New Roman"/>
          <w:szCs w:val="21"/>
        </w:rPr>
      </w:pPr>
      <w:ins w:id="1696" w:author="lv-xyr" w:date="2019-02-23T11:38:50Z">
        <w:r>
          <w:rPr>
            <w:rFonts w:hint="eastAsia" w:ascii="Times New Roman" w:hAnsi="Times New Roman" w:cs="Times New Roman"/>
            <w:lang w:val="en-US" w:eastAsia="zh-CN"/>
          </w:rPr>
          <w:t>T</w:t>
        </w:r>
      </w:ins>
      <w:ins w:id="1697" w:author="lv-xyr" w:date="2019-02-23T11:38:55Z">
        <w:r>
          <w:rPr>
            <w:rFonts w:hint="eastAsia" w:ascii="Times New Roman" w:hAnsi="Times New Roman" w:cs="Times New Roman"/>
            <w:lang w:val="en-US" w:eastAsia="zh-CN"/>
          </w:rPr>
          <w:t>he</w:t>
        </w:r>
      </w:ins>
      <w:ins w:id="1698" w:author="lv-xyr" w:date="2019-02-23T11:39:04Z">
        <w:r>
          <w:rPr>
            <w:rFonts w:hint="eastAsia" w:ascii="Times New Roman" w:hAnsi="Times New Roman" w:cs="Times New Roman"/>
            <w:lang w:val="en-US" w:eastAsia="zh-CN"/>
          </w:rPr>
          <w:t xml:space="preserve"> </w:t>
        </w:r>
      </w:ins>
      <w:ins w:id="1699" w:author="lv-xyr" w:date="2019-02-23T11:38:55Z">
        <w:r>
          <w:rPr>
            <w:rFonts w:hint="eastAsia" w:ascii="Times New Roman" w:hAnsi="Times New Roman" w:cs="Times New Roman"/>
            <w:lang w:val="en-US" w:eastAsia="zh-CN"/>
          </w:rPr>
          <w:t>au</w:t>
        </w:r>
      </w:ins>
      <w:ins w:id="1700" w:author="lv-xyr" w:date="2019-02-23T11:38:56Z">
        <w:r>
          <w:rPr>
            <w:rFonts w:hint="eastAsia" w:ascii="Times New Roman" w:hAnsi="Times New Roman" w:cs="Times New Roman"/>
            <w:lang w:val="en-US" w:eastAsia="zh-CN"/>
          </w:rPr>
          <w:t>th</w:t>
        </w:r>
      </w:ins>
      <w:ins w:id="1701" w:author="lv-xyr" w:date="2019-02-23T11:38:58Z">
        <w:r>
          <w:rPr>
            <w:rFonts w:hint="eastAsia" w:ascii="Times New Roman" w:hAnsi="Times New Roman" w:cs="Times New Roman"/>
            <w:lang w:val="en-US" w:eastAsia="zh-CN"/>
          </w:rPr>
          <w:t>o</w:t>
        </w:r>
      </w:ins>
      <w:ins w:id="1702" w:author="lv-xyr" w:date="2019-02-23T11:38:59Z">
        <w:r>
          <w:rPr>
            <w:rFonts w:hint="eastAsia" w:ascii="Times New Roman" w:hAnsi="Times New Roman" w:cs="Times New Roman"/>
            <w:lang w:val="en-US" w:eastAsia="zh-CN"/>
          </w:rPr>
          <w:t>rs</w:t>
        </w:r>
      </w:ins>
      <w:ins w:id="1703" w:author="lv-xyr" w:date="2019-02-23T11:39:08Z">
        <w:r>
          <w:rPr>
            <w:rFonts w:hint="eastAsia" w:ascii="Times New Roman" w:hAnsi="Times New Roman" w:cs="Times New Roman"/>
            <w:lang w:val="en-US" w:eastAsia="zh-CN"/>
          </w:rPr>
          <w:t xml:space="preserve"> </w:t>
        </w:r>
      </w:ins>
      <w:ins w:id="1704" w:author="lv-xyr" w:date="2019-02-23T11:39:43Z">
        <w:r>
          <w:rPr>
            <w:rFonts w:hint="eastAsia" w:ascii="Times New Roman" w:hAnsi="Times New Roman" w:cs="Times New Roman"/>
            <w:lang w:val="en-US" w:eastAsia="zh-CN"/>
          </w:rPr>
          <w:t>first</w:t>
        </w:r>
      </w:ins>
      <w:ins w:id="1705" w:author="lv-xyr" w:date="2019-02-23T11:39:45Z">
        <w:r>
          <w:rPr>
            <w:rFonts w:hint="eastAsia" w:ascii="Times New Roman" w:hAnsi="Times New Roman" w:cs="Times New Roman"/>
            <w:lang w:val="en-US" w:eastAsia="zh-CN"/>
          </w:rPr>
          <w:t>ly</w:t>
        </w:r>
      </w:ins>
      <w:ins w:id="1706" w:author="lv-xyr" w:date="2019-02-23T11:39:54Z">
        <w:r>
          <w:rPr>
            <w:rFonts w:hint="eastAsia" w:ascii="Times New Roman" w:hAnsi="Times New Roman" w:cs="Times New Roman"/>
          </w:rPr>
          <w:t xml:space="preserve"> analy</w:t>
        </w:r>
      </w:ins>
      <w:ins w:id="1707" w:author="lv-xyr" w:date="2019-02-23T11:39:54Z">
        <w:r>
          <w:rPr>
            <w:rFonts w:hint="eastAsia" w:ascii="Times New Roman" w:hAnsi="Times New Roman" w:cs="Times New Roman"/>
            <w:lang w:val="en-US" w:eastAsia="zh-CN"/>
          </w:rPr>
          <w:t>zed</w:t>
        </w:r>
      </w:ins>
      <w:ins w:id="1708" w:author="lv-xyr" w:date="2019-02-23T11:39:47Z">
        <w:r>
          <w:rPr>
            <w:rFonts w:hint="eastAsia" w:ascii="Times New Roman" w:hAnsi="Times New Roman" w:cs="Times New Roman"/>
            <w:lang w:val="en-US" w:eastAsia="zh-CN"/>
          </w:rPr>
          <w:t xml:space="preserve"> </w:t>
        </w:r>
      </w:ins>
      <w:ins w:id="1709" w:author="lv-xyr" w:date="2019-02-23T11:40:02Z">
        <w:r>
          <w:rPr>
            <w:rFonts w:ascii="Times New Roman" w:hAnsi="Times New Roman" w:cs="Times New Roman"/>
            <w:vertAlign w:val="superscript"/>
          </w:rPr>
          <w:t>13</w:t>
        </w:r>
      </w:ins>
      <w:ins w:id="1710" w:author="lv-xyr" w:date="2019-02-23T11:40:02Z">
        <w:r>
          <w:rPr>
            <w:rFonts w:hint="eastAsia" w:ascii="Times New Roman" w:hAnsi="Times New Roman" w:cs="Times New Roman"/>
          </w:rPr>
          <w:t>C-NMR data</w:t>
        </w:r>
      </w:ins>
      <w:ins w:id="1711" w:author="lv-xyr" w:date="2019-02-23T11:38:59Z">
        <w:r>
          <w:rPr>
            <w:rFonts w:hint="eastAsia" w:ascii="Times New Roman" w:hAnsi="Times New Roman" w:cs="Times New Roman"/>
            <w:lang w:val="en-US" w:eastAsia="zh-CN"/>
          </w:rPr>
          <w:t xml:space="preserve"> </w:t>
        </w:r>
      </w:ins>
      <w:del w:id="1712" w:author="lv-xyr" w:date="2019-02-23T11:40:12Z">
        <w:r>
          <w:rPr>
            <w:rFonts w:hint="eastAsia" w:ascii="Times New Roman" w:hAnsi="Times New Roman" w:cs="Times New Roman"/>
            <w:lang w:val="en-US"/>
          </w:rPr>
          <w:delText>C</w:delText>
        </w:r>
      </w:del>
      <w:ins w:id="1713" w:author="lv-xyr" w:date="2019-02-23T11:40:12Z">
        <w:r>
          <w:rPr>
            <w:rFonts w:hint="eastAsia" w:ascii="Times New Roman" w:hAnsi="Times New Roman" w:cs="Times New Roman"/>
            <w:lang w:val="en-US" w:eastAsia="zh-CN"/>
          </w:rPr>
          <w:t>c</w:t>
        </w:r>
      </w:ins>
      <w:r>
        <w:rPr>
          <w:rFonts w:hint="eastAsia" w:ascii="Times New Roman" w:hAnsi="Times New Roman" w:cs="Times New Roman"/>
        </w:rPr>
        <w:t>haracterizing coal structure</w:t>
      </w:r>
      <w:del w:id="1714" w:author="lv-xyr" w:date="2019-02-23T11:40:16Z">
        <w:r>
          <w:rPr>
            <w:rFonts w:ascii="Times New Roman" w:hAnsi="Times New Roman" w:cs="Times New Roman"/>
            <w:vertAlign w:val="superscript"/>
          </w:rPr>
          <w:delText>13</w:delText>
        </w:r>
      </w:del>
      <w:del w:id="1715" w:author="lv-xyr" w:date="2019-02-23T11:40:16Z">
        <w:r>
          <w:rPr>
            <w:rFonts w:hint="eastAsia" w:ascii="Times New Roman" w:hAnsi="Times New Roman" w:cs="Times New Roman"/>
          </w:rPr>
          <w:delText>C-NMR data for</w:delText>
        </w:r>
      </w:del>
      <w:del w:id="1716" w:author="lv-xyr" w:date="2019-02-23T11:39:54Z">
        <w:r>
          <w:rPr>
            <w:rFonts w:hint="eastAsia" w:ascii="Times New Roman" w:hAnsi="Times New Roman" w:cs="Times New Roman"/>
          </w:rPr>
          <w:delText xml:space="preserve"> analy</w:delText>
        </w:r>
      </w:del>
      <w:del w:id="1717" w:author="lv-xyr" w:date="2019-02-23T11:39:54Z">
        <w:r>
          <w:rPr>
            <w:rFonts w:hint="eastAsia" w:ascii="Times New Roman" w:hAnsi="Times New Roman" w:cs="Times New Roman"/>
            <w:lang w:val="en-US"/>
          </w:rPr>
          <w:delText>sis</w:delText>
        </w:r>
      </w:del>
      <w:r>
        <w:rPr>
          <w:rFonts w:hint="eastAsia" w:ascii="Times New Roman" w:hAnsi="Times New Roman" w:cs="Times New Roman"/>
        </w:rPr>
        <w:t xml:space="preserve">, </w:t>
      </w:r>
      <w:ins w:id="1718" w:author="lv-xyr" w:date="2019-02-23T11:40:39Z">
        <w:r>
          <w:rPr>
            <w:rFonts w:hint="eastAsia" w:ascii="Times New Roman" w:hAnsi="Times New Roman" w:cs="Times New Roman"/>
            <w:lang w:val="en-US" w:eastAsia="zh-CN"/>
          </w:rPr>
          <w:t>a</w:t>
        </w:r>
      </w:ins>
      <w:ins w:id="1719" w:author="lv-xyr" w:date="2019-02-23T11:40:40Z">
        <w:r>
          <w:rPr>
            <w:rFonts w:hint="eastAsia" w:ascii="Times New Roman" w:hAnsi="Times New Roman" w:cs="Times New Roman"/>
            <w:lang w:val="en-US" w:eastAsia="zh-CN"/>
          </w:rPr>
          <w:t>nd t</w:t>
        </w:r>
      </w:ins>
      <w:ins w:id="1720" w:author="lv-xyr" w:date="2019-02-23T11:40:41Z">
        <w:r>
          <w:rPr>
            <w:rFonts w:hint="eastAsia" w:ascii="Times New Roman" w:hAnsi="Times New Roman" w:cs="Times New Roman"/>
            <w:lang w:val="en-US" w:eastAsia="zh-CN"/>
          </w:rPr>
          <w:t xml:space="preserve">hen </w:t>
        </w:r>
      </w:ins>
      <w:ins w:id="1721" w:author="lv-xyr" w:date="2019-02-23T11:40:54Z">
        <w:r>
          <w:rPr>
            <w:rFonts w:hint="eastAsia" w:ascii="Times New Roman" w:hAnsi="Times New Roman" w:cs="Times New Roman"/>
            <w:lang w:val="en-US" w:eastAsia="zh-CN"/>
          </w:rPr>
          <w:t>c</w:t>
        </w:r>
      </w:ins>
      <w:ins w:id="1722" w:author="lv-xyr" w:date="2019-02-23T11:40:55Z">
        <w:r>
          <w:rPr>
            <w:rFonts w:hint="eastAsia" w:ascii="Times New Roman" w:hAnsi="Times New Roman" w:cs="Times New Roman"/>
            <w:lang w:val="en-US" w:eastAsia="zh-CN"/>
          </w:rPr>
          <w:t>on</w:t>
        </w:r>
      </w:ins>
      <w:ins w:id="1723" w:author="lv-xyr" w:date="2019-02-23T11:40:56Z">
        <w:r>
          <w:rPr>
            <w:rFonts w:hint="eastAsia" w:ascii="Times New Roman" w:hAnsi="Times New Roman" w:cs="Times New Roman"/>
            <w:lang w:val="en-US" w:eastAsia="zh-CN"/>
          </w:rPr>
          <w:t>str</w:t>
        </w:r>
      </w:ins>
      <w:ins w:id="1724" w:author="lv-xyr" w:date="2019-02-23T11:40:57Z">
        <w:r>
          <w:rPr>
            <w:rFonts w:hint="eastAsia" w:ascii="Times New Roman" w:hAnsi="Times New Roman" w:cs="Times New Roman"/>
            <w:lang w:val="en-US" w:eastAsia="zh-CN"/>
          </w:rPr>
          <w:t>u</w:t>
        </w:r>
      </w:ins>
      <w:ins w:id="1725" w:author="lv-xyr" w:date="2019-02-23T11:40:58Z">
        <w:r>
          <w:rPr>
            <w:rFonts w:hint="eastAsia" w:ascii="Times New Roman" w:hAnsi="Times New Roman" w:cs="Times New Roman"/>
            <w:lang w:val="en-US" w:eastAsia="zh-CN"/>
          </w:rPr>
          <w:t>c</w:t>
        </w:r>
      </w:ins>
      <w:ins w:id="1726" w:author="lv-xyr" w:date="2019-02-23T11:40:59Z">
        <w:r>
          <w:rPr>
            <w:rFonts w:hint="eastAsia" w:ascii="Times New Roman" w:hAnsi="Times New Roman" w:cs="Times New Roman"/>
            <w:lang w:val="en-US" w:eastAsia="zh-CN"/>
          </w:rPr>
          <w:t>ted</w:t>
        </w:r>
      </w:ins>
      <w:ins w:id="1727" w:author="lv-xyr" w:date="2019-02-23T11:41:18Z">
        <w:r>
          <w:rPr>
            <w:rFonts w:hint="eastAsia" w:ascii="Times New Roman" w:hAnsi="Times New Roman" w:cs="Times New Roman"/>
          </w:rPr>
          <w:t xml:space="preserve"> the macromolecular structure model of </w:t>
        </w:r>
      </w:ins>
      <w:ins w:id="1728" w:author="lv-xyr" w:date="2019-02-23T11:42:18Z">
        <w:r>
          <w:rPr>
            <w:rFonts w:hint="eastAsia" w:ascii="Times New Roman" w:hAnsi="Times New Roman" w:cs="Times New Roman"/>
          </w:rPr>
          <w:t xml:space="preserve">No.2 </w:t>
        </w:r>
      </w:ins>
      <w:ins w:id="1729" w:author="lv-xyr" w:date="2019-02-23T11:41:18Z">
        <w:r>
          <w:rPr>
            <w:rFonts w:hint="eastAsia" w:ascii="Times New Roman" w:hAnsi="Times New Roman" w:cs="Times New Roman"/>
          </w:rPr>
          <w:t>Dongqu raw coal</w:t>
        </w:r>
      </w:ins>
      <w:ins w:id="1730" w:author="lv-xyr" w:date="2019-02-23T11:41:28Z">
        <w:r>
          <w:rPr>
            <w:rFonts w:hint="eastAsia" w:ascii="Times New Roman" w:hAnsi="Times New Roman" w:cs="Times New Roman"/>
          </w:rPr>
          <w:t xml:space="preserve"> by simulating connecti</w:t>
        </w:r>
      </w:ins>
      <w:ins w:id="1731" w:author="lv-xyr" w:date="2019-02-23T11:45:41Z">
        <w:r>
          <w:rPr>
            <w:rFonts w:hint="eastAsia" w:ascii="Times New Roman" w:hAnsi="Times New Roman" w:cs="Times New Roman"/>
            <w:lang w:val="en-US" w:eastAsia="zh-CN"/>
          </w:rPr>
          <w:t>ng</w:t>
        </w:r>
      </w:ins>
      <w:ins w:id="1732" w:author="lv-xyr" w:date="2019-02-23T11:41:28Z">
        <w:r>
          <w:rPr>
            <w:rFonts w:hint="eastAsia" w:ascii="Times New Roman" w:hAnsi="Times New Roman" w:cs="Times New Roman"/>
          </w:rPr>
          <w:t xml:space="preserve"> aromatic structural units, fat structures and other functional groups in the structure</w:t>
        </w:r>
      </w:ins>
      <w:ins w:id="1733" w:author="lv-xyr" w:date="2019-02-23T11:40:59Z">
        <w:r>
          <w:rPr>
            <w:rFonts w:hint="eastAsia" w:ascii="Times New Roman" w:hAnsi="Times New Roman" w:cs="Times New Roman"/>
            <w:lang w:val="en-US" w:eastAsia="zh-CN"/>
          </w:rPr>
          <w:t xml:space="preserve"> </w:t>
        </w:r>
      </w:ins>
      <w:ins w:id="1734" w:author="lv-xyr" w:date="2019-02-23T11:41:32Z">
        <w:r>
          <w:rPr>
            <w:rFonts w:hint="eastAsia" w:ascii="Times New Roman" w:hAnsi="Times New Roman" w:cs="Times New Roman"/>
            <w:lang w:val="en-US" w:eastAsia="zh-CN"/>
          </w:rPr>
          <w:t xml:space="preserve">and </w:t>
        </w:r>
      </w:ins>
      <w:r>
        <w:rPr>
          <w:rFonts w:hint="eastAsia" w:ascii="Times New Roman" w:hAnsi="Times New Roman" w:cs="Times New Roman"/>
        </w:rPr>
        <w:t>refer</w:t>
      </w:r>
      <w:del w:id="1735" w:author="lv-xyr" w:date="2019-02-23T11:41:40Z">
        <w:r>
          <w:rPr>
            <w:rFonts w:hint="eastAsia" w:ascii="Times New Roman" w:hAnsi="Times New Roman" w:cs="Times New Roman"/>
            <w:lang w:val="en-US"/>
          </w:rPr>
          <w:delText>ence</w:delText>
        </w:r>
      </w:del>
      <w:ins w:id="1736" w:author="lv-xyr" w:date="2019-02-23T11:41:40Z">
        <w:r>
          <w:rPr>
            <w:rFonts w:hint="eastAsia" w:ascii="Times New Roman" w:hAnsi="Times New Roman" w:cs="Times New Roman"/>
            <w:lang w:val="en-US" w:eastAsia="zh-CN"/>
          </w:rPr>
          <w:t>r</w:t>
        </w:r>
      </w:ins>
      <w:ins w:id="1737" w:author="lv-xyr" w:date="2019-02-23T11:41:41Z">
        <w:r>
          <w:rPr>
            <w:rFonts w:hint="eastAsia" w:ascii="Times New Roman" w:hAnsi="Times New Roman" w:cs="Times New Roman"/>
            <w:lang w:val="en-US" w:eastAsia="zh-CN"/>
          </w:rPr>
          <w:t xml:space="preserve">ing </w:t>
        </w:r>
      </w:ins>
      <w:ins w:id="1738" w:author="lv-xyr" w:date="2019-02-23T11:41:42Z">
        <w:r>
          <w:rPr>
            <w:rFonts w:hint="eastAsia" w:ascii="Times New Roman" w:hAnsi="Times New Roman" w:cs="Times New Roman"/>
            <w:lang w:val="en-US" w:eastAsia="zh-CN"/>
          </w:rPr>
          <w:t>to</w:t>
        </w:r>
      </w:ins>
      <w:ins w:id="1739" w:author="lv-xyr" w:date="2019-02-23T11:46:29Z">
        <w:r>
          <w:rPr>
            <w:rFonts w:hint="eastAsia" w:ascii="Times New Roman" w:hAnsi="Times New Roman" w:cs="Times New Roman"/>
          </w:rPr>
          <w:t xml:space="preserve"> coal macromolecular chemical structure model construction method</w:t>
        </w:r>
      </w:ins>
      <w:ins w:id="1740" w:author="lv-xyr" w:date="2019-02-23T11:46:54Z">
        <w:r>
          <w:rPr>
            <w:rFonts w:hint="eastAsia" w:ascii="Times New Roman" w:hAnsi="Times New Roman" w:cs="Times New Roman"/>
            <w:lang w:val="en-US" w:eastAsia="zh-CN"/>
          </w:rPr>
          <w:t>s of</w:t>
        </w:r>
      </w:ins>
      <w:r>
        <w:rPr>
          <w:rFonts w:hint="eastAsia" w:ascii="Times New Roman" w:hAnsi="Times New Roman" w:cs="Times New Roman"/>
        </w:rPr>
        <w:t xml:space="preserve"> Jia Jianbo</w:t>
      </w:r>
      <w:r>
        <w:rPr>
          <w:rFonts w:hint="eastAsia" w:ascii="Times New Roman" w:hAnsi="Times New Roman" w:cs="Times New Roman"/>
          <w:vertAlign w:val="superscript"/>
        </w:rPr>
        <w:t>[3]</w:t>
      </w:r>
      <w:r>
        <w:rPr>
          <w:rFonts w:hint="eastAsia" w:ascii="Times New Roman" w:hAnsi="Times New Roman" w:cs="Times New Roman"/>
        </w:rPr>
        <w:t>Xiang Jianhua</w:t>
      </w:r>
      <w:r>
        <w:rPr>
          <w:rFonts w:hint="eastAsia" w:ascii="Times New Roman" w:hAnsi="Times New Roman" w:cs="Times New Roman"/>
          <w:vertAlign w:val="superscript"/>
        </w:rPr>
        <w:t>[4-5]</w:t>
      </w:r>
      <w:del w:id="1741" w:author="lv-xyr" w:date="2019-02-23T11:47:01Z">
        <w:r>
          <w:rPr>
            <w:rFonts w:hint="eastAsia" w:ascii="Times New Roman" w:hAnsi="Times New Roman" w:cs="Times New Roman"/>
            <w:lang w:val="en-US"/>
          </w:rPr>
          <w:delText>Et al. The coal macromolecular chemical structure model construction method, the macromolecular structure model of Dongqu No. 2 raw coal was constructed</w:delText>
        </w:r>
      </w:del>
      <w:ins w:id="1742" w:author="lv-xyr" w:date="2019-02-23T11:47:01Z">
        <w:r>
          <w:rPr>
            <w:rFonts w:hint="eastAsia" w:ascii="Times New Roman" w:hAnsi="Times New Roman" w:cs="Times New Roman"/>
            <w:lang w:val="en-US" w:eastAsia="zh-CN"/>
          </w:rPr>
          <w:t xml:space="preserve"> and </w:t>
        </w:r>
      </w:ins>
      <w:ins w:id="1743" w:author="lv-xyr" w:date="2019-02-23T11:47:17Z">
        <w:r>
          <w:rPr>
            <w:rFonts w:hint="eastAsia" w:ascii="Times New Roman" w:hAnsi="Times New Roman" w:cs="Times New Roman"/>
            <w:lang w:val="en-US" w:eastAsia="zh-CN"/>
          </w:rPr>
          <w:t>s</w:t>
        </w:r>
      </w:ins>
      <w:ins w:id="1744" w:author="lv-xyr" w:date="2019-02-23T11:47:22Z">
        <w:r>
          <w:rPr>
            <w:rFonts w:hint="eastAsia" w:ascii="Times New Roman" w:hAnsi="Times New Roman" w:cs="Times New Roman"/>
            <w:lang w:val="en-US" w:eastAsia="zh-CN"/>
          </w:rPr>
          <w:t>o</w:t>
        </w:r>
      </w:ins>
      <w:ins w:id="1745" w:author="lv-xyr" w:date="2019-02-23T11:47:18Z">
        <w:r>
          <w:rPr>
            <w:rFonts w:hint="eastAsia" w:ascii="Times New Roman" w:hAnsi="Times New Roman" w:cs="Times New Roman"/>
            <w:lang w:val="en-US" w:eastAsia="zh-CN"/>
          </w:rPr>
          <w:t xml:space="preserve"> on</w:t>
        </w:r>
      </w:ins>
      <w:del w:id="1746" w:author="lv-xyr" w:date="2019-02-23T11:41:28Z">
        <w:r>
          <w:rPr>
            <w:rFonts w:hint="eastAsia" w:ascii="Times New Roman" w:hAnsi="Times New Roman" w:cs="Times New Roman"/>
          </w:rPr>
          <w:delText xml:space="preserve"> by simulating the connection of aromatic structural units, fat structures and other functional groups in the structure</w:delText>
        </w:r>
      </w:del>
      <w:r>
        <w:rPr>
          <w:rFonts w:hint="eastAsia" w:ascii="Times New Roman" w:hAnsi="Times New Roman" w:cs="Times New Roman"/>
        </w:rPr>
        <w:t>.</w:t>
      </w:r>
    </w:p>
    <w:p>
      <w:pPr>
        <w:jc w:val="center"/>
        <w:rPr>
          <w:rFonts w:ascii="Times New Roman" w:hAnsi="Times New Roman" w:cs="Times New Roman"/>
          <w:bCs/>
          <w:sz w:val="18"/>
          <w:szCs w:val="18"/>
        </w:rPr>
      </w:pPr>
      <w:r>
        <w:object>
          <v:shape id="_x0000_i1025" o:spt="75" type="#_x0000_t75" style="height:174.25pt;width:204pt;" o:ole="t" filled="f" o:preferrelative="t" stroked="f" coordsize="21600,21600">
            <v:path/>
            <v:fill on="f" focussize="0,0"/>
            <v:stroke on="f" joinstyle="miter"/>
            <v:imagedata r:id="rId5" o:title=""/>
            <o:lock v:ext="edit" aspectratio="t"/>
            <w10:wrap type="none"/>
            <w10:anchorlock/>
          </v:shape>
          <o:OLEObject Type="Embed" ProgID="Origin50.Graph" ShapeID="_x0000_i1025" DrawAspect="Content" ObjectID="_1468075725" r:id="rId4">
            <o:LockedField>false</o:LockedField>
          </o:OLEObject>
        </w:object>
      </w:r>
      <w:r>
        <w:rPr>
          <w:rFonts w:ascii="Times New Roman" w:hAnsi="Times New Roman" w:cs="Times New Roman"/>
          <w:bCs/>
          <w:sz w:val="18"/>
          <w:szCs w:val="18"/>
        </w:rPr>
        <w:t>图1 东曲2号煤</w:t>
      </w:r>
      <w:r>
        <w:rPr>
          <w:rFonts w:ascii="Times New Roman" w:hAnsi="Times New Roman" w:cs="Times New Roman"/>
          <w:bCs/>
          <w:sz w:val="18"/>
          <w:szCs w:val="18"/>
          <w:vertAlign w:val="superscript"/>
        </w:rPr>
        <w:t>13</w:t>
      </w:r>
      <w:r>
        <w:rPr>
          <w:rFonts w:ascii="Times New Roman" w:hAnsi="Times New Roman" w:cs="Times New Roman"/>
          <w:bCs/>
          <w:sz w:val="18"/>
          <w:szCs w:val="18"/>
        </w:rPr>
        <w:t>C-NMR 分峰谱图</w:t>
      </w:r>
    </w:p>
    <w:p>
      <w:pPr>
        <w:jc w:val="center"/>
        <w:rPr>
          <w:rFonts w:ascii="Times New Roman" w:hAnsi="Times New Roman" w:cs="Times New Roman"/>
          <w:bCs/>
          <w:sz w:val="18"/>
          <w:szCs w:val="18"/>
        </w:rPr>
      </w:pPr>
      <w:r>
        <w:rPr>
          <w:rFonts w:ascii="Times New Roman" w:hAnsi="Times New Roman" w:cs="Times New Roman"/>
          <w:bCs/>
          <w:sz w:val="18"/>
          <w:szCs w:val="18"/>
        </w:rPr>
        <w:t>Fig.1</w:t>
      </w:r>
      <w:ins w:id="1747" w:author="lv-xyr" w:date="2019-02-23T11:56:18Z">
        <w:r>
          <w:rPr>
            <w:rFonts w:ascii="Times New Roman" w:hAnsi="Times New Roman" w:cs="Times New Roman"/>
            <w:bCs/>
            <w:sz w:val="18"/>
            <w:szCs w:val="18"/>
          </w:rPr>
          <w:t xml:space="preserve"> </w:t>
        </w:r>
      </w:ins>
      <w:ins w:id="1748" w:author="lv-xyr" w:date="2019-02-23T11:56:18Z">
        <w:r>
          <w:rPr>
            <w:rFonts w:ascii="Times New Roman" w:hAnsi="Times New Roman" w:cs="Times New Roman"/>
            <w:bCs/>
            <w:sz w:val="18"/>
            <w:szCs w:val="18"/>
            <w:vertAlign w:val="superscript"/>
          </w:rPr>
          <w:t>13</w:t>
        </w:r>
      </w:ins>
      <w:ins w:id="1749" w:author="lv-xyr" w:date="2019-02-23T11:56:18Z">
        <w:r>
          <w:rPr>
            <w:rFonts w:ascii="Times New Roman" w:hAnsi="Times New Roman" w:cs="Times New Roman"/>
            <w:bCs/>
            <w:sz w:val="18"/>
            <w:szCs w:val="18"/>
          </w:rPr>
          <w:t>C-NMR</w:t>
        </w:r>
      </w:ins>
      <w:r>
        <w:rPr>
          <w:rFonts w:ascii="Times New Roman" w:hAnsi="Times New Roman" w:cs="Times New Roman"/>
          <w:bCs/>
          <w:sz w:val="18"/>
          <w:szCs w:val="18"/>
        </w:rPr>
        <w:t xml:space="preserve"> </w:t>
      </w:r>
      <w:del w:id="1750" w:author="lv-xyr" w:date="2019-02-23T12:04:18Z">
        <w:r>
          <w:rPr>
            <w:rFonts w:ascii="Times New Roman" w:hAnsi="Times New Roman" w:cs="Times New Roman"/>
            <w:bCs/>
            <w:sz w:val="18"/>
            <w:szCs w:val="18"/>
            <w:lang w:val="en-US"/>
          </w:rPr>
          <w:delText>Curve-fitted</w:delText>
        </w:r>
      </w:del>
      <w:ins w:id="1751" w:author="lv-xyr" w:date="2019-02-23T12:04:18Z">
        <w:r>
          <w:rPr>
            <w:rFonts w:hint="eastAsia" w:ascii="Times New Roman" w:hAnsi="Times New Roman" w:cs="Times New Roman"/>
            <w:bCs/>
            <w:sz w:val="18"/>
            <w:szCs w:val="18"/>
            <w:lang w:val="en-US" w:eastAsia="zh-CN"/>
          </w:rPr>
          <w:t>Pe</w:t>
        </w:r>
      </w:ins>
      <w:ins w:id="1752" w:author="lv-xyr" w:date="2019-02-23T12:04:19Z">
        <w:r>
          <w:rPr>
            <w:rFonts w:hint="eastAsia" w:ascii="Times New Roman" w:hAnsi="Times New Roman" w:cs="Times New Roman"/>
            <w:bCs/>
            <w:sz w:val="18"/>
            <w:szCs w:val="18"/>
            <w:lang w:val="en-US" w:eastAsia="zh-CN"/>
          </w:rPr>
          <w:t>ak</w:t>
        </w:r>
      </w:ins>
      <w:ins w:id="1753" w:author="lv-xyr" w:date="2019-02-23T12:04:20Z">
        <w:r>
          <w:rPr>
            <w:rFonts w:hint="eastAsia" w:ascii="Times New Roman" w:hAnsi="Times New Roman" w:cs="Times New Roman"/>
            <w:bCs/>
            <w:sz w:val="18"/>
            <w:szCs w:val="18"/>
            <w:lang w:val="en-US" w:eastAsia="zh-CN"/>
          </w:rPr>
          <w:t>-</w:t>
        </w:r>
      </w:ins>
      <w:ins w:id="1754" w:author="lv-xyr" w:date="2019-02-23T12:04:21Z">
        <w:r>
          <w:rPr>
            <w:rFonts w:hint="eastAsia" w:ascii="Times New Roman" w:hAnsi="Times New Roman" w:cs="Times New Roman"/>
            <w:bCs/>
            <w:sz w:val="18"/>
            <w:szCs w:val="18"/>
            <w:lang w:val="en-US" w:eastAsia="zh-CN"/>
          </w:rPr>
          <w:t>di</w:t>
        </w:r>
      </w:ins>
      <w:ins w:id="1755" w:author="lv-xyr" w:date="2019-02-23T12:04:22Z">
        <w:r>
          <w:rPr>
            <w:rFonts w:hint="eastAsia" w:ascii="Times New Roman" w:hAnsi="Times New Roman" w:cs="Times New Roman"/>
            <w:bCs/>
            <w:sz w:val="18"/>
            <w:szCs w:val="18"/>
            <w:lang w:val="en-US" w:eastAsia="zh-CN"/>
          </w:rPr>
          <w:t>ffere</w:t>
        </w:r>
      </w:ins>
      <w:ins w:id="1756" w:author="lv-xyr" w:date="2019-02-23T12:04:23Z">
        <w:r>
          <w:rPr>
            <w:rFonts w:hint="eastAsia" w:ascii="Times New Roman" w:hAnsi="Times New Roman" w:cs="Times New Roman"/>
            <w:bCs/>
            <w:sz w:val="18"/>
            <w:szCs w:val="18"/>
            <w:lang w:val="en-US" w:eastAsia="zh-CN"/>
          </w:rPr>
          <w:t>nt</w:t>
        </w:r>
      </w:ins>
      <w:ins w:id="1757" w:author="lv-xyr" w:date="2019-02-23T12:04:34Z">
        <w:r>
          <w:rPr>
            <w:rFonts w:hint="eastAsia" w:ascii="Times New Roman" w:hAnsi="Times New Roman" w:cs="Times New Roman"/>
            <w:bCs/>
            <w:sz w:val="18"/>
            <w:szCs w:val="18"/>
            <w:lang w:val="en-US" w:eastAsia="zh-CN"/>
          </w:rPr>
          <w:t>i</w:t>
        </w:r>
      </w:ins>
      <w:ins w:id="1758" w:author="lv-xyr" w:date="2019-02-23T12:04:35Z">
        <w:r>
          <w:rPr>
            <w:rFonts w:hint="eastAsia" w:ascii="Times New Roman" w:hAnsi="Times New Roman" w:cs="Times New Roman"/>
            <w:bCs/>
            <w:sz w:val="18"/>
            <w:szCs w:val="18"/>
            <w:lang w:val="en-US" w:eastAsia="zh-CN"/>
          </w:rPr>
          <w:t>a</w:t>
        </w:r>
      </w:ins>
      <w:ins w:id="1759" w:author="lv-xyr" w:date="2019-02-23T12:04:37Z">
        <w:r>
          <w:rPr>
            <w:rFonts w:hint="eastAsia" w:ascii="Times New Roman" w:hAnsi="Times New Roman" w:cs="Times New Roman"/>
            <w:bCs/>
            <w:sz w:val="18"/>
            <w:szCs w:val="18"/>
            <w:lang w:val="en-US" w:eastAsia="zh-CN"/>
          </w:rPr>
          <w:t>t</w:t>
        </w:r>
      </w:ins>
      <w:ins w:id="1760" w:author="lv-xyr" w:date="2019-02-23T12:04:23Z">
        <w:r>
          <w:rPr>
            <w:rFonts w:hint="eastAsia" w:ascii="Times New Roman" w:hAnsi="Times New Roman" w:cs="Times New Roman"/>
            <w:bCs/>
            <w:sz w:val="18"/>
            <w:szCs w:val="18"/>
            <w:lang w:val="en-US" w:eastAsia="zh-CN"/>
          </w:rPr>
          <w:t>in</w:t>
        </w:r>
      </w:ins>
      <w:ins w:id="1761" w:author="lv-xyr" w:date="2019-02-23T12:04:24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 xml:space="preserve"> </w:t>
      </w:r>
      <w:del w:id="1762" w:author="lv-xyr" w:date="2019-02-23T11:59:33Z">
        <w:r>
          <w:rPr>
            <w:rFonts w:ascii="Times New Roman" w:hAnsi="Times New Roman" w:cs="Times New Roman"/>
            <w:bCs/>
            <w:sz w:val="18"/>
            <w:szCs w:val="18"/>
            <w:lang w:val="en-US"/>
          </w:rPr>
          <w:delText>s</w:delText>
        </w:r>
      </w:del>
      <w:ins w:id="1763" w:author="lv-xyr" w:date="2019-02-23T11:59:33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pectrum of </w:t>
      </w:r>
      <w:ins w:id="1764" w:author="lv-xyr" w:date="2019-02-23T11:56:02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1765" w:author="lv-xyr" w:date="2019-02-23T11:56:02Z">
        <w:r>
          <w:rPr>
            <w:rFonts w:ascii="Times New Roman" w:hAnsi="Times New Roman" w:cs="Times New Roman"/>
            <w:bCs/>
            <w:sz w:val="18"/>
            <w:szCs w:val="18"/>
          </w:rPr>
          <w:delText xml:space="preserve">No.2 </w:delText>
        </w:r>
      </w:del>
      <w:ins w:id="1766" w:author="lv-xyr" w:date="2019-02-23T11:56:08Z">
        <w:r>
          <w:rPr>
            <w:rFonts w:hint="eastAsia" w:ascii="Times New Roman" w:hAnsi="Times New Roman" w:cs="Times New Roman"/>
            <w:bCs/>
            <w:sz w:val="18"/>
            <w:szCs w:val="18"/>
            <w:lang w:val="en-US" w:eastAsia="zh-CN"/>
          </w:rPr>
          <w:t>C</w:t>
        </w:r>
      </w:ins>
      <w:del w:id="1767" w:author="lv-xyr" w:date="2019-02-23T11:56:08Z">
        <w:r>
          <w:rPr>
            <w:rFonts w:ascii="Times New Roman" w:hAnsi="Times New Roman" w:cs="Times New Roman"/>
            <w:bCs/>
            <w:sz w:val="18"/>
            <w:szCs w:val="18"/>
          </w:rPr>
          <w:delText>c</w:delText>
        </w:r>
      </w:del>
      <w:r>
        <w:rPr>
          <w:rFonts w:ascii="Times New Roman" w:hAnsi="Times New Roman" w:cs="Times New Roman"/>
          <w:bCs/>
          <w:sz w:val="18"/>
          <w:szCs w:val="18"/>
        </w:rPr>
        <w:t>oal</w:t>
      </w:r>
      <w:del w:id="1768" w:author="lv-xyr" w:date="2019-02-23T11:56:18Z">
        <w:r>
          <w:rPr>
            <w:rFonts w:ascii="Times New Roman" w:hAnsi="Times New Roman" w:cs="Times New Roman"/>
            <w:bCs/>
            <w:sz w:val="18"/>
            <w:szCs w:val="18"/>
          </w:rPr>
          <w:delText xml:space="preserve"> </w:delText>
        </w:r>
      </w:del>
      <w:del w:id="1769" w:author="lv-xyr" w:date="2019-02-23T11:56:18Z">
        <w:r>
          <w:rPr>
            <w:rFonts w:ascii="Times New Roman" w:hAnsi="Times New Roman" w:cs="Times New Roman"/>
            <w:bCs/>
            <w:sz w:val="18"/>
            <w:szCs w:val="18"/>
            <w:vertAlign w:val="superscript"/>
          </w:rPr>
          <w:delText>13</w:delText>
        </w:r>
      </w:del>
      <w:del w:id="1770" w:author="lv-xyr" w:date="2019-02-23T11:56:18Z">
        <w:r>
          <w:rPr>
            <w:rFonts w:ascii="Times New Roman" w:hAnsi="Times New Roman" w:cs="Times New Roman"/>
            <w:bCs/>
            <w:sz w:val="18"/>
            <w:szCs w:val="18"/>
          </w:rPr>
          <w:delText>C-NMR</w:delText>
        </w:r>
      </w:del>
    </w:p>
    <w:p>
      <w:pPr>
        <w:spacing w:line="312" w:lineRule="exact"/>
        <w:ind w:firstLine="420" w:firstLineChars="200"/>
        <w:jc w:val="left"/>
        <w:rPr>
          <w:rFonts w:ascii="Times New Roman" w:hAnsi="Times New Roman" w:cs="Times New Roman"/>
          <w:szCs w:val="21"/>
        </w:rPr>
      </w:pPr>
      <w:r>
        <w:rPr>
          <w:rFonts w:ascii="Times New Roman" w:hAnsi="Times New Roman" w:cs="Times New Roman"/>
          <w:szCs w:val="21"/>
        </w:rPr>
        <w:t>使用Origin7.5软件对</w:t>
      </w:r>
      <w:r>
        <w:rPr>
          <w:rFonts w:ascii="Times New Roman" w:hAnsi="Times New Roman" w:cs="Times New Roman"/>
          <w:szCs w:val="21"/>
          <w:highlight w:val="yellow"/>
          <w:vertAlign w:val="superscript"/>
          <w:rPrChange w:id="1771" w:author="lv-xyr" w:date="2019-02-23T16:49:28Z">
            <w:rPr>
              <w:rFonts w:ascii="Times New Roman" w:hAnsi="Times New Roman" w:cs="Times New Roman"/>
              <w:szCs w:val="21"/>
              <w:vertAlign w:val="superscript"/>
            </w:rPr>
          </w:rPrChange>
        </w:rPr>
        <w:t>13</w:t>
      </w:r>
      <w:r>
        <w:rPr>
          <w:rFonts w:ascii="Times New Roman" w:hAnsi="Times New Roman" w:cs="Times New Roman"/>
          <w:szCs w:val="21"/>
          <w:highlight w:val="yellow"/>
          <w:rPrChange w:id="1772" w:author="lv-xyr" w:date="2019-02-23T16:49:28Z">
            <w:rPr>
              <w:rFonts w:ascii="Times New Roman" w:hAnsi="Times New Roman" w:cs="Times New Roman"/>
              <w:szCs w:val="21"/>
            </w:rPr>
          </w:rPrChange>
        </w:rPr>
        <w:t>C-NMR原始谱图</w:t>
      </w:r>
      <w:r>
        <w:rPr>
          <w:rFonts w:ascii="Times New Roman" w:hAnsi="Times New Roman" w:cs="Times New Roman"/>
          <w:szCs w:val="21"/>
        </w:rPr>
        <w:t>进行分峰拟合(图1)。根据各官能团的化学位移及其相对含量，计算东曲2号煤中脂肪碳及芳香碳部分等十二个主要结构参数(表2)。</w:t>
      </w:r>
    </w:p>
    <w:p>
      <w:pPr>
        <w:spacing w:line="312" w:lineRule="exact"/>
        <w:ind w:firstLine="420" w:firstLineChars="200"/>
        <w:jc w:val="left"/>
        <w:rPr>
          <w:rFonts w:ascii="Times New Roman" w:hAnsi="Times New Roman" w:cs="Times New Roman"/>
          <w:szCs w:val="21"/>
        </w:rPr>
      </w:pPr>
      <w:del w:id="1773" w:author="lv-xyr" w:date="2019-02-23T12:06:24Z">
        <w:r>
          <w:rPr>
            <w:rFonts w:ascii="Times New Roman" w:hAnsi="Times New Roman" w:cs="Times New Roman"/>
            <w:lang w:val="en-US"/>
          </w:rPr>
          <w:delText>Use</w:delText>
        </w:r>
      </w:del>
      <w:del w:id="1774" w:author="lv-xyr" w:date="2019-02-23T12:06:24Z">
        <w:r>
          <w:rPr>
            <w:rFonts w:ascii="Times New Roman" w:hAnsi="Times New Roman" w:cs="Times New Roman"/>
          </w:rPr>
          <w:delText xml:space="preserve"> </w:delText>
        </w:r>
      </w:del>
      <w:del w:id="1775" w:author="lv-xyr" w:date="2019-02-23T12:06:05Z">
        <w:r>
          <w:rPr>
            <w:rFonts w:ascii="Times New Roman" w:hAnsi="Times New Roman" w:cs="Times New Roman"/>
            <w:lang w:val="en-US"/>
          </w:rPr>
          <w:delText>t</w:delText>
        </w:r>
      </w:del>
      <w:ins w:id="1776" w:author="lv-xyr" w:date="2019-02-23T12:06:05Z">
        <w:r>
          <w:rPr>
            <w:rFonts w:hint="eastAsia" w:ascii="Times New Roman" w:hAnsi="Times New Roman" w:cs="Times New Roman"/>
            <w:lang w:val="en-US" w:eastAsia="zh-CN"/>
          </w:rPr>
          <w:t>T</w:t>
        </w:r>
      </w:ins>
      <w:r>
        <w:rPr>
          <w:rFonts w:ascii="Times New Roman" w:hAnsi="Times New Roman" w:cs="Times New Roman"/>
        </w:rPr>
        <w:t>he</w:t>
      </w:r>
      <w:ins w:id="1777" w:author="lv-xyr" w:date="2019-02-23T12:06:10Z">
        <w:r>
          <w:rPr>
            <w:rFonts w:ascii="Times New Roman" w:hAnsi="Times New Roman" w:cs="Times New Roman"/>
          </w:rPr>
          <w:t xml:space="preserve"> software</w:t>
        </w:r>
      </w:ins>
      <w:del w:id="1778" w:author="lv-xyr" w:date="2019-02-23T12:06:37Z">
        <w:r>
          <w:rPr>
            <w:rFonts w:ascii="Times New Roman" w:hAnsi="Times New Roman" w:cs="Times New Roman"/>
          </w:rPr>
          <w:delText xml:space="preserve"> </w:delText>
        </w:r>
      </w:del>
      <w:ins w:id="1779" w:author="lv-xyr" w:date="2019-02-23T12:06:24Z">
        <w:r>
          <w:rPr>
            <w:rFonts w:ascii="Times New Roman" w:hAnsi="Times New Roman" w:cs="Times New Roman"/>
          </w:rPr>
          <w:t xml:space="preserve"> </w:t>
        </w:r>
      </w:ins>
      <w:r>
        <w:rPr>
          <w:rFonts w:ascii="Times New Roman" w:hAnsi="Times New Roman" w:cs="Times New Roman"/>
        </w:rPr>
        <w:t>Origin 7.5</w:t>
      </w:r>
      <w:ins w:id="1780" w:author="lv-xyr" w:date="2019-02-23T12:06:37Z">
        <w:r>
          <w:rPr>
            <w:rFonts w:ascii="Times New Roman" w:hAnsi="Times New Roman" w:cs="Times New Roman"/>
          </w:rPr>
          <w:t xml:space="preserve"> </w:t>
        </w:r>
      </w:ins>
      <w:ins w:id="1781" w:author="lv-xyr" w:date="2019-02-23T12:06:37Z">
        <w:r>
          <w:rPr>
            <w:rFonts w:hint="eastAsia" w:ascii="Times New Roman" w:hAnsi="Times New Roman" w:cs="Times New Roman"/>
            <w:lang w:val="en-US" w:eastAsia="zh-CN"/>
          </w:rPr>
          <w:t>is used to</w:t>
        </w:r>
      </w:ins>
      <w:del w:id="1782" w:author="lv-xyr" w:date="2019-02-23T12:06:10Z">
        <w:r>
          <w:rPr>
            <w:rFonts w:ascii="Times New Roman" w:hAnsi="Times New Roman" w:cs="Times New Roman"/>
          </w:rPr>
          <w:delText xml:space="preserve"> software</w:delText>
        </w:r>
      </w:del>
      <w:r>
        <w:rPr>
          <w:rFonts w:ascii="Times New Roman" w:hAnsi="Times New Roman" w:cs="Times New Roman"/>
        </w:rPr>
        <w:t xml:space="preserve"> </w:t>
      </w:r>
      <w:del w:id="1783" w:author="lv-xyr" w:date="2019-02-23T15:10:28Z">
        <w:r>
          <w:rPr>
            <w:rFonts w:ascii="Times New Roman" w:hAnsi="Times New Roman" w:cs="Times New Roman"/>
            <w:lang w:val="en-US"/>
          </w:rPr>
          <w:delText>pair</w:delText>
        </w:r>
      </w:del>
      <w:del w:id="1784" w:author="lv-xyr" w:date="2019-02-23T15:10:28Z">
        <w:r>
          <w:rPr>
            <w:rFonts w:ascii="Times New Roman" w:hAnsi="Times New Roman" w:cs="Times New Roman"/>
            <w:vertAlign w:val="superscript"/>
            <w:lang w:val="en-US"/>
          </w:rPr>
          <w:delText>13</w:delText>
        </w:r>
      </w:del>
      <w:del w:id="1785" w:author="lv-xyr" w:date="2019-02-23T15:10:28Z">
        <w:r>
          <w:rPr>
            <w:rFonts w:ascii="Times New Roman" w:hAnsi="Times New Roman" w:cs="Times New Roman"/>
            <w:lang w:val="en-US"/>
          </w:rPr>
          <w:delText>The C-NMR original spectrum was subjected to</w:delText>
        </w:r>
      </w:del>
      <w:ins w:id="1786" w:author="lv-xyr" w:date="2019-02-23T15:10:28Z">
        <w:r>
          <w:rPr>
            <w:rFonts w:hint="eastAsia" w:ascii="Times New Roman" w:hAnsi="Times New Roman" w:cs="Times New Roman"/>
            <w:lang w:val="en-US" w:eastAsia="zh-CN"/>
          </w:rPr>
          <w:t>c</w:t>
        </w:r>
      </w:ins>
      <w:ins w:id="1787" w:author="lv-xyr" w:date="2019-02-23T15:10:33Z">
        <w:r>
          <w:rPr>
            <w:rFonts w:hint="eastAsia" w:ascii="Times New Roman" w:hAnsi="Times New Roman" w:cs="Times New Roman"/>
            <w:lang w:val="en-US" w:eastAsia="zh-CN"/>
          </w:rPr>
          <w:t>o</w:t>
        </w:r>
      </w:ins>
      <w:ins w:id="1788" w:author="lv-xyr" w:date="2019-02-23T15:10:28Z">
        <w:r>
          <w:rPr>
            <w:rFonts w:hint="eastAsia" w:ascii="Times New Roman" w:hAnsi="Times New Roman" w:cs="Times New Roman"/>
            <w:lang w:val="en-US" w:eastAsia="zh-CN"/>
          </w:rPr>
          <w:t>n</w:t>
        </w:r>
      </w:ins>
      <w:ins w:id="1789" w:author="lv-xyr" w:date="2019-02-23T15:10:29Z">
        <w:r>
          <w:rPr>
            <w:rFonts w:hint="eastAsia" w:ascii="Times New Roman" w:hAnsi="Times New Roman" w:cs="Times New Roman"/>
            <w:lang w:val="en-US" w:eastAsia="zh-CN"/>
          </w:rPr>
          <w:t>duct</w:t>
        </w:r>
      </w:ins>
      <w:r>
        <w:rPr>
          <w:rFonts w:ascii="Times New Roman" w:hAnsi="Times New Roman" w:cs="Times New Roman"/>
        </w:rPr>
        <w:t xml:space="preserve"> </w:t>
      </w:r>
      <w:ins w:id="1790" w:author="lv-xyr" w:date="2019-02-23T12:07:18Z">
        <w:r>
          <w:rPr>
            <w:rFonts w:hint="eastAsia" w:ascii="Times New Roman" w:hAnsi="Times New Roman" w:cs="Times New Roman"/>
          </w:rPr>
          <w:t>peak-differentiating and imitating</w:t>
        </w:r>
      </w:ins>
      <w:ins w:id="1791" w:author="lv-xyr" w:date="2019-02-23T15:10:16Z">
        <w:r>
          <w:rPr>
            <w:rFonts w:ascii="Times New Roman" w:hAnsi="Times New Roman" w:cs="Times New Roman"/>
          </w:rPr>
          <w:t>(Fig. 1)</w:t>
        </w:r>
      </w:ins>
      <w:del w:id="1792" w:author="lv-xyr" w:date="2019-02-23T12:07:18Z">
        <w:r>
          <w:rPr>
            <w:rFonts w:ascii="Times New Roman" w:hAnsi="Times New Roman" w:cs="Times New Roman"/>
          </w:rPr>
          <w:delText>peak-saturation</w:delText>
        </w:r>
      </w:del>
      <w:r>
        <w:rPr>
          <w:rFonts w:ascii="Times New Roman" w:hAnsi="Times New Roman" w:cs="Times New Roman"/>
        </w:rPr>
        <w:t xml:space="preserve"> </w:t>
      </w:r>
      <w:ins w:id="1793" w:author="lv-xyr" w:date="2019-02-23T15:19:10Z">
        <w:r>
          <w:rPr>
            <w:rFonts w:hint="eastAsia" w:ascii="Times New Roman" w:hAnsi="Times New Roman" w:cs="Times New Roman"/>
            <w:lang w:val="en-US" w:eastAsia="zh-CN"/>
          </w:rPr>
          <w:t>for</w:t>
        </w:r>
      </w:ins>
      <w:ins w:id="1794" w:author="lv-xyr" w:date="2019-02-23T15:19:11Z">
        <w:r>
          <w:rPr>
            <w:rFonts w:hint="eastAsia" w:ascii="Times New Roman" w:hAnsi="Times New Roman" w:cs="Times New Roman"/>
            <w:lang w:val="en-US" w:eastAsia="zh-CN"/>
          </w:rPr>
          <w:t xml:space="preserve"> </w:t>
        </w:r>
      </w:ins>
      <w:ins w:id="1795" w:author="lv-xyr" w:date="2019-02-23T15:09:44Z">
        <w:r>
          <w:rPr>
            <w:rFonts w:hint="eastAsia" w:ascii="Times New Roman" w:hAnsi="Times New Roman" w:cs="Times New Roman"/>
            <w:lang w:val="en-US" w:eastAsia="zh-CN"/>
          </w:rPr>
          <w:t>the</w:t>
        </w:r>
      </w:ins>
      <w:ins w:id="1796" w:author="lv-xyr" w:date="2019-02-23T15:09:44Z">
        <w:r>
          <w:rPr>
            <w:rFonts w:ascii="Times New Roman" w:hAnsi="Times New Roman" w:cs="Times New Roman"/>
          </w:rPr>
          <w:t xml:space="preserve"> original spectrum</w:t>
        </w:r>
      </w:ins>
      <w:ins w:id="1797" w:author="lv-xyr" w:date="2019-02-23T15:19:21Z">
        <w:r>
          <w:rPr>
            <w:rFonts w:hint="eastAsia" w:ascii="Times New Roman" w:hAnsi="Times New Roman" w:cs="Times New Roman"/>
            <w:lang w:val="en-US" w:eastAsia="zh-CN"/>
          </w:rPr>
          <w:t>,</w:t>
        </w:r>
      </w:ins>
      <w:ins w:id="1798" w:author="lv-xyr" w:date="2019-02-23T15:09:44Z">
        <w:r>
          <w:rPr>
            <w:rFonts w:ascii="Times New Roman" w:hAnsi="Times New Roman" w:cs="Times New Roman"/>
          </w:rPr>
          <w:t xml:space="preserve"> </w:t>
        </w:r>
      </w:ins>
      <w:ins w:id="1799" w:author="lv-xyr" w:date="2019-02-23T15:10:06Z">
        <w:r>
          <w:rPr>
            <w:rFonts w:ascii="Times New Roman" w:hAnsi="Times New Roman" w:cs="Times New Roman"/>
            <w:vertAlign w:val="superscript"/>
          </w:rPr>
          <w:t>13</w:t>
        </w:r>
      </w:ins>
      <w:ins w:id="1800" w:author="lv-xyr" w:date="2019-02-23T15:10:06Z">
        <w:r>
          <w:rPr>
            <w:rFonts w:ascii="Times New Roman" w:hAnsi="Times New Roman" w:cs="Times New Roman"/>
          </w:rPr>
          <w:t>C-NMR</w:t>
        </w:r>
      </w:ins>
      <w:del w:id="1801" w:author="lv-xyr" w:date="2019-02-23T15:10:16Z">
        <w:r>
          <w:rPr>
            <w:rFonts w:ascii="Times New Roman" w:hAnsi="Times New Roman" w:cs="Times New Roman"/>
          </w:rPr>
          <w:delText>(Fig. 1)</w:delText>
        </w:r>
      </w:del>
      <w:r>
        <w:rPr>
          <w:rFonts w:ascii="Times New Roman" w:hAnsi="Times New Roman" w:cs="Times New Roman"/>
        </w:rPr>
        <w:t xml:space="preserve">. </w:t>
      </w:r>
      <w:ins w:id="1802" w:author="lv-xyr" w:date="2019-02-23T15:47:24Z">
        <w:r>
          <w:rPr>
            <w:rFonts w:hint="eastAsia" w:ascii="Times New Roman" w:hAnsi="Times New Roman" w:cs="Times New Roman"/>
            <w:lang w:val="en-US" w:eastAsia="zh-CN"/>
          </w:rPr>
          <w:t>In</w:t>
        </w:r>
      </w:ins>
      <w:ins w:id="1803" w:author="lv-xyr" w:date="2019-02-23T15:47:25Z">
        <w:r>
          <w:rPr>
            <w:rFonts w:hint="eastAsia" w:ascii="Times New Roman" w:hAnsi="Times New Roman" w:cs="Times New Roman"/>
            <w:lang w:val="en-US" w:eastAsia="zh-CN"/>
          </w:rPr>
          <w:t xml:space="preserve"> a</w:t>
        </w:r>
      </w:ins>
      <w:ins w:id="1804" w:author="lv-xyr" w:date="2019-02-23T15:47:26Z">
        <w:r>
          <w:rPr>
            <w:rFonts w:hint="eastAsia" w:ascii="Times New Roman" w:hAnsi="Times New Roman" w:cs="Times New Roman"/>
            <w:lang w:val="en-US" w:eastAsia="zh-CN"/>
          </w:rPr>
          <w:t>ddi</w:t>
        </w:r>
      </w:ins>
      <w:ins w:id="1805" w:author="lv-xyr" w:date="2019-02-23T15:47:28Z">
        <w:r>
          <w:rPr>
            <w:rFonts w:hint="eastAsia" w:ascii="Times New Roman" w:hAnsi="Times New Roman" w:cs="Times New Roman"/>
            <w:lang w:val="en-US" w:eastAsia="zh-CN"/>
          </w:rPr>
          <w:t>tion</w:t>
        </w:r>
      </w:ins>
      <w:ins w:id="1806" w:author="lv-xyr" w:date="2019-02-23T15:47:29Z">
        <w:r>
          <w:rPr>
            <w:rFonts w:hint="eastAsia" w:ascii="Times New Roman" w:hAnsi="Times New Roman" w:cs="Times New Roman"/>
            <w:lang w:val="en-US" w:eastAsia="zh-CN"/>
          </w:rPr>
          <w:t xml:space="preserve">, </w:t>
        </w:r>
      </w:ins>
      <w:ins w:id="1807" w:author="lv-xyr" w:date="2019-02-23T15:55:29Z">
        <w:r>
          <w:rPr>
            <w:rFonts w:hint="eastAsia" w:ascii="Times New Roman" w:hAnsi="Times New Roman" w:cs="Times New Roman"/>
            <w:lang w:val="en-US" w:eastAsia="zh-CN"/>
          </w:rPr>
          <w:t>the</w:t>
        </w:r>
      </w:ins>
      <w:ins w:id="1808" w:author="lv-xyr" w:date="2019-02-23T15:57:22Z">
        <w:r>
          <w:rPr>
            <w:rFonts w:ascii="Times New Roman" w:hAnsi="Times New Roman" w:cs="Times New Roman"/>
          </w:rPr>
          <w:t xml:space="preserve"> parameters</w:t>
        </w:r>
      </w:ins>
      <w:ins w:id="1809" w:author="lv-xyr" w:date="2019-02-23T15:55:30Z">
        <w:r>
          <w:rPr>
            <w:rFonts w:hint="eastAsia" w:ascii="Times New Roman" w:hAnsi="Times New Roman" w:cs="Times New Roman"/>
            <w:lang w:val="en-US" w:eastAsia="zh-CN"/>
          </w:rPr>
          <w:t xml:space="preserve"> </w:t>
        </w:r>
      </w:ins>
      <w:ins w:id="1810" w:author="lv-xyr" w:date="2019-02-23T15:57:26Z">
        <w:r>
          <w:rPr>
            <w:rFonts w:hint="eastAsia" w:ascii="Times New Roman" w:hAnsi="Times New Roman" w:cs="Times New Roman"/>
            <w:lang w:val="en-US" w:eastAsia="zh-CN"/>
          </w:rPr>
          <w:t xml:space="preserve">of </w:t>
        </w:r>
      </w:ins>
      <w:ins w:id="1811" w:author="lv-xyr" w:date="2019-02-23T15:47:44Z">
        <w:r>
          <w:rPr>
            <w:rFonts w:ascii="Times New Roman" w:hAnsi="Times New Roman" w:cs="Times New Roman"/>
          </w:rPr>
          <w:t>twelve ma</w:t>
        </w:r>
      </w:ins>
      <w:ins w:id="1812" w:author="lv-xyr" w:date="2019-02-23T15:57:48Z">
        <w:r>
          <w:rPr>
            <w:rFonts w:hint="eastAsia" w:ascii="Times New Roman" w:hAnsi="Times New Roman" w:cs="Times New Roman"/>
            <w:lang w:val="en-US" w:eastAsia="zh-CN"/>
          </w:rPr>
          <w:t>in</w:t>
        </w:r>
      </w:ins>
      <w:ins w:id="1813" w:author="lv-xyr" w:date="2019-02-23T15:47:44Z">
        <w:r>
          <w:rPr>
            <w:rFonts w:ascii="Times New Roman" w:hAnsi="Times New Roman" w:cs="Times New Roman"/>
          </w:rPr>
          <w:t xml:space="preserve"> structur</w:t>
        </w:r>
      </w:ins>
      <w:ins w:id="1814" w:author="lv-xyr" w:date="2019-02-23T15:57:53Z">
        <w:r>
          <w:rPr>
            <w:rFonts w:hint="eastAsia" w:ascii="Times New Roman" w:hAnsi="Times New Roman" w:cs="Times New Roman"/>
            <w:lang w:val="en-US" w:eastAsia="zh-CN"/>
          </w:rPr>
          <w:t>es</w:t>
        </w:r>
      </w:ins>
      <w:ins w:id="1815" w:author="lv-xyr" w:date="2019-02-23T15:55:50Z">
        <w:r>
          <w:rPr>
            <w:rFonts w:ascii="Times New Roman" w:hAnsi="Times New Roman" w:cs="Times New Roman"/>
          </w:rPr>
          <w:t xml:space="preserve"> in</w:t>
        </w:r>
      </w:ins>
      <w:ins w:id="1816" w:author="lv-xyr" w:date="2019-02-23T15:55:59Z">
        <w:r>
          <w:rPr>
            <w:rFonts w:ascii="Times New Roman" w:hAnsi="Times New Roman" w:cs="Times New Roman"/>
          </w:rPr>
          <w:t xml:space="preserve"> No.2</w:t>
        </w:r>
      </w:ins>
      <w:ins w:id="1817" w:author="lv-xyr" w:date="2019-02-23T15:55:50Z">
        <w:r>
          <w:rPr>
            <w:rFonts w:ascii="Times New Roman" w:hAnsi="Times New Roman" w:cs="Times New Roman"/>
          </w:rPr>
          <w:t xml:space="preserve"> Dongqu coal</w:t>
        </w:r>
      </w:ins>
      <w:ins w:id="1818" w:author="lv-xyr" w:date="2019-02-23T15:47:44Z">
        <w:r>
          <w:rPr>
            <w:rFonts w:ascii="Times New Roman" w:hAnsi="Times New Roman" w:cs="Times New Roman"/>
          </w:rPr>
          <w:t xml:space="preserve"> </w:t>
        </w:r>
      </w:ins>
      <w:ins w:id="1819" w:author="lv-xyr" w:date="2019-02-23T15:55:38Z">
        <w:r>
          <w:rPr>
            <w:rFonts w:hint="eastAsia" w:ascii="Times New Roman" w:hAnsi="Times New Roman" w:cs="Times New Roman"/>
            <w:lang w:val="en-US" w:eastAsia="zh-CN"/>
          </w:rPr>
          <w:t>like</w:t>
        </w:r>
      </w:ins>
      <w:ins w:id="1820" w:author="lv-xyr" w:date="2019-02-23T15:47:44Z">
        <w:r>
          <w:rPr>
            <w:rFonts w:ascii="Times New Roman" w:hAnsi="Times New Roman" w:cs="Times New Roman"/>
          </w:rPr>
          <w:t xml:space="preserve"> fatty carbon and aromatic carbon were calculated (Table 2)</w:t>
        </w:r>
      </w:ins>
      <w:del w:id="1821" w:author="lv-xyr" w:date="2019-02-23T15:47:49Z">
        <w:r>
          <w:rPr>
            <w:rFonts w:ascii="Times New Roman" w:hAnsi="Times New Roman" w:cs="Times New Roman"/>
            <w:lang w:val="en-US"/>
          </w:rPr>
          <w:delText>According to</w:delText>
        </w:r>
      </w:del>
      <w:ins w:id="1822" w:author="lv-xyr" w:date="2019-02-23T15:47:49Z">
        <w:r>
          <w:rPr>
            <w:rFonts w:hint="eastAsia" w:ascii="Times New Roman" w:hAnsi="Times New Roman" w:cs="Times New Roman"/>
            <w:lang w:val="en-US" w:eastAsia="zh-CN"/>
          </w:rPr>
          <w:t xml:space="preserve"> </w:t>
        </w:r>
      </w:ins>
      <w:ins w:id="1823" w:author="lv-xyr" w:date="2019-02-23T15:47:50Z">
        <w:r>
          <w:rPr>
            <w:rFonts w:hint="eastAsia" w:ascii="Times New Roman" w:hAnsi="Times New Roman" w:cs="Times New Roman"/>
            <w:lang w:val="en-US" w:eastAsia="zh-CN"/>
          </w:rPr>
          <w:t>ba</w:t>
        </w:r>
      </w:ins>
      <w:ins w:id="1824" w:author="lv-xyr" w:date="2019-02-23T15:47:51Z">
        <w:r>
          <w:rPr>
            <w:rFonts w:hint="eastAsia" w:ascii="Times New Roman" w:hAnsi="Times New Roman" w:cs="Times New Roman"/>
            <w:lang w:val="en-US" w:eastAsia="zh-CN"/>
          </w:rPr>
          <w:t>sed o</w:t>
        </w:r>
      </w:ins>
      <w:ins w:id="1825" w:author="lv-xyr" w:date="2019-02-23T15:47:52Z">
        <w:r>
          <w:rPr>
            <w:rFonts w:hint="eastAsia" w:ascii="Times New Roman" w:hAnsi="Times New Roman" w:cs="Times New Roman"/>
            <w:lang w:val="en-US" w:eastAsia="zh-CN"/>
          </w:rPr>
          <w:t>n</w:t>
        </w:r>
      </w:ins>
      <w:r>
        <w:rPr>
          <w:rFonts w:ascii="Times New Roman" w:hAnsi="Times New Roman" w:cs="Times New Roman"/>
        </w:rPr>
        <w:t xml:space="preserve"> the chemical shift</w:t>
      </w:r>
      <w:ins w:id="1826" w:author="lv-xyr" w:date="2019-02-23T15:58:25Z">
        <w:r>
          <w:rPr>
            <w:rFonts w:ascii="Times New Roman" w:hAnsi="Times New Roman" w:cs="Times New Roman"/>
          </w:rPr>
          <w:t xml:space="preserve"> and </w:t>
        </w:r>
      </w:ins>
      <w:ins w:id="1827" w:author="lv-xyr" w:date="2019-02-23T15:58:59Z">
        <w:r>
          <w:rPr>
            <w:rFonts w:hint="eastAsia" w:ascii="Times New Roman" w:hAnsi="Times New Roman" w:cs="Times New Roman"/>
            <w:lang w:val="en-US" w:eastAsia="zh-CN"/>
          </w:rPr>
          <w:t>th</w:t>
        </w:r>
      </w:ins>
      <w:ins w:id="1828" w:author="lv-xyr" w:date="2019-02-23T15:59:00Z">
        <w:r>
          <w:rPr>
            <w:rFonts w:hint="eastAsia" w:ascii="Times New Roman" w:hAnsi="Times New Roman" w:cs="Times New Roman"/>
            <w:lang w:val="en-US" w:eastAsia="zh-CN"/>
          </w:rPr>
          <w:t>e</w:t>
        </w:r>
      </w:ins>
      <w:ins w:id="1829" w:author="lv-xyr" w:date="2019-02-23T15:58:25Z">
        <w:r>
          <w:rPr>
            <w:rFonts w:ascii="Times New Roman" w:hAnsi="Times New Roman" w:cs="Times New Roman"/>
          </w:rPr>
          <w:t xml:space="preserve"> relative content</w:t>
        </w:r>
      </w:ins>
      <w:r>
        <w:rPr>
          <w:rFonts w:ascii="Times New Roman" w:hAnsi="Times New Roman" w:cs="Times New Roman"/>
        </w:rPr>
        <w:t xml:space="preserve"> of each functional group</w:t>
      </w:r>
      <w:del w:id="1830" w:author="lv-xyr" w:date="2019-02-23T15:58:25Z">
        <w:r>
          <w:rPr>
            <w:rFonts w:ascii="Times New Roman" w:hAnsi="Times New Roman" w:cs="Times New Roman"/>
          </w:rPr>
          <w:delText xml:space="preserve"> and its relative content</w:delText>
        </w:r>
      </w:del>
      <w:del w:id="1831" w:author="lv-xyr" w:date="2019-02-23T15:47:58Z">
        <w:r>
          <w:rPr>
            <w:rFonts w:ascii="Times New Roman" w:hAnsi="Times New Roman" w:cs="Times New Roman"/>
          </w:rPr>
          <w:delText xml:space="preserve">, </w:delText>
        </w:r>
      </w:del>
      <w:del w:id="1832" w:author="lv-xyr" w:date="2019-02-23T15:47:44Z">
        <w:r>
          <w:rPr>
            <w:rFonts w:ascii="Times New Roman" w:hAnsi="Times New Roman" w:cs="Times New Roman"/>
          </w:rPr>
          <w:delText>twelve major structural parameters such as fatty carbon and aromatic carbon in Dongqu No. 2 coal were calculated (Table 2)</w:delText>
        </w:r>
      </w:del>
      <w:r>
        <w:rPr>
          <w:rFonts w:ascii="Times New Roman" w:hAnsi="Times New Roman" w:cs="Times New Roman"/>
        </w:rPr>
        <w:t>.</w:t>
      </w:r>
    </w:p>
    <w:p>
      <w:pPr>
        <w:jc w:val="center"/>
        <w:rPr>
          <w:rFonts w:ascii="Times New Roman" w:hAnsi="Times New Roman" w:cs="Times New Roman"/>
          <w:bCs/>
          <w:sz w:val="18"/>
          <w:szCs w:val="18"/>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ascii="Times New Roman" w:hAnsi="Times New Roman" w:cs="Times New Roman"/>
          <w:bCs/>
          <w:sz w:val="18"/>
          <w:szCs w:val="18"/>
        </w:rPr>
        <w:t>表</w:t>
      </w:r>
      <w:r>
        <w:rPr>
          <w:rFonts w:hint="eastAsia" w:ascii="Times New Roman" w:hAnsi="Times New Roman" w:cs="Times New Roman"/>
          <w:bCs/>
          <w:sz w:val="18"/>
          <w:szCs w:val="18"/>
        </w:rPr>
        <w:t>2</w:t>
      </w:r>
      <w:r>
        <w:rPr>
          <w:rFonts w:ascii="Times New Roman" w:hAnsi="Times New Roman" w:cs="Times New Roman"/>
          <w:bCs/>
          <w:sz w:val="18"/>
          <w:szCs w:val="18"/>
        </w:rPr>
        <w:t>东曲2号煤的结构参数</w:t>
      </w:r>
    </w:p>
    <w:p>
      <w:pPr>
        <w:jc w:val="center"/>
        <w:rPr>
          <w:rFonts w:ascii="Times New Roman" w:hAnsi="Times New Roman" w:cs="Times New Roman"/>
          <w:bCs/>
          <w:sz w:val="18"/>
          <w:szCs w:val="18"/>
          <w:highlight w:val="yellow"/>
          <w:rPrChange w:id="1833" w:author="lv-xyr" w:date="2019-02-23T16:40:06Z">
            <w:rPr>
              <w:rFonts w:ascii="Times New Roman" w:hAnsi="Times New Roman" w:cs="Times New Roman"/>
              <w:bCs/>
              <w:sz w:val="18"/>
              <w:szCs w:val="18"/>
            </w:rPr>
          </w:rPrChange>
        </w:rPr>
      </w:pPr>
      <w:r>
        <w:rPr>
          <w:rFonts w:ascii="Times New Roman" w:hAnsi="Times New Roman" w:cs="Times New Roman"/>
          <w:bCs/>
          <w:sz w:val="18"/>
          <w:szCs w:val="18"/>
          <w:highlight w:val="yellow"/>
          <w:rPrChange w:id="1834" w:author="lv-xyr" w:date="2019-02-23T16:40:06Z">
            <w:rPr>
              <w:rFonts w:ascii="Times New Roman" w:hAnsi="Times New Roman" w:cs="Times New Roman"/>
              <w:bCs/>
              <w:sz w:val="18"/>
              <w:szCs w:val="18"/>
            </w:rPr>
          </w:rPrChange>
        </w:rPr>
        <w:t xml:space="preserve">Table </w:t>
      </w:r>
      <w:r>
        <w:rPr>
          <w:rFonts w:hint="eastAsia" w:ascii="Times New Roman" w:hAnsi="Times New Roman" w:cs="Times New Roman"/>
          <w:bCs/>
          <w:sz w:val="18"/>
          <w:szCs w:val="18"/>
          <w:highlight w:val="yellow"/>
          <w:rPrChange w:id="1835" w:author="lv-xyr" w:date="2019-02-23T16:40:06Z">
            <w:rPr>
              <w:rFonts w:hint="eastAsia" w:ascii="Times New Roman" w:hAnsi="Times New Roman" w:cs="Times New Roman"/>
              <w:bCs/>
              <w:sz w:val="18"/>
              <w:szCs w:val="18"/>
            </w:rPr>
          </w:rPrChange>
        </w:rPr>
        <w:t>2</w:t>
      </w:r>
      <w:r>
        <w:rPr>
          <w:rFonts w:ascii="Times New Roman" w:hAnsi="Times New Roman" w:cs="Times New Roman"/>
          <w:bCs/>
          <w:sz w:val="18"/>
          <w:szCs w:val="18"/>
          <w:highlight w:val="yellow"/>
          <w:rPrChange w:id="1836" w:author="lv-xyr" w:date="2019-02-23T16:40:06Z">
            <w:rPr>
              <w:rFonts w:ascii="Times New Roman" w:hAnsi="Times New Roman" w:cs="Times New Roman"/>
              <w:bCs/>
              <w:sz w:val="18"/>
              <w:szCs w:val="18"/>
            </w:rPr>
          </w:rPrChange>
        </w:rPr>
        <w:t xml:space="preserve"> </w:t>
      </w:r>
      <w:ins w:id="1837" w:author="lv-xyr" w:date="2019-02-23T15:59:34Z">
        <w:r>
          <w:rPr>
            <w:rFonts w:hint="eastAsia" w:ascii="Times New Roman" w:hAnsi="Times New Roman" w:cs="Times New Roman"/>
            <w:bCs/>
            <w:sz w:val="18"/>
            <w:szCs w:val="18"/>
            <w:highlight w:val="yellow"/>
            <w:lang w:val="en-US" w:eastAsia="zh-CN"/>
            <w:rPrChange w:id="1838" w:author="lv-xyr" w:date="2019-02-23T16:40:06Z">
              <w:rPr>
                <w:rFonts w:hint="eastAsia" w:ascii="Times New Roman" w:hAnsi="Times New Roman" w:cs="Times New Roman"/>
                <w:bCs/>
                <w:sz w:val="18"/>
                <w:szCs w:val="18"/>
                <w:lang w:val="en-US" w:eastAsia="zh-CN"/>
              </w:rPr>
            </w:rPrChange>
          </w:rPr>
          <w:t>S</w:t>
        </w:r>
      </w:ins>
      <w:ins w:id="1839" w:author="lv-xyr" w:date="2019-02-23T15:59:35Z">
        <w:r>
          <w:rPr>
            <w:rFonts w:hint="eastAsia" w:ascii="Times New Roman" w:hAnsi="Times New Roman" w:cs="Times New Roman"/>
            <w:bCs/>
            <w:sz w:val="18"/>
            <w:szCs w:val="18"/>
            <w:highlight w:val="yellow"/>
            <w:lang w:val="en-US" w:eastAsia="zh-CN"/>
            <w:rPrChange w:id="1840" w:author="lv-xyr" w:date="2019-02-23T16:40:06Z">
              <w:rPr>
                <w:rFonts w:hint="eastAsia" w:ascii="Times New Roman" w:hAnsi="Times New Roman" w:cs="Times New Roman"/>
                <w:bCs/>
                <w:sz w:val="18"/>
                <w:szCs w:val="18"/>
                <w:lang w:val="en-US" w:eastAsia="zh-CN"/>
              </w:rPr>
            </w:rPrChange>
          </w:rPr>
          <w:t>truc</w:t>
        </w:r>
      </w:ins>
      <w:ins w:id="1841" w:author="lv-xyr" w:date="2019-02-23T15:59:36Z">
        <w:r>
          <w:rPr>
            <w:rFonts w:hint="eastAsia" w:ascii="Times New Roman" w:hAnsi="Times New Roman" w:cs="Times New Roman"/>
            <w:bCs/>
            <w:sz w:val="18"/>
            <w:szCs w:val="18"/>
            <w:highlight w:val="yellow"/>
            <w:lang w:val="en-US" w:eastAsia="zh-CN"/>
            <w:rPrChange w:id="1842" w:author="lv-xyr" w:date="2019-02-23T16:40:06Z">
              <w:rPr>
                <w:rFonts w:hint="eastAsia" w:ascii="Times New Roman" w:hAnsi="Times New Roman" w:cs="Times New Roman"/>
                <w:bCs/>
                <w:sz w:val="18"/>
                <w:szCs w:val="18"/>
                <w:lang w:val="en-US" w:eastAsia="zh-CN"/>
              </w:rPr>
            </w:rPrChange>
          </w:rPr>
          <w:t>tur</w:t>
        </w:r>
      </w:ins>
      <w:ins w:id="1843" w:author="lv-xyr" w:date="2019-02-23T15:59:51Z">
        <w:r>
          <w:rPr>
            <w:rFonts w:hint="eastAsia" w:ascii="Times New Roman" w:hAnsi="Times New Roman" w:cs="Times New Roman"/>
            <w:bCs/>
            <w:sz w:val="18"/>
            <w:szCs w:val="18"/>
            <w:highlight w:val="yellow"/>
            <w:lang w:val="en-US" w:eastAsia="zh-CN"/>
            <w:rPrChange w:id="1844" w:author="lv-xyr" w:date="2019-02-23T16:40:06Z">
              <w:rPr>
                <w:rFonts w:hint="eastAsia" w:ascii="Times New Roman" w:hAnsi="Times New Roman" w:cs="Times New Roman"/>
                <w:bCs/>
                <w:sz w:val="18"/>
                <w:szCs w:val="18"/>
                <w:lang w:val="en-US" w:eastAsia="zh-CN"/>
              </w:rPr>
            </w:rPrChange>
          </w:rPr>
          <w:t>e</w:t>
        </w:r>
      </w:ins>
      <w:ins w:id="1845" w:author="lv-xyr" w:date="2019-02-23T15:59:38Z">
        <w:r>
          <w:rPr>
            <w:rFonts w:hint="eastAsia" w:ascii="Times New Roman" w:hAnsi="Times New Roman" w:cs="Times New Roman"/>
            <w:bCs/>
            <w:sz w:val="18"/>
            <w:szCs w:val="18"/>
            <w:highlight w:val="yellow"/>
            <w:lang w:val="en-US" w:eastAsia="zh-CN"/>
            <w:rPrChange w:id="1846" w:author="lv-xyr" w:date="2019-02-23T16:40:06Z">
              <w:rPr>
                <w:rFonts w:hint="eastAsia" w:ascii="Times New Roman" w:hAnsi="Times New Roman" w:cs="Times New Roman"/>
                <w:bCs/>
                <w:sz w:val="18"/>
                <w:szCs w:val="18"/>
                <w:lang w:val="en-US" w:eastAsia="zh-CN"/>
              </w:rPr>
            </w:rPrChange>
          </w:rPr>
          <w:t xml:space="preserve"> </w:t>
        </w:r>
      </w:ins>
      <w:r>
        <w:rPr>
          <w:rFonts w:ascii="Times New Roman" w:hAnsi="Times New Roman" w:cs="Times New Roman"/>
          <w:bCs/>
          <w:sz w:val="18"/>
          <w:szCs w:val="18"/>
          <w:highlight w:val="yellow"/>
          <w:rPrChange w:id="1847" w:author="lv-xyr" w:date="2019-02-23T16:40:06Z">
            <w:rPr>
              <w:rFonts w:ascii="Times New Roman" w:hAnsi="Times New Roman" w:cs="Times New Roman"/>
              <w:bCs/>
              <w:sz w:val="18"/>
              <w:szCs w:val="18"/>
            </w:rPr>
          </w:rPrChange>
        </w:rPr>
        <w:t xml:space="preserve">Parameters of </w:t>
      </w:r>
      <w:ins w:id="1848" w:author="lv-xyr" w:date="2019-02-23T15:59:56Z">
        <w:r>
          <w:rPr>
            <w:rFonts w:ascii="Times New Roman" w:hAnsi="Times New Roman" w:cs="Times New Roman"/>
            <w:bCs/>
            <w:sz w:val="18"/>
            <w:szCs w:val="18"/>
            <w:highlight w:val="yellow"/>
            <w:rPrChange w:id="1849" w:author="lv-xyr" w:date="2019-02-23T16:40:06Z">
              <w:rPr>
                <w:rFonts w:ascii="Times New Roman" w:hAnsi="Times New Roman" w:cs="Times New Roman"/>
                <w:bCs/>
                <w:sz w:val="18"/>
                <w:szCs w:val="18"/>
              </w:rPr>
            </w:rPrChange>
          </w:rPr>
          <w:t xml:space="preserve">No.2 </w:t>
        </w:r>
      </w:ins>
      <w:r>
        <w:rPr>
          <w:rFonts w:ascii="Times New Roman" w:hAnsi="Times New Roman" w:cs="Times New Roman"/>
          <w:bCs/>
          <w:sz w:val="18"/>
          <w:szCs w:val="18"/>
          <w:highlight w:val="yellow"/>
          <w:rPrChange w:id="1850" w:author="lv-xyr" w:date="2019-02-23T16:40:06Z">
            <w:rPr>
              <w:rFonts w:ascii="Times New Roman" w:hAnsi="Times New Roman" w:cs="Times New Roman"/>
              <w:bCs/>
              <w:sz w:val="18"/>
              <w:szCs w:val="18"/>
            </w:rPr>
          </w:rPrChange>
        </w:rPr>
        <w:t xml:space="preserve">Dongqu </w:t>
      </w:r>
      <w:del w:id="1851" w:author="lv-xyr" w:date="2019-02-23T16:00:01Z">
        <w:r>
          <w:rPr>
            <w:rFonts w:ascii="Times New Roman" w:hAnsi="Times New Roman" w:cs="Times New Roman"/>
            <w:bCs/>
            <w:sz w:val="18"/>
            <w:szCs w:val="18"/>
            <w:highlight w:val="yellow"/>
            <w:lang w:val="en-US"/>
            <w:rPrChange w:id="1852" w:author="lv-xyr" w:date="2019-02-23T16:40:06Z">
              <w:rPr>
                <w:rFonts w:ascii="Times New Roman" w:hAnsi="Times New Roman" w:cs="Times New Roman"/>
                <w:bCs/>
                <w:sz w:val="18"/>
                <w:szCs w:val="18"/>
                <w:lang w:val="en-US"/>
              </w:rPr>
            </w:rPrChange>
          </w:rPr>
          <w:delText>No.2 c</w:delText>
        </w:r>
      </w:del>
      <w:ins w:id="1853" w:author="lv-xyr" w:date="2019-02-23T16:00:01Z">
        <w:r>
          <w:rPr>
            <w:rFonts w:hint="eastAsia" w:ascii="Times New Roman" w:hAnsi="Times New Roman" w:cs="Times New Roman"/>
            <w:bCs/>
            <w:sz w:val="18"/>
            <w:szCs w:val="18"/>
            <w:highlight w:val="yellow"/>
            <w:lang w:val="en-US" w:eastAsia="zh-CN"/>
            <w:rPrChange w:id="1854" w:author="lv-xyr" w:date="2019-02-23T16:40:06Z">
              <w:rPr>
                <w:rFonts w:hint="eastAsia" w:ascii="Times New Roman" w:hAnsi="Times New Roman" w:cs="Times New Roman"/>
                <w:bCs/>
                <w:sz w:val="18"/>
                <w:szCs w:val="18"/>
                <w:lang w:val="en-US" w:eastAsia="zh-CN"/>
              </w:rPr>
            </w:rPrChange>
          </w:rPr>
          <w:t>C</w:t>
        </w:r>
      </w:ins>
      <w:r>
        <w:rPr>
          <w:rFonts w:ascii="Times New Roman" w:hAnsi="Times New Roman" w:cs="Times New Roman"/>
          <w:bCs/>
          <w:sz w:val="18"/>
          <w:szCs w:val="18"/>
          <w:highlight w:val="yellow"/>
          <w:rPrChange w:id="1855" w:author="lv-xyr" w:date="2019-02-23T16:40:06Z">
            <w:rPr>
              <w:rFonts w:ascii="Times New Roman" w:hAnsi="Times New Roman" w:cs="Times New Roman"/>
              <w:bCs/>
              <w:sz w:val="18"/>
              <w:szCs w:val="18"/>
            </w:rPr>
          </w:rPrChange>
        </w:rPr>
        <w:t>oal</w:t>
      </w:r>
    </w:p>
    <w:tbl>
      <w:tblPr>
        <w:tblStyle w:val="10"/>
        <w:tblW w:w="6899" w:type="dxa"/>
        <w:jc w:val="center"/>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1856" w:author="lv-xyr" w:date="2019-02-23T16:20:27Z">
          <w:tblPr>
            <w:tblStyle w:val="10"/>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182"/>
        <w:gridCol w:w="1760"/>
        <w:gridCol w:w="535"/>
        <w:gridCol w:w="1179"/>
        <w:gridCol w:w="1511"/>
        <w:gridCol w:w="732"/>
        <w:tblGridChange w:id="1857">
          <w:tblGrid>
            <w:gridCol w:w="1257"/>
            <w:gridCol w:w="1417"/>
            <w:gridCol w:w="567"/>
            <w:gridCol w:w="1276"/>
            <w:gridCol w:w="1511"/>
            <w:gridCol w:w="732"/>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858"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858" w:author="lv-xyr" w:date="2019-02-23T16:20:27Z">
            <w:trPr>
              <w:jc w:val="center"/>
            </w:trPr>
          </w:trPrChange>
        </w:trPr>
        <w:tc>
          <w:tcPr>
            <w:tcW w:w="1182" w:type="dxa"/>
            <w:tcBorders>
              <w:left w:val="nil"/>
              <w:bottom w:val="single" w:color="auto" w:sz="4" w:space="0"/>
              <w:right w:val="nil"/>
            </w:tcBorders>
            <w:vAlign w:val="center"/>
            <w:tcPrChange w:id="1859" w:author="lv-xyr" w:date="2019-02-23T16:20:27Z">
              <w:tcPr>
                <w:tcW w:w="1257" w:type="dxa"/>
                <w:tcBorders>
                  <w:left w:val="nil"/>
                  <w:bottom w:val="single" w:color="auto" w:sz="4" w:space="0"/>
                  <w:right w:val="nil"/>
                </w:tcBorders>
                <w:vAlign w:val="center"/>
              </w:tcPr>
            </w:tcPrChange>
          </w:tcPr>
          <w:p>
            <w:pPr>
              <w:jc w:val="center"/>
              <w:rPr>
                <w:rFonts w:ascii="Times New Roman" w:hAnsi="Times New Roman" w:cs="Times New Roman" w:eastAsiaTheme="minorEastAsia"/>
                <w:kern w:val="0"/>
                <w:sz w:val="15"/>
                <w:szCs w:val="15"/>
              </w:rPr>
            </w:pPr>
            <w:del w:id="1860" w:author="lv-xyr" w:date="2019-02-23T16:39:38Z">
              <w:r>
                <w:rPr>
                  <w:rFonts w:ascii="Times New Roman" w:hAnsi="Times New Roman" w:cs="Times New Roman" w:eastAsiaTheme="minorEastAsia"/>
                  <w:kern w:val="0"/>
                  <w:sz w:val="15"/>
                  <w:szCs w:val="15"/>
                </w:rPr>
                <w:delText>芳香碳部分</w:delText>
              </w:r>
            </w:del>
            <w:ins w:id="1861" w:author="lv-xyr" w:date="2019-02-23T16:39:32Z">
              <w:r>
                <w:rPr>
                  <w:rFonts w:hint="eastAsia" w:ascii="Times New Roman" w:hAnsi="Times New Roman" w:cs="Times New Roman"/>
                  <w:kern w:val="0"/>
                  <w:sz w:val="15"/>
                  <w:szCs w:val="15"/>
                  <w:rPrChange w:id="1862" w:author="lv-xyr" w:date="2019-02-23T16:39:32Z">
                    <w:rPr>
                      <w:rFonts w:hint="eastAsia"/>
                    </w:rPr>
                  </w:rPrChange>
                </w:rPr>
                <w:t>Aromatic Carbon</w:t>
              </w:r>
            </w:ins>
          </w:p>
        </w:tc>
        <w:tc>
          <w:tcPr>
            <w:tcW w:w="1760" w:type="dxa"/>
            <w:tcBorders>
              <w:left w:val="nil"/>
              <w:bottom w:val="single" w:color="auto" w:sz="4" w:space="0"/>
              <w:right w:val="nil"/>
            </w:tcBorders>
            <w:tcPrChange w:id="1863" w:author="lv-xyr" w:date="2019-02-23T16:20:27Z">
              <w:tcPr>
                <w:tcW w:w="1417" w:type="dxa"/>
                <w:tcBorders>
                  <w:left w:val="nil"/>
                  <w:bottom w:val="single" w:color="auto" w:sz="4" w:space="0"/>
                  <w:right w:val="nil"/>
                </w:tcBorders>
              </w:tcPr>
            </w:tcPrChange>
          </w:tcPr>
          <w:p>
            <w:pPr>
              <w:jc w:val="center"/>
              <w:rPr>
                <w:rFonts w:ascii="Times New Roman" w:hAnsi="Times New Roman" w:cs="Times New Roman" w:eastAsiaTheme="minorEastAsia"/>
                <w:kern w:val="0"/>
                <w:sz w:val="15"/>
                <w:szCs w:val="15"/>
              </w:rPr>
            </w:pPr>
            <w:del w:id="1864" w:author="lv-xyr" w:date="2019-02-23T16:37:42Z">
              <w:r>
                <w:rPr>
                  <w:rFonts w:ascii="Times New Roman" w:hAnsi="Times New Roman" w:cs="Times New Roman" w:eastAsiaTheme="minorEastAsia"/>
                  <w:kern w:val="0"/>
                  <w:sz w:val="15"/>
                  <w:szCs w:val="15"/>
                  <w:lang w:val="en-US"/>
                </w:rPr>
                <w:delText>芳香碳类型</w:delText>
              </w:r>
            </w:del>
            <w:ins w:id="1865" w:author="lv-xyr" w:date="2019-02-23T16:37:42Z">
              <w:r>
                <w:rPr>
                  <w:rFonts w:hint="eastAsia" w:ascii="Times New Roman" w:hAnsi="Times New Roman" w:cs="Times New Roman"/>
                  <w:kern w:val="0"/>
                  <w:sz w:val="15"/>
                  <w:szCs w:val="15"/>
                  <w:lang w:val="en-US" w:eastAsia="zh-CN"/>
                </w:rPr>
                <w:t>T</w:t>
              </w:r>
            </w:ins>
            <w:ins w:id="1866" w:author="lv-xyr" w:date="2019-02-23T16:37:43Z">
              <w:r>
                <w:rPr>
                  <w:rFonts w:hint="eastAsia" w:ascii="Times New Roman" w:hAnsi="Times New Roman" w:cs="Times New Roman"/>
                  <w:kern w:val="0"/>
                  <w:sz w:val="15"/>
                  <w:szCs w:val="15"/>
                  <w:lang w:val="en-US" w:eastAsia="zh-CN"/>
                </w:rPr>
                <w:t>ype</w:t>
              </w:r>
            </w:ins>
            <w:ins w:id="1867" w:author="lv-xyr" w:date="2019-02-23T16:37:44Z">
              <w:r>
                <w:rPr>
                  <w:rFonts w:hint="eastAsia" w:ascii="Times New Roman" w:hAnsi="Times New Roman" w:cs="Times New Roman"/>
                  <w:kern w:val="0"/>
                  <w:sz w:val="15"/>
                  <w:szCs w:val="15"/>
                  <w:lang w:val="en-US" w:eastAsia="zh-CN"/>
                </w:rPr>
                <w:t>s of</w:t>
              </w:r>
            </w:ins>
            <w:ins w:id="1868" w:author="lv-xyr" w:date="2019-02-23T16:37:45Z">
              <w:r>
                <w:rPr>
                  <w:rFonts w:hint="eastAsia" w:ascii="Times New Roman" w:hAnsi="Times New Roman" w:cs="Times New Roman"/>
                  <w:kern w:val="0"/>
                  <w:sz w:val="15"/>
                  <w:szCs w:val="15"/>
                  <w:lang w:val="en-US" w:eastAsia="zh-CN"/>
                </w:rPr>
                <w:t xml:space="preserve"> </w:t>
              </w:r>
            </w:ins>
            <w:ins w:id="1869" w:author="lv-xyr" w:date="2019-02-23T16:37:38Z">
              <w:r>
                <w:rPr>
                  <w:rFonts w:hint="eastAsia" w:ascii="Times New Roman" w:hAnsi="Times New Roman" w:cs="Times New Roman"/>
                  <w:kern w:val="0"/>
                  <w:sz w:val="15"/>
                  <w:szCs w:val="15"/>
                  <w:rPrChange w:id="1870" w:author="lv-xyr" w:date="2019-02-23T16:37:38Z">
                    <w:rPr>
                      <w:rFonts w:hint="eastAsia"/>
                    </w:rPr>
                  </w:rPrChange>
                </w:rPr>
                <w:t>Aromatic Carbon</w:t>
              </w:r>
            </w:ins>
          </w:p>
        </w:tc>
        <w:tc>
          <w:tcPr>
            <w:tcW w:w="535" w:type="dxa"/>
            <w:tcBorders>
              <w:left w:val="nil"/>
              <w:bottom w:val="single" w:color="auto" w:sz="4" w:space="0"/>
              <w:right w:val="nil"/>
            </w:tcBorders>
            <w:vAlign w:val="center"/>
            <w:tcPrChange w:id="1871" w:author="lv-xyr" w:date="2019-02-23T16:20:27Z">
              <w:tcPr>
                <w:tcW w:w="567" w:type="dxa"/>
                <w:tcBorders>
                  <w:left w:val="nil"/>
                  <w:bottom w:val="single" w:color="auto" w:sz="4" w:space="0"/>
                  <w:right w:val="nil"/>
                </w:tcBorders>
                <w:vAlign w:val="center"/>
              </w:tcPr>
            </w:tcPrChange>
          </w:tcPr>
          <w:p>
            <w:pPr>
              <w:jc w:val="center"/>
              <w:rPr>
                <w:rFonts w:ascii="Times New Roman" w:hAnsi="Times New Roman" w:cs="Times New Roman" w:eastAsiaTheme="minorEastAsia"/>
                <w:kern w:val="0"/>
                <w:sz w:val="15"/>
                <w:szCs w:val="15"/>
              </w:rPr>
            </w:pPr>
          </w:p>
        </w:tc>
        <w:tc>
          <w:tcPr>
            <w:tcW w:w="1179" w:type="dxa"/>
            <w:tcBorders>
              <w:left w:val="nil"/>
              <w:bottom w:val="single" w:color="auto" w:sz="4" w:space="0"/>
              <w:right w:val="nil"/>
            </w:tcBorders>
            <w:tcPrChange w:id="1872" w:author="lv-xyr" w:date="2019-02-23T16:20:27Z">
              <w:tcPr>
                <w:tcW w:w="1276" w:type="dxa"/>
                <w:tcBorders>
                  <w:left w:val="nil"/>
                  <w:bottom w:val="single" w:color="auto" w:sz="4" w:space="0"/>
                  <w:right w:val="nil"/>
                </w:tcBorders>
              </w:tcPr>
            </w:tcPrChange>
          </w:tcPr>
          <w:p>
            <w:pPr>
              <w:jc w:val="center"/>
              <w:rPr>
                <w:rFonts w:ascii="Times New Roman" w:hAnsi="Times New Roman" w:cs="Times New Roman" w:eastAsiaTheme="minorEastAsia"/>
                <w:kern w:val="0"/>
                <w:sz w:val="15"/>
                <w:szCs w:val="15"/>
              </w:rPr>
            </w:pPr>
            <w:ins w:id="1873" w:author="lv-xyr" w:date="2019-02-23T16:39:50Z">
              <w:r>
                <w:rPr>
                  <w:rFonts w:hint="eastAsia" w:ascii="Times New Roman" w:hAnsi="Times New Roman" w:cs="Times New Roman"/>
                  <w:kern w:val="0"/>
                  <w:sz w:val="15"/>
                  <w:szCs w:val="15"/>
                  <w:rPrChange w:id="1874" w:author="lv-xyr" w:date="2019-02-23T16:39:50Z">
                    <w:rPr>
                      <w:rFonts w:hint="eastAsia"/>
                    </w:rPr>
                  </w:rPrChange>
                </w:rPr>
                <w:t>Fatty Carbon</w:t>
              </w:r>
            </w:ins>
            <w:del w:id="1875" w:author="lv-xyr" w:date="2019-02-23T16:39:50Z">
              <w:r>
                <w:rPr>
                  <w:rFonts w:ascii="Times New Roman" w:hAnsi="Times New Roman" w:cs="Times New Roman" w:eastAsiaTheme="minorEastAsia"/>
                  <w:kern w:val="0"/>
                  <w:sz w:val="15"/>
                  <w:szCs w:val="15"/>
                </w:rPr>
                <w:delText>脂肪碳部分</w:delText>
              </w:r>
            </w:del>
          </w:p>
        </w:tc>
        <w:tc>
          <w:tcPr>
            <w:tcW w:w="1511" w:type="dxa"/>
            <w:tcBorders>
              <w:left w:val="nil"/>
              <w:bottom w:val="single" w:color="auto" w:sz="4" w:space="0"/>
              <w:right w:val="nil"/>
            </w:tcBorders>
            <w:tcPrChange w:id="1876" w:author="lv-xyr" w:date="2019-02-23T16:20:27Z">
              <w:tcPr>
                <w:tcW w:w="1511" w:type="dxa"/>
                <w:tcBorders>
                  <w:left w:val="nil"/>
                  <w:bottom w:val="single" w:color="auto" w:sz="4" w:space="0"/>
                  <w:right w:val="nil"/>
                </w:tcBorders>
              </w:tcPr>
            </w:tcPrChange>
          </w:tcPr>
          <w:p>
            <w:pPr>
              <w:jc w:val="center"/>
              <w:rPr>
                <w:rFonts w:hint="eastAsia" w:ascii="Times New Roman" w:hAnsi="Times New Roman" w:cs="Times New Roman" w:eastAsiaTheme="minorEastAsia"/>
                <w:kern w:val="0"/>
                <w:sz w:val="15"/>
                <w:szCs w:val="15"/>
                <w:lang w:val="en-US" w:eastAsia="zh-CN"/>
              </w:rPr>
            </w:pPr>
            <w:del w:id="1877" w:author="lv-xyr" w:date="2019-02-23T16:38:13Z">
              <w:r>
                <w:rPr>
                  <w:rFonts w:ascii="Times New Roman" w:hAnsi="Times New Roman" w:cs="Times New Roman" w:eastAsiaTheme="minorEastAsia"/>
                  <w:kern w:val="0"/>
                  <w:sz w:val="15"/>
                  <w:szCs w:val="15"/>
                </w:rPr>
                <w:delText>脂肪碳类型</w:delText>
              </w:r>
            </w:del>
            <w:ins w:id="1878" w:author="lv-xyr" w:date="2019-02-23T16:37:57Z">
              <w:r>
                <w:rPr>
                  <w:rFonts w:hint="eastAsia" w:ascii="Times New Roman" w:hAnsi="Times New Roman" w:cs="Times New Roman"/>
                  <w:kern w:val="0"/>
                  <w:sz w:val="15"/>
                  <w:szCs w:val="15"/>
                  <w:lang w:val="en-US" w:eastAsia="zh-CN"/>
                </w:rPr>
                <w:t>Ty</w:t>
              </w:r>
            </w:ins>
            <w:ins w:id="1879" w:author="lv-xyr" w:date="2019-02-23T16:37:58Z">
              <w:r>
                <w:rPr>
                  <w:rFonts w:hint="eastAsia" w:ascii="Times New Roman" w:hAnsi="Times New Roman" w:cs="Times New Roman"/>
                  <w:kern w:val="0"/>
                  <w:sz w:val="15"/>
                  <w:szCs w:val="15"/>
                  <w:lang w:val="en-US" w:eastAsia="zh-CN"/>
                </w:rPr>
                <w:t>pes o</w:t>
              </w:r>
            </w:ins>
            <w:ins w:id="1880" w:author="lv-xyr" w:date="2019-02-23T16:37:59Z">
              <w:r>
                <w:rPr>
                  <w:rFonts w:hint="eastAsia" w:ascii="Times New Roman" w:hAnsi="Times New Roman" w:cs="Times New Roman"/>
                  <w:kern w:val="0"/>
                  <w:sz w:val="15"/>
                  <w:szCs w:val="15"/>
                  <w:lang w:val="en-US" w:eastAsia="zh-CN"/>
                </w:rPr>
                <w:t xml:space="preserve">f </w:t>
              </w:r>
            </w:ins>
            <w:ins w:id="1881" w:author="lv-xyr" w:date="2019-02-23T16:38:05Z">
              <w:bookmarkStart w:id="10" w:name="OLE_LINK14"/>
              <w:r>
                <w:rPr>
                  <w:rFonts w:hint="eastAsia" w:ascii="Times New Roman" w:hAnsi="Times New Roman" w:cs="Times New Roman"/>
                  <w:kern w:val="0"/>
                  <w:sz w:val="15"/>
                  <w:szCs w:val="15"/>
                  <w:lang w:val="en-US" w:eastAsia="zh-CN"/>
                </w:rPr>
                <w:t>F</w:t>
              </w:r>
            </w:ins>
            <w:ins w:id="1882" w:author="lv-xyr" w:date="2019-02-23T16:38:06Z">
              <w:r>
                <w:rPr>
                  <w:rFonts w:hint="eastAsia" w:ascii="Times New Roman" w:hAnsi="Times New Roman" w:cs="Times New Roman"/>
                  <w:kern w:val="0"/>
                  <w:sz w:val="15"/>
                  <w:szCs w:val="15"/>
                  <w:lang w:val="en-US" w:eastAsia="zh-CN"/>
                </w:rPr>
                <w:t>atty</w:t>
              </w:r>
            </w:ins>
            <w:ins w:id="1883" w:author="lv-xyr" w:date="2019-02-23T16:38:07Z">
              <w:r>
                <w:rPr>
                  <w:rFonts w:hint="eastAsia" w:ascii="Times New Roman" w:hAnsi="Times New Roman" w:cs="Times New Roman"/>
                  <w:kern w:val="0"/>
                  <w:sz w:val="15"/>
                  <w:szCs w:val="15"/>
                  <w:lang w:val="en-US" w:eastAsia="zh-CN"/>
                </w:rPr>
                <w:t xml:space="preserve"> </w:t>
              </w:r>
            </w:ins>
            <w:ins w:id="1884" w:author="lv-xyr" w:date="2019-02-23T16:38:08Z">
              <w:r>
                <w:rPr>
                  <w:rFonts w:hint="eastAsia" w:ascii="Times New Roman" w:hAnsi="Times New Roman" w:cs="Times New Roman"/>
                  <w:kern w:val="0"/>
                  <w:sz w:val="15"/>
                  <w:szCs w:val="15"/>
                  <w:lang w:val="en-US" w:eastAsia="zh-CN"/>
                </w:rPr>
                <w:t>Ca</w:t>
              </w:r>
            </w:ins>
            <w:ins w:id="1885" w:author="lv-xyr" w:date="2019-02-23T16:38:09Z">
              <w:r>
                <w:rPr>
                  <w:rFonts w:hint="eastAsia" w:ascii="Times New Roman" w:hAnsi="Times New Roman" w:cs="Times New Roman"/>
                  <w:kern w:val="0"/>
                  <w:sz w:val="15"/>
                  <w:szCs w:val="15"/>
                  <w:lang w:val="en-US" w:eastAsia="zh-CN"/>
                </w:rPr>
                <w:t>rb</w:t>
              </w:r>
            </w:ins>
            <w:ins w:id="1886" w:author="lv-xyr" w:date="2019-02-23T16:38:10Z">
              <w:r>
                <w:rPr>
                  <w:rFonts w:hint="eastAsia" w:ascii="Times New Roman" w:hAnsi="Times New Roman" w:cs="Times New Roman"/>
                  <w:kern w:val="0"/>
                  <w:sz w:val="15"/>
                  <w:szCs w:val="15"/>
                  <w:lang w:val="en-US" w:eastAsia="zh-CN"/>
                </w:rPr>
                <w:t>on</w:t>
              </w:r>
              <w:bookmarkEnd w:id="10"/>
            </w:ins>
          </w:p>
        </w:tc>
        <w:tc>
          <w:tcPr>
            <w:tcW w:w="732" w:type="dxa"/>
            <w:tcBorders>
              <w:left w:val="nil"/>
              <w:bottom w:val="single" w:color="auto" w:sz="4" w:space="0"/>
              <w:right w:val="nil"/>
            </w:tcBorders>
            <w:tcPrChange w:id="1887" w:author="lv-xyr" w:date="2019-02-23T16:20:27Z">
              <w:tcPr>
                <w:tcW w:w="732" w:type="dxa"/>
                <w:tcBorders>
                  <w:left w:val="nil"/>
                  <w:bottom w:val="single" w:color="auto" w:sz="4" w:space="0"/>
                  <w:right w:val="nil"/>
                </w:tcBorders>
              </w:tcPr>
            </w:tcPrChange>
          </w:tcPr>
          <w:p>
            <w:pPr>
              <w:jc w:val="center"/>
              <w:rPr>
                <w:rFonts w:ascii="Times New Roman" w:hAnsi="Times New Roman" w:eastAsia="宋体" w:cs="Times New Roman"/>
                <w:kern w:val="0"/>
                <w:sz w:val="2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888"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888" w:author="lv-xyr" w:date="2019-02-23T16:20:27Z">
            <w:trPr>
              <w:jc w:val="center"/>
            </w:trPr>
          </w:trPrChange>
        </w:trPr>
        <w:tc>
          <w:tcPr>
            <w:tcW w:w="1182" w:type="dxa"/>
            <w:tcBorders>
              <w:left w:val="nil"/>
              <w:bottom w:val="nil"/>
              <w:right w:val="nil"/>
            </w:tcBorders>
            <w:vAlign w:val="center"/>
            <w:tcPrChange w:id="1889" w:author="lv-xyr" w:date="2019-02-23T16:20:27Z">
              <w:tcPr>
                <w:tcW w:w="1257" w:type="dxa"/>
                <w:tcBorders>
                  <w:left w:val="nil"/>
                  <w:bottom w:val="nil"/>
                  <w:right w:val="nil"/>
                </w:tcBorders>
                <w:vAlign w:val="center"/>
              </w:tcPr>
            </w:tcPrChange>
          </w:tcPr>
          <w:p>
            <w:pPr>
              <w:jc w:val="center"/>
              <w:rPr>
                <w:rFonts w:ascii="Times New Roman" w:hAnsi="Times New Roman" w:cs="Times New Roman" w:eastAsiaTheme="minorEastAsia"/>
                <w:kern w:val="0"/>
                <w:sz w:val="15"/>
                <w:szCs w:val="15"/>
              </w:rPr>
            </w:pPr>
            <w:bookmarkStart w:id="11" w:name="OLE_LINK11" w:colFirst="1" w:colLast="1"/>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 xml:space="preserve">a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100-220</w:t>
            </w:r>
            <w:r>
              <w:rPr>
                <w:rFonts w:ascii="Times New Roman" w:hAnsi="Times New Roman" w:cs="Times New Roman" w:eastAsiaTheme="minorEastAsia"/>
                <w:kern w:val="0"/>
                <w:sz w:val="15"/>
                <w:szCs w:val="15"/>
              </w:rPr>
              <w:t>)</w:t>
            </w:r>
          </w:p>
        </w:tc>
        <w:tc>
          <w:tcPr>
            <w:tcW w:w="1760" w:type="dxa"/>
            <w:tcBorders>
              <w:left w:val="nil"/>
              <w:bottom w:val="nil"/>
              <w:right w:val="nil"/>
            </w:tcBorders>
            <w:vAlign w:val="top"/>
            <w:tcPrChange w:id="1890" w:author="lv-xyr" w:date="2019-02-23T16:20:27Z">
              <w:tcPr>
                <w:tcW w:w="1417" w:type="dxa"/>
                <w:tcBorders>
                  <w:left w:val="nil"/>
                  <w:bottom w:val="nil"/>
                  <w:right w:val="nil"/>
                </w:tcBorders>
                <w:vAlign w:val="top"/>
              </w:tcPr>
            </w:tcPrChange>
          </w:tcPr>
          <w:p>
            <w:pPr>
              <w:jc w:val="center"/>
              <w:rPr>
                <w:rFonts w:ascii="Times New Roman" w:hAnsi="Times New Roman" w:cs="Times New Roman" w:eastAsiaTheme="minorEastAsia"/>
                <w:kern w:val="0"/>
                <w:sz w:val="15"/>
                <w:szCs w:val="15"/>
              </w:rPr>
            </w:pPr>
            <w:ins w:id="1891" w:author="lv-xyr" w:date="2019-02-23T16:01:39Z">
              <w:r>
                <w:rPr>
                  <w:rFonts w:hint="default" w:ascii="Times New Roman" w:hAnsi="Times New Roman" w:cs="Times New Roman"/>
                  <w:sz w:val="15"/>
                  <w:szCs w:val="15"/>
                  <w:rPrChange w:id="1892" w:author="lv-xyr" w:date="2019-02-23T16:30:43Z">
                    <w:rPr>
                      <w:rFonts w:hint="eastAsia"/>
                    </w:rPr>
                  </w:rPrChange>
                </w:rPr>
                <w:t xml:space="preserve">Total </w:t>
              </w:r>
            </w:ins>
            <w:ins w:id="1893" w:author="lv-xyr" w:date="2019-02-23T16:06:21Z">
              <w:r>
                <w:rPr>
                  <w:rFonts w:hint="default" w:ascii="Times New Roman" w:hAnsi="Times New Roman" w:cs="Times New Roman"/>
                  <w:sz w:val="15"/>
                  <w:szCs w:val="15"/>
                  <w:lang w:val="en-US" w:eastAsia="zh-CN"/>
                  <w:rPrChange w:id="1894" w:author="lv-xyr" w:date="2019-02-23T16:30:43Z">
                    <w:rPr>
                      <w:rFonts w:hint="eastAsia"/>
                      <w:lang w:val="en-US" w:eastAsia="zh-CN"/>
                    </w:rPr>
                  </w:rPrChange>
                </w:rPr>
                <w:t>C</w:t>
              </w:r>
            </w:ins>
            <w:ins w:id="1895" w:author="lv-xyr" w:date="2019-02-23T16:01:39Z">
              <w:r>
                <w:rPr>
                  <w:rFonts w:hint="default" w:ascii="Times New Roman" w:hAnsi="Times New Roman" w:cs="Times New Roman"/>
                  <w:sz w:val="15"/>
                  <w:szCs w:val="15"/>
                  <w:rPrChange w:id="1896" w:author="lv-xyr" w:date="2019-02-23T16:30:43Z">
                    <w:rPr>
                      <w:rFonts w:hint="eastAsia"/>
                    </w:rPr>
                  </w:rPrChange>
                </w:rPr>
                <w:t>arbon</w:t>
              </w:r>
            </w:ins>
            <w:del w:id="1897" w:author="lv-xyr" w:date="2019-02-23T16:01:39Z">
              <w:r>
                <w:rPr>
                  <w:rFonts w:ascii="Times New Roman" w:hAnsi="Times New Roman" w:cs="Times New Roman" w:eastAsiaTheme="minorEastAsia"/>
                  <w:sz w:val="15"/>
                  <w:szCs w:val="15"/>
                </w:rPr>
                <w:delText>总碳</w:delText>
              </w:r>
            </w:del>
          </w:p>
        </w:tc>
        <w:tc>
          <w:tcPr>
            <w:tcW w:w="535" w:type="dxa"/>
            <w:tcBorders>
              <w:left w:val="nil"/>
              <w:bottom w:val="nil"/>
              <w:right w:val="nil"/>
            </w:tcBorders>
            <w:vAlign w:val="center"/>
            <w:tcPrChange w:id="1898" w:author="lv-xyr" w:date="2019-02-23T16:20:27Z">
              <w:tcPr>
                <w:tcW w:w="567" w:type="dxa"/>
                <w:tcBorders>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0.7</w:t>
            </w:r>
            <w:r>
              <w:rPr>
                <w:rFonts w:hint="eastAsia" w:ascii="Times New Roman" w:hAnsi="Times New Roman" w:cs="Times New Roman" w:eastAsiaTheme="minorEastAsia"/>
                <w:kern w:val="0"/>
                <w:sz w:val="15"/>
                <w:szCs w:val="15"/>
              </w:rPr>
              <w:t>5</w:t>
            </w:r>
          </w:p>
        </w:tc>
        <w:tc>
          <w:tcPr>
            <w:tcW w:w="1179" w:type="dxa"/>
            <w:tcBorders>
              <w:left w:val="nil"/>
              <w:bottom w:val="nil"/>
              <w:right w:val="nil"/>
            </w:tcBorders>
            <w:vAlign w:val="center"/>
            <w:tcPrChange w:id="1899" w:author="lv-xyr" w:date="2019-02-23T16:20:27Z">
              <w:tcPr>
                <w:tcW w:w="1276" w:type="dxa"/>
                <w:tcBorders>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 xml:space="preserve">al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-90</w:t>
            </w:r>
            <w:r>
              <w:rPr>
                <w:rFonts w:ascii="Times New Roman" w:hAnsi="Times New Roman" w:cs="Times New Roman" w:eastAsiaTheme="minorEastAsia"/>
                <w:kern w:val="0"/>
                <w:sz w:val="15"/>
                <w:szCs w:val="15"/>
              </w:rPr>
              <w:t>)</w:t>
            </w:r>
          </w:p>
        </w:tc>
        <w:tc>
          <w:tcPr>
            <w:tcW w:w="1511" w:type="dxa"/>
            <w:tcBorders>
              <w:left w:val="nil"/>
              <w:bottom w:val="nil"/>
              <w:right w:val="nil"/>
            </w:tcBorders>
            <w:tcPrChange w:id="1900" w:author="lv-xyr" w:date="2019-02-23T16:20:27Z">
              <w:tcPr>
                <w:tcW w:w="1511" w:type="dxa"/>
                <w:tcBorders>
                  <w:left w:val="nil"/>
                  <w:bottom w:val="nil"/>
                  <w:right w:val="nil"/>
                </w:tcBorders>
              </w:tcPr>
            </w:tcPrChange>
          </w:tcPr>
          <w:p>
            <w:pPr>
              <w:jc w:val="center"/>
              <w:rPr>
                <w:rFonts w:ascii="Times New Roman" w:hAnsi="Times New Roman" w:cs="Times New Roman" w:eastAsiaTheme="minorEastAsia"/>
                <w:kern w:val="0"/>
                <w:sz w:val="15"/>
                <w:szCs w:val="15"/>
              </w:rPr>
            </w:pPr>
            <w:ins w:id="1901" w:author="lv-xyr" w:date="2019-02-23T16:20:42Z">
              <w:r>
                <w:rPr>
                  <w:rFonts w:hint="default" w:ascii="Times New Roman" w:hAnsi="Times New Roman" w:cs="Times New Roman"/>
                  <w:sz w:val="15"/>
                  <w:szCs w:val="15"/>
                  <w:rPrChange w:id="1902" w:author="lv-xyr" w:date="2019-02-23T16:30:59Z">
                    <w:rPr>
                      <w:rFonts w:hint="eastAsia"/>
                    </w:rPr>
                  </w:rPrChange>
                </w:rPr>
                <w:t xml:space="preserve">Total </w:t>
              </w:r>
            </w:ins>
            <w:ins w:id="1903" w:author="lv-xyr" w:date="2019-02-23T16:20:42Z">
              <w:r>
                <w:rPr>
                  <w:rFonts w:hint="default" w:ascii="Times New Roman" w:hAnsi="Times New Roman" w:cs="Times New Roman"/>
                  <w:sz w:val="15"/>
                  <w:szCs w:val="15"/>
                  <w:lang w:val="en-US" w:eastAsia="zh-CN"/>
                  <w:rPrChange w:id="1904" w:author="lv-xyr" w:date="2019-02-23T16:30:59Z">
                    <w:rPr>
                      <w:rFonts w:hint="eastAsia"/>
                      <w:lang w:val="en-US" w:eastAsia="zh-CN"/>
                    </w:rPr>
                  </w:rPrChange>
                </w:rPr>
                <w:t>C</w:t>
              </w:r>
            </w:ins>
            <w:ins w:id="1905" w:author="lv-xyr" w:date="2019-02-23T16:20:42Z">
              <w:r>
                <w:rPr>
                  <w:rFonts w:hint="default" w:ascii="Times New Roman" w:hAnsi="Times New Roman" w:cs="Times New Roman"/>
                  <w:sz w:val="15"/>
                  <w:szCs w:val="15"/>
                  <w:rPrChange w:id="1906" w:author="lv-xyr" w:date="2019-02-23T16:30:59Z">
                    <w:rPr>
                      <w:rFonts w:hint="eastAsia"/>
                    </w:rPr>
                  </w:rPrChange>
                </w:rPr>
                <w:t>arbon</w:t>
              </w:r>
            </w:ins>
            <w:del w:id="1907" w:author="lv-xyr" w:date="2019-02-23T16:20:42Z">
              <w:r>
                <w:rPr>
                  <w:rFonts w:ascii="Times New Roman" w:hAnsi="Times New Roman" w:cs="Times New Roman" w:eastAsiaTheme="minorEastAsia"/>
                  <w:sz w:val="15"/>
                  <w:szCs w:val="15"/>
                </w:rPr>
                <w:delText>总碳</w:delText>
              </w:r>
            </w:del>
          </w:p>
        </w:tc>
        <w:tc>
          <w:tcPr>
            <w:tcW w:w="732" w:type="dxa"/>
            <w:tcBorders>
              <w:left w:val="nil"/>
              <w:bottom w:val="nil"/>
              <w:right w:val="nil"/>
            </w:tcBorders>
            <w:vAlign w:val="center"/>
            <w:tcPrChange w:id="1908" w:author="lv-xyr" w:date="2019-02-23T16:20:27Z">
              <w:tcPr>
                <w:tcW w:w="732" w:type="dxa"/>
                <w:tcBorders>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09"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09" w:author="lv-xyr" w:date="2019-02-23T16:20:27Z">
            <w:trPr>
              <w:jc w:val="center"/>
            </w:trPr>
          </w:trPrChange>
        </w:trPr>
        <w:tc>
          <w:tcPr>
            <w:tcW w:w="1182" w:type="dxa"/>
            <w:tcBorders>
              <w:top w:val="nil"/>
              <w:left w:val="nil"/>
              <w:bottom w:val="nil"/>
              <w:right w:val="nil"/>
            </w:tcBorders>
            <w:vAlign w:val="center"/>
            <w:tcPrChange w:id="1910"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bookmarkStart w:id="12" w:name="OLE_LINK12" w:colFirst="4" w:colLast="4"/>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100-165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11"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12" w:author="lv-xyr" w:date="2019-02-23T16:03:05Z">
              <w:bookmarkStart w:id="13" w:name="OLE_LINK13"/>
              <w:r>
                <w:rPr>
                  <w:rFonts w:hint="default" w:ascii="Times New Roman" w:hAnsi="Times New Roman" w:cs="Times New Roman"/>
                  <w:sz w:val="15"/>
                  <w:szCs w:val="15"/>
                  <w:rPrChange w:id="1913" w:author="lv-xyr" w:date="2019-02-23T16:30:43Z">
                    <w:rPr>
                      <w:rFonts w:hint="eastAsia"/>
                    </w:rPr>
                  </w:rPrChange>
                </w:rPr>
                <w:t xml:space="preserve">Aromatic </w:t>
              </w:r>
            </w:ins>
            <w:ins w:id="1914" w:author="lv-xyr" w:date="2019-02-23T16:06:18Z">
              <w:r>
                <w:rPr>
                  <w:rFonts w:hint="default" w:ascii="Times New Roman" w:hAnsi="Times New Roman" w:cs="Times New Roman"/>
                  <w:sz w:val="15"/>
                  <w:szCs w:val="15"/>
                  <w:lang w:val="en-US" w:eastAsia="zh-CN"/>
                  <w:rPrChange w:id="1915" w:author="lv-xyr" w:date="2019-02-23T16:30:43Z">
                    <w:rPr>
                      <w:rFonts w:hint="eastAsia"/>
                      <w:lang w:val="en-US" w:eastAsia="zh-CN"/>
                    </w:rPr>
                  </w:rPrChange>
                </w:rPr>
                <w:t>C</w:t>
              </w:r>
            </w:ins>
            <w:ins w:id="1916" w:author="lv-xyr" w:date="2019-02-23T16:03:05Z">
              <w:r>
                <w:rPr>
                  <w:rFonts w:hint="default" w:ascii="Times New Roman" w:hAnsi="Times New Roman" w:cs="Times New Roman"/>
                  <w:sz w:val="15"/>
                  <w:szCs w:val="15"/>
                  <w:rPrChange w:id="1917" w:author="lv-xyr" w:date="2019-02-23T16:30:43Z">
                    <w:rPr>
                      <w:rFonts w:hint="eastAsia"/>
                    </w:rPr>
                  </w:rPrChange>
                </w:rPr>
                <w:t>arbon</w:t>
              </w:r>
              <w:bookmarkEnd w:id="13"/>
            </w:ins>
          </w:p>
        </w:tc>
        <w:tc>
          <w:tcPr>
            <w:tcW w:w="535" w:type="dxa"/>
            <w:tcBorders>
              <w:top w:val="nil"/>
              <w:left w:val="nil"/>
              <w:bottom w:val="nil"/>
              <w:right w:val="nil"/>
            </w:tcBorders>
            <w:vAlign w:val="center"/>
            <w:tcPrChange w:id="1918"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65</w:t>
            </w:r>
          </w:p>
        </w:tc>
        <w:tc>
          <w:tcPr>
            <w:tcW w:w="1179" w:type="dxa"/>
            <w:tcBorders>
              <w:top w:val="nil"/>
              <w:left w:val="nil"/>
              <w:bottom w:val="nil"/>
              <w:right w:val="nil"/>
            </w:tcBorders>
            <w:vAlign w:val="center"/>
            <w:tcPrChange w:id="1919"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al</w:t>
            </w:r>
            <w:r>
              <w:rPr>
                <w:rFonts w:ascii="Times New Roman" w:hAnsi="Times New Roman" w:cs="Times New Roman" w:eastAsiaTheme="minorEastAsia"/>
                <w:i/>
                <w:iCs/>
                <w:kern w:val="0"/>
                <w:sz w:val="15"/>
                <w:szCs w:val="15"/>
                <w:vertAlign w:val="superscript"/>
              </w:rPr>
              <w:t>H</w:t>
            </w:r>
            <w:r>
              <w:rPr>
                <w:rFonts w:hint="eastAsia" w:ascii="Times New Roman" w:hAnsi="Times New Roman" w:cs="Times New Roman" w:eastAsiaTheme="minorEastAsia"/>
                <w:i/>
                <w:iCs/>
                <w:kern w:val="0"/>
                <w:sz w:val="15"/>
                <w:szCs w:val="15"/>
                <w:vertAlign w:val="superscript"/>
              </w:rPr>
              <w:t xml:space="preserve"> </w:t>
            </w:r>
            <w:r>
              <w:rPr>
                <w:rFonts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-36</w:t>
            </w:r>
            <w:r>
              <w:rPr>
                <w:rFonts w:ascii="Times New Roman" w:hAnsi="Times New Roman" w:cs="Times New Roman" w:eastAsiaTheme="minorEastAsia"/>
                <w:kern w:val="0"/>
                <w:sz w:val="15"/>
                <w:szCs w:val="15"/>
              </w:rPr>
              <w:t>)</w:t>
            </w:r>
          </w:p>
        </w:tc>
        <w:tc>
          <w:tcPr>
            <w:tcW w:w="1511" w:type="dxa"/>
            <w:tcBorders>
              <w:top w:val="nil"/>
              <w:left w:val="nil"/>
              <w:bottom w:val="nil"/>
              <w:right w:val="nil"/>
            </w:tcBorders>
            <w:tcPrChange w:id="1920" w:author="lv-xyr" w:date="2019-02-23T16:20:27Z">
              <w:tcPr>
                <w:tcW w:w="1511" w:type="dxa"/>
                <w:tcBorders>
                  <w:top w:val="nil"/>
                  <w:left w:val="nil"/>
                  <w:bottom w:val="nil"/>
                  <w:right w:val="nil"/>
                </w:tcBorders>
              </w:tcPr>
            </w:tcPrChange>
          </w:tcPr>
          <w:p>
            <w:pPr>
              <w:jc w:val="center"/>
              <w:rPr>
                <w:ins w:id="1921" w:author="lv-xyr" w:date="2019-02-23T16:28:38Z"/>
                <w:rFonts w:hint="eastAsia" w:ascii="Times New Roman" w:hAnsi="Times New Roman" w:cs="Times New Roman"/>
                <w:sz w:val="15"/>
                <w:szCs w:val="15"/>
                <w:rPrChange w:id="1922" w:author="lv-xyr" w:date="2019-02-23T16:28:38Z">
                  <w:rPr>
                    <w:ins w:id="1923" w:author="lv-xyr" w:date="2019-02-23T16:28:38Z"/>
                    <w:rFonts w:hint="eastAsia"/>
                  </w:rPr>
                </w:rPrChange>
              </w:rPr>
            </w:pPr>
            <w:del w:id="1924" w:author="lv-xyr" w:date="2019-02-23T16:29:06Z">
              <w:r>
                <w:rPr>
                  <w:rFonts w:ascii="Times New Roman" w:hAnsi="Times New Roman" w:cs="Times New Roman" w:eastAsiaTheme="minorEastAsia"/>
                  <w:sz w:val="15"/>
                  <w:szCs w:val="15"/>
                </w:rPr>
                <w:delText>亚甲基或次甲基碳</w:delText>
              </w:r>
            </w:del>
            <w:ins w:id="1925" w:author="lv-xyr" w:date="2019-02-23T16:28:38Z">
              <w:r>
                <w:rPr>
                  <w:rFonts w:hint="eastAsia" w:ascii="Times New Roman" w:hAnsi="Times New Roman" w:cs="Times New Roman"/>
                  <w:sz w:val="15"/>
                  <w:szCs w:val="15"/>
                  <w:rPrChange w:id="1926" w:author="lv-xyr" w:date="2019-02-23T16:28:38Z">
                    <w:rPr>
                      <w:rFonts w:hint="eastAsia"/>
                    </w:rPr>
                  </w:rPrChange>
                </w:rPr>
                <w:t xml:space="preserve">Methylene or </w:t>
              </w:r>
            </w:ins>
            <w:ins w:id="1927" w:author="lv-xyr" w:date="2019-02-23T16:28:52Z">
              <w:r>
                <w:rPr>
                  <w:rFonts w:hint="eastAsia" w:ascii="Times New Roman" w:hAnsi="Times New Roman" w:cs="Times New Roman"/>
                  <w:sz w:val="15"/>
                  <w:szCs w:val="15"/>
                  <w:lang w:eastAsia="zh-CN"/>
                </w:rPr>
                <w:t>M</w:t>
              </w:r>
            </w:ins>
            <w:ins w:id="1928" w:author="lv-xyr" w:date="2019-02-23T16:28:38Z">
              <w:r>
                <w:rPr>
                  <w:rFonts w:hint="eastAsia" w:ascii="Times New Roman" w:hAnsi="Times New Roman" w:cs="Times New Roman"/>
                  <w:sz w:val="15"/>
                  <w:szCs w:val="15"/>
                  <w:rPrChange w:id="1929" w:author="lv-xyr" w:date="2019-02-23T16:28:38Z">
                    <w:rPr>
                      <w:rFonts w:hint="eastAsia"/>
                    </w:rPr>
                  </w:rPrChange>
                </w:rPr>
                <w:t xml:space="preserve">ethyne </w:t>
              </w:r>
            </w:ins>
            <w:ins w:id="1930" w:author="lv-xyr" w:date="2019-02-23T16:28:56Z">
              <w:r>
                <w:rPr>
                  <w:rFonts w:hint="eastAsia" w:ascii="Times New Roman" w:hAnsi="Times New Roman" w:cs="Times New Roman"/>
                  <w:sz w:val="15"/>
                  <w:szCs w:val="15"/>
                  <w:lang w:eastAsia="zh-CN"/>
                </w:rPr>
                <w:t>C</w:t>
              </w:r>
            </w:ins>
            <w:ins w:id="1931" w:author="lv-xyr" w:date="2019-02-23T16:28:38Z">
              <w:r>
                <w:rPr>
                  <w:rFonts w:hint="eastAsia" w:ascii="Times New Roman" w:hAnsi="Times New Roman" w:cs="Times New Roman"/>
                  <w:sz w:val="15"/>
                  <w:szCs w:val="15"/>
                  <w:rPrChange w:id="1932" w:author="lv-xyr" w:date="2019-02-23T16:28:38Z">
                    <w:rPr>
                      <w:rFonts w:hint="eastAsia"/>
                    </w:rPr>
                  </w:rPrChange>
                </w:rPr>
                <w:t>arbon</w:t>
              </w:r>
            </w:ins>
          </w:p>
          <w:p>
            <w:pPr>
              <w:jc w:val="center"/>
              <w:rPr>
                <w:rFonts w:ascii="Times New Roman" w:hAnsi="Times New Roman" w:cs="Times New Roman" w:eastAsiaTheme="minorEastAsia"/>
                <w:kern w:val="0"/>
                <w:sz w:val="15"/>
                <w:szCs w:val="15"/>
              </w:rPr>
            </w:pPr>
            <w:ins w:id="1933" w:author="lv-xyr" w:date="2019-02-23T16:28:38Z">
              <w:r>
                <w:rPr>
                  <w:rFonts w:hint="eastAsia" w:ascii="Times New Roman" w:hAnsi="Times New Roman" w:cs="Times New Roman"/>
                  <w:sz w:val="15"/>
                  <w:szCs w:val="15"/>
                  <w:rPrChange w:id="1934" w:author="lv-xyr" w:date="2019-02-23T16:28:38Z">
                    <w:rPr>
                      <w:rFonts w:hint="eastAsia"/>
                    </w:rPr>
                  </w:rPrChange>
                </w:rPr>
                <w:t>Oxygen carbon</w:t>
              </w:r>
            </w:ins>
          </w:p>
        </w:tc>
        <w:tc>
          <w:tcPr>
            <w:tcW w:w="732" w:type="dxa"/>
            <w:tcBorders>
              <w:top w:val="nil"/>
              <w:left w:val="nil"/>
              <w:bottom w:val="nil"/>
              <w:right w:val="nil"/>
            </w:tcBorders>
            <w:vAlign w:val="center"/>
            <w:tcPrChange w:id="1935"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36"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36" w:author="lv-xyr" w:date="2019-02-23T16:20:27Z">
            <w:trPr>
              <w:jc w:val="center"/>
            </w:trPr>
          </w:trPrChange>
        </w:trPr>
        <w:tc>
          <w:tcPr>
            <w:tcW w:w="1182" w:type="dxa"/>
            <w:tcBorders>
              <w:top w:val="nil"/>
              <w:left w:val="nil"/>
              <w:bottom w:val="nil"/>
              <w:right w:val="nil"/>
            </w:tcBorders>
            <w:vAlign w:val="center"/>
            <w:tcPrChange w:id="1937"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C</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38"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39" w:author="lv-xyr" w:date="2019-02-23T16:03:26Z">
              <w:r>
                <w:rPr>
                  <w:rFonts w:hint="default" w:ascii="Times New Roman" w:hAnsi="Times New Roman" w:cs="Times New Roman"/>
                  <w:sz w:val="15"/>
                  <w:szCs w:val="15"/>
                  <w:rPrChange w:id="1940" w:author="lv-xyr" w:date="2019-02-23T16:30:43Z">
                    <w:rPr>
                      <w:rFonts w:hint="eastAsia"/>
                    </w:rPr>
                  </w:rPrChange>
                </w:rPr>
                <w:t xml:space="preserve">Carboxyl </w:t>
              </w:r>
            </w:ins>
            <w:ins w:id="1941" w:author="lv-xyr" w:date="2019-02-23T16:06:24Z">
              <w:r>
                <w:rPr>
                  <w:rFonts w:hint="default" w:ascii="Times New Roman" w:hAnsi="Times New Roman" w:cs="Times New Roman"/>
                  <w:sz w:val="15"/>
                  <w:szCs w:val="15"/>
                  <w:lang w:val="en-US" w:eastAsia="zh-CN"/>
                  <w:rPrChange w:id="1942" w:author="lv-xyr" w:date="2019-02-23T16:30:43Z">
                    <w:rPr>
                      <w:rFonts w:hint="eastAsia"/>
                      <w:lang w:val="en-US" w:eastAsia="zh-CN"/>
                    </w:rPr>
                  </w:rPrChange>
                </w:rPr>
                <w:t>C</w:t>
              </w:r>
            </w:ins>
            <w:ins w:id="1943" w:author="lv-xyr" w:date="2019-02-23T16:03:26Z">
              <w:r>
                <w:rPr>
                  <w:rFonts w:hint="default" w:ascii="Times New Roman" w:hAnsi="Times New Roman" w:cs="Times New Roman"/>
                  <w:sz w:val="15"/>
                  <w:szCs w:val="15"/>
                  <w:rPrChange w:id="1944" w:author="lv-xyr" w:date="2019-02-23T16:30:43Z">
                    <w:rPr>
                      <w:rFonts w:hint="eastAsia"/>
                    </w:rPr>
                  </w:rPrChange>
                </w:rPr>
                <w:t>arbon</w:t>
              </w:r>
            </w:ins>
          </w:p>
        </w:tc>
        <w:tc>
          <w:tcPr>
            <w:tcW w:w="535" w:type="dxa"/>
            <w:tcBorders>
              <w:top w:val="nil"/>
              <w:left w:val="nil"/>
              <w:bottom w:val="nil"/>
              <w:right w:val="nil"/>
            </w:tcBorders>
            <w:vAlign w:val="center"/>
            <w:tcPrChange w:id="1945"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10</w:t>
            </w:r>
          </w:p>
        </w:tc>
        <w:tc>
          <w:tcPr>
            <w:tcW w:w="1179" w:type="dxa"/>
            <w:tcBorders>
              <w:top w:val="nil"/>
              <w:left w:val="nil"/>
              <w:bottom w:val="nil"/>
              <w:right w:val="nil"/>
            </w:tcBorders>
            <w:vAlign w:val="center"/>
            <w:tcPrChange w:id="1946"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al</w:t>
            </w:r>
            <w:r>
              <w:rPr>
                <w:rFonts w:ascii="Times New Roman" w:hAnsi="Times New Roman" w:cs="Times New Roman" w:eastAsiaTheme="minorEastAsia"/>
                <w:i/>
                <w:iCs/>
                <w:kern w:val="0"/>
                <w:sz w:val="15"/>
                <w:szCs w:val="15"/>
                <w:vertAlign w:val="superscript"/>
              </w:rPr>
              <w:t>*</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36-50</w:t>
            </w:r>
            <w:r>
              <w:rPr>
                <w:rFonts w:ascii="Times New Roman" w:hAnsi="Times New Roman" w:cs="Times New Roman" w:eastAsiaTheme="minorEastAsia"/>
                <w:kern w:val="0"/>
                <w:sz w:val="15"/>
                <w:szCs w:val="15"/>
              </w:rPr>
              <w:t>)</w:t>
            </w:r>
          </w:p>
        </w:tc>
        <w:tc>
          <w:tcPr>
            <w:tcW w:w="1511" w:type="dxa"/>
            <w:tcBorders>
              <w:top w:val="nil"/>
              <w:left w:val="nil"/>
              <w:bottom w:val="nil"/>
              <w:right w:val="nil"/>
            </w:tcBorders>
            <w:tcPrChange w:id="1947" w:author="lv-xyr" w:date="2019-02-23T16:20:27Z">
              <w:tcPr>
                <w:tcW w:w="1511" w:type="dxa"/>
                <w:tcBorders>
                  <w:top w:val="nil"/>
                  <w:left w:val="nil"/>
                  <w:bottom w:val="nil"/>
                  <w:right w:val="nil"/>
                </w:tcBorders>
              </w:tcPr>
            </w:tcPrChange>
          </w:tcPr>
          <w:p>
            <w:pPr>
              <w:jc w:val="center"/>
              <w:rPr>
                <w:ins w:id="1948" w:author="lv-xyr" w:date="2019-02-23T16:29:28Z"/>
                <w:rFonts w:hint="eastAsia" w:ascii="Times New Roman" w:hAnsi="Times New Roman" w:cs="Times New Roman"/>
                <w:sz w:val="15"/>
                <w:szCs w:val="15"/>
              </w:rPr>
            </w:pPr>
            <w:del w:id="1949" w:author="lv-xyr" w:date="2019-02-23T16:29:31Z">
              <w:r>
                <w:rPr>
                  <w:rFonts w:ascii="Times New Roman" w:hAnsi="Times New Roman" w:cs="Times New Roman" w:eastAsiaTheme="minorEastAsia"/>
                  <w:sz w:val="15"/>
                  <w:szCs w:val="15"/>
                </w:rPr>
                <w:delText>甲基碳或季碳</w:delText>
              </w:r>
            </w:del>
            <w:ins w:id="1950" w:author="lv-xyr" w:date="2019-02-23T16:29:28Z">
              <w:r>
                <w:rPr>
                  <w:rFonts w:hint="eastAsia" w:ascii="Times New Roman" w:hAnsi="Times New Roman" w:cs="Times New Roman"/>
                  <w:sz w:val="15"/>
                  <w:szCs w:val="15"/>
                </w:rPr>
                <w:t>Methy</w:t>
              </w:r>
            </w:ins>
            <w:ins w:id="1951" w:author="lv-xyr" w:date="2019-02-23T16:29:28Z">
              <w:r>
                <w:rPr>
                  <w:rFonts w:hint="eastAsia" w:ascii="Times New Roman" w:hAnsi="Times New Roman" w:cs="Times New Roman"/>
                  <w:sz w:val="15"/>
                  <w:szCs w:val="15"/>
                  <w:lang w:val="en-US" w:eastAsia="zh-CN"/>
                </w:rPr>
                <w:t>ne</w:t>
              </w:r>
            </w:ins>
            <w:ins w:id="1952" w:author="lv-xyr" w:date="2019-02-23T16:29:28Z">
              <w:r>
                <w:rPr>
                  <w:rFonts w:hint="eastAsia" w:ascii="Times New Roman" w:hAnsi="Times New Roman" w:cs="Times New Roman"/>
                  <w:sz w:val="15"/>
                  <w:szCs w:val="15"/>
                </w:rPr>
                <w:t xml:space="preserve"> Carbon or </w:t>
              </w:r>
            </w:ins>
          </w:p>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1953"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54"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54" w:author="lv-xyr" w:date="2019-02-23T16:20:27Z">
            <w:trPr>
              <w:jc w:val="center"/>
            </w:trPr>
          </w:trPrChange>
        </w:trPr>
        <w:tc>
          <w:tcPr>
            <w:tcW w:w="1182" w:type="dxa"/>
            <w:tcBorders>
              <w:top w:val="nil"/>
              <w:left w:val="nil"/>
              <w:bottom w:val="nil"/>
              <w:right w:val="nil"/>
            </w:tcBorders>
            <w:vAlign w:val="center"/>
            <w:tcPrChange w:id="1955"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H</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100-129</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56"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57" w:author="lv-xyr" w:date="2019-02-23T16:03:42Z">
              <w:r>
                <w:rPr>
                  <w:rFonts w:hint="default" w:ascii="Times New Roman" w:hAnsi="Times New Roman" w:cs="Times New Roman"/>
                  <w:sz w:val="15"/>
                  <w:szCs w:val="15"/>
                  <w:rPrChange w:id="1958" w:author="lv-xyr" w:date="2019-02-23T16:30:43Z">
                    <w:rPr>
                      <w:rFonts w:hint="eastAsia"/>
                    </w:rPr>
                  </w:rPrChange>
                </w:rPr>
                <w:t xml:space="preserve">Protonated </w:t>
              </w:r>
            </w:ins>
            <w:ins w:id="1959" w:author="lv-xyr" w:date="2019-02-23T16:06:26Z">
              <w:r>
                <w:rPr>
                  <w:rFonts w:hint="default" w:ascii="Times New Roman" w:hAnsi="Times New Roman" w:cs="Times New Roman"/>
                  <w:sz w:val="15"/>
                  <w:szCs w:val="15"/>
                  <w:lang w:val="en-US" w:eastAsia="zh-CN"/>
                  <w:rPrChange w:id="1960" w:author="lv-xyr" w:date="2019-02-23T16:30:43Z">
                    <w:rPr>
                      <w:rFonts w:hint="eastAsia"/>
                      <w:lang w:val="en-US" w:eastAsia="zh-CN"/>
                    </w:rPr>
                  </w:rPrChange>
                </w:rPr>
                <w:t>A</w:t>
              </w:r>
            </w:ins>
            <w:ins w:id="1961" w:author="lv-xyr" w:date="2019-02-23T16:03:42Z">
              <w:r>
                <w:rPr>
                  <w:rFonts w:hint="default" w:ascii="Times New Roman" w:hAnsi="Times New Roman" w:cs="Times New Roman"/>
                  <w:sz w:val="15"/>
                  <w:szCs w:val="15"/>
                  <w:rPrChange w:id="1962" w:author="lv-xyr" w:date="2019-02-23T16:30:43Z">
                    <w:rPr>
                      <w:rFonts w:hint="eastAsia"/>
                    </w:rPr>
                  </w:rPrChange>
                </w:rPr>
                <w:t xml:space="preserve">romatic </w:t>
              </w:r>
            </w:ins>
            <w:ins w:id="1963" w:author="lv-xyr" w:date="2019-02-23T16:06:29Z">
              <w:r>
                <w:rPr>
                  <w:rFonts w:hint="default" w:ascii="Times New Roman" w:hAnsi="Times New Roman" w:cs="Times New Roman"/>
                  <w:sz w:val="15"/>
                  <w:szCs w:val="15"/>
                  <w:lang w:val="en-US" w:eastAsia="zh-CN"/>
                  <w:rPrChange w:id="1964" w:author="lv-xyr" w:date="2019-02-23T16:30:43Z">
                    <w:rPr>
                      <w:rFonts w:hint="eastAsia"/>
                      <w:lang w:val="en-US" w:eastAsia="zh-CN"/>
                    </w:rPr>
                  </w:rPrChange>
                </w:rPr>
                <w:t>C</w:t>
              </w:r>
            </w:ins>
            <w:ins w:id="1965" w:author="lv-xyr" w:date="2019-02-23T16:03:42Z">
              <w:r>
                <w:rPr>
                  <w:rFonts w:hint="default" w:ascii="Times New Roman" w:hAnsi="Times New Roman" w:cs="Times New Roman"/>
                  <w:sz w:val="15"/>
                  <w:szCs w:val="15"/>
                  <w:rPrChange w:id="1966" w:author="lv-xyr" w:date="2019-02-23T16:30:43Z">
                    <w:rPr>
                      <w:rFonts w:hint="eastAsia"/>
                    </w:rPr>
                  </w:rPrChange>
                </w:rPr>
                <w:t>arbon</w:t>
              </w:r>
            </w:ins>
          </w:p>
        </w:tc>
        <w:tc>
          <w:tcPr>
            <w:tcW w:w="535" w:type="dxa"/>
            <w:tcBorders>
              <w:top w:val="nil"/>
              <w:left w:val="nil"/>
              <w:bottom w:val="nil"/>
              <w:right w:val="nil"/>
            </w:tcBorders>
            <w:vAlign w:val="center"/>
            <w:tcPrChange w:id="1967"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44</w:t>
            </w:r>
          </w:p>
        </w:tc>
        <w:tc>
          <w:tcPr>
            <w:tcW w:w="1179" w:type="dxa"/>
            <w:tcBorders>
              <w:top w:val="nil"/>
              <w:left w:val="nil"/>
              <w:bottom w:val="nil"/>
              <w:right w:val="nil"/>
            </w:tcBorders>
            <w:vAlign w:val="center"/>
            <w:tcPrChange w:id="1968"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al</w:t>
            </w:r>
            <w:r>
              <w:rPr>
                <w:rFonts w:ascii="Times New Roman" w:hAnsi="Times New Roman" w:cs="Times New Roman" w:eastAsiaTheme="minorEastAsia"/>
                <w:i/>
                <w:iCs/>
                <w:kern w:val="0"/>
                <w:sz w:val="15"/>
                <w:szCs w:val="15"/>
                <w:vertAlign w:val="superscript"/>
              </w:rPr>
              <w:t>O</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50-90</w:t>
            </w:r>
            <w:r>
              <w:rPr>
                <w:rFonts w:ascii="Times New Roman" w:hAnsi="Times New Roman" w:cs="Times New Roman" w:eastAsiaTheme="minorEastAsia"/>
                <w:kern w:val="0"/>
                <w:sz w:val="15"/>
                <w:szCs w:val="15"/>
              </w:rPr>
              <w:t>)</w:t>
            </w:r>
          </w:p>
        </w:tc>
        <w:tc>
          <w:tcPr>
            <w:tcW w:w="1511" w:type="dxa"/>
            <w:tcBorders>
              <w:top w:val="nil"/>
              <w:left w:val="nil"/>
              <w:bottom w:val="nil"/>
              <w:right w:val="nil"/>
            </w:tcBorders>
            <w:tcPrChange w:id="1969"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del w:id="1970" w:author="lv-xyr" w:date="2019-02-23T16:29:46Z">
              <w:r>
                <w:rPr>
                  <w:rFonts w:ascii="Times New Roman" w:hAnsi="Times New Roman" w:cs="Times New Roman" w:eastAsiaTheme="minorEastAsia"/>
                  <w:sz w:val="15"/>
                  <w:szCs w:val="15"/>
                </w:rPr>
                <w:delText>氧连碳</w:delText>
              </w:r>
            </w:del>
            <w:ins w:id="1971" w:author="lv-xyr" w:date="2019-02-23T16:29:44Z">
              <w:r>
                <w:rPr>
                  <w:rFonts w:hint="eastAsia" w:ascii="Times New Roman" w:hAnsi="Times New Roman" w:cs="Times New Roman"/>
                  <w:sz w:val="15"/>
                  <w:szCs w:val="15"/>
                </w:rPr>
                <w:t>Quaternary Carbon</w:t>
              </w:r>
            </w:ins>
          </w:p>
        </w:tc>
        <w:tc>
          <w:tcPr>
            <w:tcW w:w="732" w:type="dxa"/>
            <w:tcBorders>
              <w:top w:val="nil"/>
              <w:left w:val="nil"/>
              <w:bottom w:val="nil"/>
              <w:right w:val="nil"/>
            </w:tcBorders>
            <w:vAlign w:val="center"/>
            <w:tcPrChange w:id="1972"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0.05</w:t>
            </w:r>
          </w:p>
        </w:tc>
      </w:tr>
      <w:bookmarkEnd w:id="1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73"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73" w:author="lv-xyr" w:date="2019-02-23T16:20:27Z">
            <w:trPr>
              <w:jc w:val="center"/>
            </w:trPr>
          </w:trPrChange>
        </w:trPr>
        <w:tc>
          <w:tcPr>
            <w:tcW w:w="1182" w:type="dxa"/>
            <w:tcBorders>
              <w:top w:val="nil"/>
              <w:left w:val="nil"/>
              <w:bottom w:val="nil"/>
              <w:right w:val="nil"/>
            </w:tcBorders>
            <w:vAlign w:val="center"/>
            <w:tcPrChange w:id="1974"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N</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129-165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75"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76" w:author="lv-xyr" w:date="2019-02-23T16:04:24Z">
              <w:r>
                <w:rPr>
                  <w:rFonts w:hint="default" w:ascii="Times New Roman" w:hAnsi="Times New Roman" w:cs="Times New Roman"/>
                  <w:sz w:val="15"/>
                  <w:szCs w:val="15"/>
                  <w:rPrChange w:id="1977" w:author="lv-xyr" w:date="2019-02-23T16:30:43Z">
                    <w:rPr>
                      <w:rFonts w:hint="eastAsia"/>
                    </w:rPr>
                  </w:rPrChange>
                </w:rPr>
                <w:t xml:space="preserve">Nonprotonated </w:t>
              </w:r>
            </w:ins>
            <w:ins w:id="1978" w:author="lv-xyr" w:date="2019-02-23T16:06:32Z">
              <w:r>
                <w:rPr>
                  <w:rFonts w:hint="default" w:ascii="Times New Roman" w:hAnsi="Times New Roman" w:cs="Times New Roman"/>
                  <w:sz w:val="15"/>
                  <w:szCs w:val="15"/>
                  <w:lang w:val="en-US" w:eastAsia="zh-CN"/>
                  <w:rPrChange w:id="1979" w:author="lv-xyr" w:date="2019-02-23T16:30:43Z">
                    <w:rPr>
                      <w:rFonts w:hint="eastAsia"/>
                      <w:lang w:val="en-US" w:eastAsia="zh-CN"/>
                    </w:rPr>
                  </w:rPrChange>
                </w:rPr>
                <w:t>A</w:t>
              </w:r>
            </w:ins>
            <w:ins w:id="1980" w:author="lv-xyr" w:date="2019-02-23T16:04:24Z">
              <w:r>
                <w:rPr>
                  <w:rFonts w:hint="default" w:ascii="Times New Roman" w:hAnsi="Times New Roman" w:cs="Times New Roman"/>
                  <w:sz w:val="15"/>
                  <w:szCs w:val="15"/>
                  <w:rPrChange w:id="1981" w:author="lv-xyr" w:date="2019-02-23T16:30:43Z">
                    <w:rPr>
                      <w:rFonts w:hint="eastAsia"/>
                    </w:rPr>
                  </w:rPrChange>
                </w:rPr>
                <w:t xml:space="preserve">romatic </w:t>
              </w:r>
            </w:ins>
            <w:ins w:id="1982" w:author="lv-xyr" w:date="2019-02-23T16:06:34Z">
              <w:r>
                <w:rPr>
                  <w:rFonts w:hint="default" w:ascii="Times New Roman" w:hAnsi="Times New Roman" w:cs="Times New Roman"/>
                  <w:sz w:val="15"/>
                  <w:szCs w:val="15"/>
                  <w:lang w:val="en-US" w:eastAsia="zh-CN"/>
                  <w:rPrChange w:id="1983" w:author="lv-xyr" w:date="2019-02-23T16:30:43Z">
                    <w:rPr>
                      <w:rFonts w:hint="eastAsia"/>
                      <w:lang w:val="en-US" w:eastAsia="zh-CN"/>
                    </w:rPr>
                  </w:rPrChange>
                </w:rPr>
                <w:t>C</w:t>
              </w:r>
            </w:ins>
            <w:ins w:id="1984" w:author="lv-xyr" w:date="2019-02-23T16:04:24Z">
              <w:r>
                <w:rPr>
                  <w:rFonts w:hint="default" w:ascii="Times New Roman" w:hAnsi="Times New Roman" w:cs="Times New Roman"/>
                  <w:sz w:val="15"/>
                  <w:szCs w:val="15"/>
                  <w:rPrChange w:id="1985" w:author="lv-xyr" w:date="2019-02-23T16:30:43Z">
                    <w:rPr>
                      <w:rFonts w:hint="eastAsia"/>
                    </w:rPr>
                  </w:rPrChange>
                </w:rPr>
                <w:t>arbon</w:t>
              </w:r>
            </w:ins>
          </w:p>
        </w:tc>
        <w:tc>
          <w:tcPr>
            <w:tcW w:w="535" w:type="dxa"/>
            <w:tcBorders>
              <w:top w:val="nil"/>
              <w:left w:val="nil"/>
              <w:bottom w:val="nil"/>
              <w:right w:val="nil"/>
            </w:tcBorders>
            <w:vAlign w:val="center"/>
            <w:tcPrChange w:id="1986"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0.21</w:t>
            </w:r>
          </w:p>
        </w:tc>
        <w:tc>
          <w:tcPr>
            <w:tcW w:w="1179" w:type="dxa"/>
            <w:tcBorders>
              <w:top w:val="nil"/>
              <w:left w:val="nil"/>
              <w:bottom w:val="nil"/>
              <w:right w:val="nil"/>
            </w:tcBorders>
            <w:vAlign w:val="center"/>
            <w:tcPrChange w:id="1987"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i/>
                <w:iCs/>
                <w:kern w:val="0"/>
                <w:sz w:val="15"/>
                <w:szCs w:val="15"/>
              </w:rPr>
            </w:pPr>
          </w:p>
        </w:tc>
        <w:tc>
          <w:tcPr>
            <w:tcW w:w="1511" w:type="dxa"/>
            <w:tcBorders>
              <w:top w:val="nil"/>
              <w:left w:val="nil"/>
              <w:bottom w:val="nil"/>
              <w:right w:val="nil"/>
            </w:tcBorders>
            <w:tcPrChange w:id="1988"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1989"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90"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90" w:author="lv-xyr" w:date="2019-02-23T16:20:27Z">
            <w:trPr>
              <w:jc w:val="center"/>
            </w:trPr>
          </w:trPrChange>
        </w:trPr>
        <w:tc>
          <w:tcPr>
            <w:tcW w:w="1182" w:type="dxa"/>
            <w:tcBorders>
              <w:top w:val="nil"/>
              <w:left w:val="nil"/>
              <w:bottom w:val="nil"/>
              <w:right w:val="nil"/>
            </w:tcBorders>
            <w:vAlign w:val="center"/>
            <w:tcPrChange w:id="1991"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P</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150-165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92"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93" w:author="lv-xyr" w:date="2019-02-23T16:05:01Z">
              <w:r>
                <w:rPr>
                  <w:rFonts w:hint="default" w:ascii="Times New Roman" w:hAnsi="Times New Roman" w:cs="Times New Roman"/>
                  <w:sz w:val="15"/>
                  <w:szCs w:val="15"/>
                  <w:rPrChange w:id="1994" w:author="lv-xyr" w:date="2019-02-23T16:30:43Z">
                    <w:rPr>
                      <w:rFonts w:hint="eastAsia"/>
                    </w:rPr>
                  </w:rPrChange>
                </w:rPr>
                <w:t xml:space="preserve">Phenolic </w:t>
              </w:r>
            </w:ins>
            <w:ins w:id="1995" w:author="lv-xyr" w:date="2019-02-23T16:06:37Z">
              <w:r>
                <w:rPr>
                  <w:rFonts w:hint="default" w:ascii="Times New Roman" w:hAnsi="Times New Roman" w:cs="Times New Roman"/>
                  <w:sz w:val="15"/>
                  <w:szCs w:val="15"/>
                  <w:lang w:val="en-US" w:eastAsia="zh-CN"/>
                  <w:rPrChange w:id="1996" w:author="lv-xyr" w:date="2019-02-23T16:30:43Z">
                    <w:rPr>
                      <w:rFonts w:hint="eastAsia"/>
                      <w:lang w:val="en-US" w:eastAsia="zh-CN"/>
                    </w:rPr>
                  </w:rPrChange>
                </w:rPr>
                <w:t>H</w:t>
              </w:r>
            </w:ins>
            <w:ins w:id="1997" w:author="lv-xyr" w:date="2019-02-23T16:05:01Z">
              <w:r>
                <w:rPr>
                  <w:rFonts w:hint="default" w:ascii="Times New Roman" w:hAnsi="Times New Roman" w:cs="Times New Roman"/>
                  <w:sz w:val="15"/>
                  <w:szCs w:val="15"/>
                  <w:rPrChange w:id="1998" w:author="lv-xyr" w:date="2019-02-23T16:30:43Z">
                    <w:rPr>
                      <w:rFonts w:hint="eastAsia"/>
                    </w:rPr>
                  </w:rPrChange>
                </w:rPr>
                <w:t xml:space="preserve">ydroxyl or </w:t>
              </w:r>
            </w:ins>
            <w:ins w:id="1999" w:author="lv-xyr" w:date="2019-02-23T16:06:41Z">
              <w:r>
                <w:rPr>
                  <w:rFonts w:hint="default" w:ascii="Times New Roman" w:hAnsi="Times New Roman" w:cs="Times New Roman"/>
                  <w:sz w:val="15"/>
                  <w:szCs w:val="15"/>
                  <w:highlight w:val="yellow"/>
                  <w:lang w:val="en-US" w:eastAsia="zh-CN"/>
                  <w:rPrChange w:id="2000" w:author="lv-xyr" w:date="2019-02-23T16:30:43Z">
                    <w:rPr>
                      <w:rFonts w:hint="eastAsia"/>
                      <w:lang w:val="en-US" w:eastAsia="zh-CN"/>
                    </w:rPr>
                  </w:rPrChange>
                </w:rPr>
                <w:t>E</w:t>
              </w:r>
            </w:ins>
            <w:ins w:id="2001" w:author="lv-xyr" w:date="2019-02-23T16:05:01Z">
              <w:r>
                <w:rPr>
                  <w:rFonts w:hint="default" w:ascii="Times New Roman" w:hAnsi="Times New Roman" w:cs="Times New Roman"/>
                  <w:sz w:val="15"/>
                  <w:szCs w:val="15"/>
                  <w:highlight w:val="yellow"/>
                  <w:rPrChange w:id="2002" w:author="lv-xyr" w:date="2019-02-23T16:30:43Z">
                    <w:rPr>
                      <w:rFonts w:hint="eastAsia"/>
                    </w:rPr>
                  </w:rPrChange>
                </w:rPr>
                <w:t xml:space="preserve">ther </w:t>
              </w:r>
            </w:ins>
            <w:ins w:id="2003" w:author="lv-xyr" w:date="2019-02-23T16:06:44Z">
              <w:r>
                <w:rPr>
                  <w:rFonts w:hint="default" w:ascii="Times New Roman" w:hAnsi="Times New Roman" w:cs="Times New Roman"/>
                  <w:sz w:val="15"/>
                  <w:szCs w:val="15"/>
                  <w:highlight w:val="yellow"/>
                  <w:lang w:val="en-US" w:eastAsia="zh-CN"/>
                  <w:rPrChange w:id="2004" w:author="lv-xyr" w:date="2019-02-23T16:30:43Z">
                    <w:rPr>
                      <w:rFonts w:hint="eastAsia"/>
                      <w:lang w:val="en-US" w:eastAsia="zh-CN"/>
                    </w:rPr>
                  </w:rPrChange>
                </w:rPr>
                <w:t>O</w:t>
              </w:r>
            </w:ins>
            <w:ins w:id="2005" w:author="lv-xyr" w:date="2019-02-23T16:05:01Z">
              <w:r>
                <w:rPr>
                  <w:rFonts w:hint="default" w:ascii="Times New Roman" w:hAnsi="Times New Roman" w:cs="Times New Roman"/>
                  <w:sz w:val="15"/>
                  <w:szCs w:val="15"/>
                  <w:highlight w:val="yellow"/>
                  <w:rPrChange w:id="2006" w:author="lv-xyr" w:date="2019-02-23T16:30:43Z">
                    <w:rPr>
                      <w:rFonts w:hint="eastAsia"/>
                    </w:rPr>
                  </w:rPrChange>
                </w:rPr>
                <w:t>xycarbonization</w:t>
              </w:r>
            </w:ins>
          </w:p>
        </w:tc>
        <w:tc>
          <w:tcPr>
            <w:tcW w:w="535" w:type="dxa"/>
            <w:tcBorders>
              <w:top w:val="nil"/>
              <w:left w:val="nil"/>
              <w:bottom w:val="nil"/>
              <w:right w:val="nil"/>
            </w:tcBorders>
            <w:vAlign w:val="center"/>
            <w:tcPrChange w:id="2007"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0.0</w:t>
            </w:r>
            <w:r>
              <w:rPr>
                <w:rFonts w:hint="eastAsia" w:ascii="Times New Roman" w:hAnsi="Times New Roman" w:cs="Times New Roman" w:eastAsiaTheme="minorEastAsia"/>
                <w:kern w:val="0"/>
                <w:sz w:val="15"/>
                <w:szCs w:val="15"/>
              </w:rPr>
              <w:t>1</w:t>
            </w:r>
          </w:p>
        </w:tc>
        <w:tc>
          <w:tcPr>
            <w:tcW w:w="1179" w:type="dxa"/>
            <w:tcBorders>
              <w:top w:val="nil"/>
              <w:left w:val="nil"/>
              <w:bottom w:val="nil"/>
              <w:right w:val="nil"/>
            </w:tcBorders>
            <w:vAlign w:val="center"/>
            <w:tcPrChange w:id="2008"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i/>
                <w:iCs/>
                <w:kern w:val="0"/>
                <w:sz w:val="15"/>
                <w:szCs w:val="15"/>
              </w:rPr>
            </w:pPr>
          </w:p>
        </w:tc>
        <w:tc>
          <w:tcPr>
            <w:tcW w:w="1511" w:type="dxa"/>
            <w:tcBorders>
              <w:top w:val="nil"/>
              <w:left w:val="nil"/>
              <w:bottom w:val="nil"/>
              <w:right w:val="nil"/>
            </w:tcBorders>
            <w:tcPrChange w:id="2009"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2010"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2011"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2011" w:author="lv-xyr" w:date="2019-02-23T16:20:27Z">
            <w:trPr>
              <w:jc w:val="center"/>
            </w:trPr>
          </w:trPrChange>
        </w:trPr>
        <w:tc>
          <w:tcPr>
            <w:tcW w:w="1182" w:type="dxa"/>
            <w:tcBorders>
              <w:top w:val="nil"/>
              <w:left w:val="nil"/>
              <w:bottom w:val="nil"/>
              <w:right w:val="nil"/>
            </w:tcBorders>
            <w:vAlign w:val="center"/>
            <w:tcPrChange w:id="2012"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S</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135-150</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2013"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2014" w:author="lv-xyr" w:date="2019-02-23T16:05:40Z">
              <w:r>
                <w:rPr>
                  <w:rFonts w:hint="default" w:ascii="Times New Roman" w:hAnsi="Times New Roman" w:cs="Times New Roman"/>
                  <w:sz w:val="15"/>
                  <w:szCs w:val="15"/>
                  <w:rPrChange w:id="2015" w:author="lv-xyr" w:date="2019-02-23T16:30:43Z">
                    <w:rPr>
                      <w:rFonts w:hint="eastAsia"/>
                    </w:rPr>
                  </w:rPrChange>
                </w:rPr>
                <w:t xml:space="preserve">Alkyl </w:t>
              </w:r>
            </w:ins>
            <w:ins w:id="2016" w:author="lv-xyr" w:date="2019-02-23T16:06:49Z">
              <w:r>
                <w:rPr>
                  <w:rFonts w:hint="default" w:ascii="Times New Roman" w:hAnsi="Times New Roman" w:cs="Times New Roman"/>
                  <w:sz w:val="15"/>
                  <w:szCs w:val="15"/>
                  <w:lang w:val="en-US" w:eastAsia="zh-CN"/>
                  <w:rPrChange w:id="2017" w:author="lv-xyr" w:date="2019-02-23T16:30:43Z">
                    <w:rPr>
                      <w:rFonts w:hint="eastAsia"/>
                      <w:lang w:val="en-US" w:eastAsia="zh-CN"/>
                    </w:rPr>
                  </w:rPrChange>
                </w:rPr>
                <w:t>S</w:t>
              </w:r>
            </w:ins>
            <w:ins w:id="2018" w:author="lv-xyr" w:date="2019-02-23T16:05:40Z">
              <w:r>
                <w:rPr>
                  <w:rFonts w:hint="default" w:ascii="Times New Roman" w:hAnsi="Times New Roman" w:cs="Times New Roman"/>
                  <w:sz w:val="15"/>
                  <w:szCs w:val="15"/>
                  <w:rPrChange w:id="2019" w:author="lv-xyr" w:date="2019-02-23T16:30:43Z">
                    <w:rPr>
                      <w:rFonts w:hint="eastAsia"/>
                    </w:rPr>
                  </w:rPrChange>
                </w:rPr>
                <w:t xml:space="preserve">ubstituted </w:t>
              </w:r>
            </w:ins>
            <w:ins w:id="2020" w:author="lv-xyr" w:date="2019-02-23T16:06:52Z">
              <w:r>
                <w:rPr>
                  <w:rFonts w:hint="default" w:ascii="Times New Roman" w:hAnsi="Times New Roman" w:cs="Times New Roman"/>
                  <w:sz w:val="15"/>
                  <w:szCs w:val="15"/>
                  <w:lang w:val="en-US" w:eastAsia="zh-CN"/>
                  <w:rPrChange w:id="2021" w:author="lv-xyr" w:date="2019-02-23T16:30:43Z">
                    <w:rPr>
                      <w:rFonts w:hint="eastAsia"/>
                      <w:lang w:val="en-US" w:eastAsia="zh-CN"/>
                    </w:rPr>
                  </w:rPrChange>
                </w:rPr>
                <w:t>C</w:t>
              </w:r>
            </w:ins>
            <w:ins w:id="2022" w:author="lv-xyr" w:date="2019-02-23T16:05:40Z">
              <w:r>
                <w:rPr>
                  <w:rFonts w:hint="default" w:ascii="Times New Roman" w:hAnsi="Times New Roman" w:cs="Times New Roman"/>
                  <w:sz w:val="15"/>
                  <w:szCs w:val="15"/>
                  <w:rPrChange w:id="2023" w:author="lv-xyr" w:date="2019-02-23T16:30:43Z">
                    <w:rPr>
                      <w:rFonts w:hint="eastAsia"/>
                    </w:rPr>
                  </w:rPrChange>
                </w:rPr>
                <w:t>arbon</w:t>
              </w:r>
            </w:ins>
          </w:p>
        </w:tc>
        <w:tc>
          <w:tcPr>
            <w:tcW w:w="535" w:type="dxa"/>
            <w:tcBorders>
              <w:top w:val="nil"/>
              <w:left w:val="nil"/>
              <w:bottom w:val="nil"/>
              <w:right w:val="nil"/>
            </w:tcBorders>
            <w:vAlign w:val="center"/>
            <w:tcPrChange w:id="2024"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03</w:t>
            </w:r>
          </w:p>
        </w:tc>
        <w:tc>
          <w:tcPr>
            <w:tcW w:w="1179" w:type="dxa"/>
            <w:tcBorders>
              <w:top w:val="nil"/>
              <w:left w:val="nil"/>
              <w:bottom w:val="nil"/>
              <w:right w:val="nil"/>
            </w:tcBorders>
            <w:vAlign w:val="center"/>
            <w:tcPrChange w:id="2025"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p>
        </w:tc>
        <w:tc>
          <w:tcPr>
            <w:tcW w:w="1511" w:type="dxa"/>
            <w:tcBorders>
              <w:top w:val="nil"/>
              <w:left w:val="nil"/>
              <w:bottom w:val="nil"/>
              <w:right w:val="nil"/>
            </w:tcBorders>
            <w:tcPrChange w:id="2026"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2027"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2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2028"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2028" w:author="lv-xyr" w:date="2019-02-23T16:20:27Z">
            <w:trPr>
              <w:jc w:val="center"/>
            </w:trPr>
          </w:trPrChange>
        </w:trPr>
        <w:tc>
          <w:tcPr>
            <w:tcW w:w="1182" w:type="dxa"/>
            <w:tcBorders>
              <w:top w:val="nil"/>
              <w:left w:val="nil"/>
              <w:right w:val="nil"/>
            </w:tcBorders>
            <w:vAlign w:val="center"/>
            <w:tcPrChange w:id="2029" w:author="lv-xyr" w:date="2019-02-23T16:20:27Z">
              <w:tcPr>
                <w:tcW w:w="1257" w:type="dxa"/>
                <w:tcBorders>
                  <w:top w:val="nil"/>
                  <w:left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B</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129-137</w:t>
            </w:r>
            <w:r>
              <w:rPr>
                <w:rFonts w:ascii="Times New Roman" w:hAnsi="Times New Roman" w:cs="Times New Roman" w:eastAsiaTheme="minorEastAsia"/>
                <w:kern w:val="0"/>
                <w:sz w:val="15"/>
                <w:szCs w:val="15"/>
              </w:rPr>
              <w:t>)</w:t>
            </w:r>
          </w:p>
        </w:tc>
        <w:tc>
          <w:tcPr>
            <w:tcW w:w="1760" w:type="dxa"/>
            <w:tcBorders>
              <w:top w:val="nil"/>
              <w:left w:val="nil"/>
              <w:right w:val="nil"/>
            </w:tcBorders>
            <w:vAlign w:val="top"/>
            <w:tcPrChange w:id="2030" w:author="lv-xyr" w:date="2019-02-23T16:20:27Z">
              <w:tcPr>
                <w:tcW w:w="1417" w:type="dxa"/>
                <w:tcBorders>
                  <w:top w:val="nil"/>
                  <w:left w:val="nil"/>
                  <w:right w:val="nil"/>
                </w:tcBorders>
                <w:vAlign w:val="top"/>
              </w:tcPr>
            </w:tcPrChange>
          </w:tcPr>
          <w:p>
            <w:pPr>
              <w:jc w:val="center"/>
              <w:rPr>
                <w:rFonts w:ascii="Times New Roman" w:hAnsi="Times New Roman" w:cs="Times New Roman" w:eastAsiaTheme="minorEastAsia"/>
                <w:kern w:val="0"/>
                <w:sz w:val="15"/>
                <w:szCs w:val="15"/>
              </w:rPr>
            </w:pPr>
            <w:ins w:id="2031" w:author="lv-xyr" w:date="2019-02-23T16:05:59Z">
              <w:r>
                <w:rPr>
                  <w:rFonts w:hint="default" w:ascii="Times New Roman" w:hAnsi="Times New Roman" w:cs="Times New Roman"/>
                  <w:sz w:val="15"/>
                  <w:szCs w:val="15"/>
                  <w:rPrChange w:id="2032" w:author="lv-xyr" w:date="2019-02-23T16:30:43Z">
                    <w:rPr>
                      <w:rFonts w:hint="eastAsia"/>
                    </w:rPr>
                  </w:rPrChange>
                </w:rPr>
                <w:t xml:space="preserve">Aromatic </w:t>
              </w:r>
            </w:ins>
            <w:ins w:id="2033" w:author="lv-xyr" w:date="2019-02-23T16:06:55Z">
              <w:r>
                <w:rPr>
                  <w:rFonts w:hint="default" w:ascii="Times New Roman" w:hAnsi="Times New Roman" w:cs="Times New Roman"/>
                  <w:sz w:val="15"/>
                  <w:szCs w:val="15"/>
                  <w:lang w:val="en-US" w:eastAsia="zh-CN"/>
                  <w:rPrChange w:id="2034" w:author="lv-xyr" w:date="2019-02-23T16:30:43Z">
                    <w:rPr>
                      <w:rFonts w:hint="eastAsia"/>
                      <w:lang w:val="en-US" w:eastAsia="zh-CN"/>
                    </w:rPr>
                  </w:rPrChange>
                </w:rPr>
                <w:t>B</w:t>
              </w:r>
            </w:ins>
            <w:ins w:id="2035" w:author="lv-xyr" w:date="2019-02-23T16:05:59Z">
              <w:r>
                <w:rPr>
                  <w:rFonts w:hint="default" w:ascii="Times New Roman" w:hAnsi="Times New Roman" w:cs="Times New Roman"/>
                  <w:sz w:val="15"/>
                  <w:szCs w:val="15"/>
                  <w:rPrChange w:id="2036" w:author="lv-xyr" w:date="2019-02-23T16:30:43Z">
                    <w:rPr>
                      <w:rFonts w:hint="eastAsia"/>
                    </w:rPr>
                  </w:rPrChange>
                </w:rPr>
                <w:t xml:space="preserve">ridge </w:t>
              </w:r>
            </w:ins>
            <w:ins w:id="2037" w:author="lv-xyr" w:date="2019-02-23T16:06:57Z">
              <w:r>
                <w:rPr>
                  <w:rFonts w:hint="default" w:ascii="Times New Roman" w:hAnsi="Times New Roman" w:cs="Times New Roman"/>
                  <w:sz w:val="15"/>
                  <w:szCs w:val="15"/>
                  <w:lang w:val="en-US" w:eastAsia="zh-CN"/>
                  <w:rPrChange w:id="2038" w:author="lv-xyr" w:date="2019-02-23T16:30:43Z">
                    <w:rPr>
                      <w:rFonts w:hint="eastAsia"/>
                      <w:lang w:val="en-US" w:eastAsia="zh-CN"/>
                    </w:rPr>
                  </w:rPrChange>
                </w:rPr>
                <w:t>C</w:t>
              </w:r>
            </w:ins>
            <w:ins w:id="2039" w:author="lv-xyr" w:date="2019-02-23T16:05:59Z">
              <w:r>
                <w:rPr>
                  <w:rFonts w:hint="default" w:ascii="Times New Roman" w:hAnsi="Times New Roman" w:cs="Times New Roman"/>
                  <w:sz w:val="15"/>
                  <w:szCs w:val="15"/>
                  <w:rPrChange w:id="2040" w:author="lv-xyr" w:date="2019-02-23T16:30:43Z">
                    <w:rPr>
                      <w:rFonts w:hint="eastAsia"/>
                    </w:rPr>
                  </w:rPrChange>
                </w:rPr>
                <w:t>arbon</w:t>
              </w:r>
            </w:ins>
          </w:p>
        </w:tc>
        <w:tc>
          <w:tcPr>
            <w:tcW w:w="535" w:type="dxa"/>
            <w:tcBorders>
              <w:top w:val="nil"/>
              <w:left w:val="nil"/>
              <w:right w:val="nil"/>
            </w:tcBorders>
            <w:vAlign w:val="center"/>
            <w:tcPrChange w:id="2041" w:author="lv-xyr" w:date="2019-02-23T16:20:27Z">
              <w:tcPr>
                <w:tcW w:w="567" w:type="dxa"/>
                <w:tcBorders>
                  <w:top w:val="nil"/>
                  <w:left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0.1</w:t>
            </w:r>
            <w:r>
              <w:rPr>
                <w:rFonts w:hint="eastAsia" w:ascii="Times New Roman" w:hAnsi="Times New Roman" w:cs="Times New Roman" w:eastAsiaTheme="minorEastAsia"/>
                <w:kern w:val="0"/>
                <w:sz w:val="15"/>
                <w:szCs w:val="15"/>
              </w:rPr>
              <w:t>7</w:t>
            </w:r>
          </w:p>
        </w:tc>
        <w:tc>
          <w:tcPr>
            <w:tcW w:w="1179" w:type="dxa"/>
            <w:tcBorders>
              <w:top w:val="nil"/>
              <w:left w:val="nil"/>
              <w:right w:val="nil"/>
            </w:tcBorders>
            <w:vAlign w:val="center"/>
            <w:tcPrChange w:id="2042" w:author="lv-xyr" w:date="2019-02-23T16:20:27Z">
              <w:tcPr>
                <w:tcW w:w="1276" w:type="dxa"/>
                <w:tcBorders>
                  <w:top w:val="nil"/>
                  <w:left w:val="nil"/>
                  <w:right w:val="nil"/>
                </w:tcBorders>
                <w:vAlign w:val="center"/>
              </w:tcPr>
            </w:tcPrChange>
          </w:tcPr>
          <w:p>
            <w:pPr>
              <w:jc w:val="center"/>
              <w:rPr>
                <w:rFonts w:ascii="Times New Roman" w:hAnsi="Times New Roman" w:cs="Times New Roman" w:eastAsiaTheme="minorEastAsia"/>
                <w:kern w:val="0"/>
                <w:sz w:val="15"/>
                <w:szCs w:val="15"/>
              </w:rPr>
            </w:pPr>
          </w:p>
        </w:tc>
        <w:tc>
          <w:tcPr>
            <w:tcW w:w="1511" w:type="dxa"/>
            <w:tcBorders>
              <w:top w:val="nil"/>
              <w:left w:val="nil"/>
              <w:right w:val="nil"/>
            </w:tcBorders>
            <w:tcPrChange w:id="2043" w:author="lv-xyr" w:date="2019-02-23T16:20:27Z">
              <w:tcPr>
                <w:tcW w:w="1511" w:type="dxa"/>
                <w:tcBorders>
                  <w:top w:val="nil"/>
                  <w:left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right w:val="nil"/>
            </w:tcBorders>
            <w:vAlign w:val="center"/>
            <w:tcPrChange w:id="2044" w:author="lv-xyr" w:date="2019-02-23T16:20:27Z">
              <w:tcPr>
                <w:tcW w:w="732" w:type="dxa"/>
                <w:tcBorders>
                  <w:top w:val="nil"/>
                  <w:left w:val="nil"/>
                  <w:right w:val="nil"/>
                </w:tcBorders>
                <w:vAlign w:val="center"/>
              </w:tcPr>
            </w:tcPrChange>
          </w:tcPr>
          <w:p>
            <w:pPr>
              <w:jc w:val="center"/>
              <w:rPr>
                <w:rFonts w:ascii="Times New Roman" w:hAnsi="Times New Roman" w:eastAsia="宋体" w:cs="Times New Roman"/>
                <w:kern w:val="0"/>
                <w:sz w:val="20"/>
                <w:szCs w:val="24"/>
              </w:rPr>
            </w:pPr>
          </w:p>
        </w:tc>
      </w:tr>
      <w:bookmarkEnd w:id="11"/>
    </w:tbl>
    <w:p>
      <w:pPr>
        <w:spacing w:line="312" w:lineRule="atLeast"/>
        <w:outlineLvl w:val="0"/>
        <w:rPr>
          <w:rFonts w:ascii="Times New Roman" w:hAnsi="Times New Roman" w:eastAsia="黑体" w:cs="Times New Roman"/>
          <w:b/>
          <w:szCs w:val="21"/>
        </w:rPr>
        <w:sectPr>
          <w:type w:val="continuous"/>
          <w:pgSz w:w="11906" w:h="16838"/>
          <w:pgMar w:top="1440" w:right="1800" w:bottom="1440" w:left="1800" w:header="851" w:footer="992" w:gutter="0"/>
          <w:cols w:space="425" w:num="1"/>
          <w:docGrid w:type="lines" w:linePitch="312" w:charSpace="0"/>
        </w:sectPr>
      </w:pP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szCs w:val="21"/>
        </w:rPr>
        <w:t>2.1.2 模型</w:t>
      </w:r>
      <w:r>
        <w:rPr>
          <w:rFonts w:ascii="Times New Roman" w:hAnsi="Times New Roman" w:eastAsia="黑体" w:cs="Times New Roman"/>
          <w:b/>
          <w:szCs w:val="21"/>
        </w:rPr>
        <w:t>修正</w:t>
      </w:r>
    </w:p>
    <w:p>
      <w:pPr>
        <w:spacing w:line="312" w:lineRule="atLeast"/>
        <w:outlineLvl w:val="0"/>
        <w:rPr>
          <w:rFonts w:hint="eastAsia" w:ascii="Times New Roman" w:hAnsi="Times New Roman" w:eastAsia="黑体"/>
          <w:b/>
          <w:sz w:val="28"/>
          <w:lang w:val="en-US" w:eastAsia="zh-CN"/>
        </w:rPr>
      </w:pPr>
      <w:r>
        <w:rPr>
          <w:rFonts w:hint="eastAsia" w:ascii="Times New Roman" w:hAnsi="Times New Roman" w:eastAsia="黑体" w:cs="Times New Roman"/>
          <w:b/>
        </w:rPr>
        <w:t xml:space="preserve">2.1.2 Model </w:t>
      </w:r>
      <w:del w:id="2045" w:author="lv-xyr" w:date="2019-02-17T20:46:23Z">
        <w:r>
          <w:rPr>
            <w:rFonts w:hint="eastAsia" w:ascii="Times New Roman" w:hAnsi="Times New Roman" w:eastAsia="黑体" w:cs="Times New Roman"/>
            <w:b/>
            <w:lang w:val="en-US"/>
          </w:rPr>
          <w:delText>correction</w:delText>
        </w:r>
      </w:del>
      <w:ins w:id="2046" w:author="lv-xyr" w:date="2019-02-17T20:46:23Z">
        <w:r>
          <w:rPr>
            <w:rFonts w:hint="eastAsia" w:ascii="Times New Roman" w:hAnsi="Times New Roman" w:eastAsia="黑体" w:cs="Times New Roman"/>
            <w:b/>
            <w:lang w:val="en-US" w:eastAsia="zh-CN"/>
          </w:rPr>
          <w:t>U</w:t>
        </w:r>
      </w:ins>
      <w:ins w:id="2047" w:author="lv-xyr" w:date="2019-02-17T20:46:24Z">
        <w:r>
          <w:rPr>
            <w:rFonts w:hint="eastAsia" w:ascii="Times New Roman" w:hAnsi="Times New Roman" w:eastAsia="黑体" w:cs="Times New Roman"/>
            <w:b/>
            <w:lang w:val="en-US" w:eastAsia="zh-CN"/>
          </w:rPr>
          <w:t>pd</w:t>
        </w:r>
      </w:ins>
      <w:ins w:id="2048" w:author="lv-xyr" w:date="2019-02-17T20:46:25Z">
        <w:r>
          <w:rPr>
            <w:rFonts w:hint="eastAsia" w:ascii="Times New Roman" w:hAnsi="Times New Roman" w:eastAsia="黑体" w:cs="Times New Roman"/>
            <w:b/>
            <w:lang w:val="en-US" w:eastAsia="zh-CN"/>
          </w:rPr>
          <w:t>ating</w:t>
        </w:r>
      </w:ins>
    </w:p>
    <w:p>
      <w:pPr>
        <w:spacing w:line="312" w:lineRule="atLeast"/>
        <w:outlineLvl w:val="0"/>
        <w:rPr>
          <w:rFonts w:ascii="Times New Roman" w:hAnsi="Times New Roman"/>
          <w:szCs w:val="21"/>
        </w:rPr>
      </w:pPr>
      <w:r>
        <w:rPr>
          <w:rFonts w:hint="eastAsia" w:ascii="Times New Roman" w:hAnsi="Times New Roman"/>
          <w:szCs w:val="21"/>
        </w:rPr>
        <w:t>依据</w:t>
      </w:r>
      <w:r>
        <w:rPr>
          <w:rFonts w:ascii="Times New Roman" w:hAnsi="Times New Roman"/>
          <w:szCs w:val="21"/>
        </w:rPr>
        <w:t>东曲2号煤</w:t>
      </w:r>
      <w:r>
        <w:rPr>
          <w:rFonts w:hint="eastAsia" w:ascii="Times New Roman" w:hAnsi="Times New Roman"/>
          <w:szCs w:val="21"/>
        </w:rPr>
        <w:t>的结构参数，结合分析</w:t>
      </w:r>
      <w:r>
        <w:rPr>
          <w:rFonts w:hint="eastAsia" w:ascii="Times New Roman" w:hAnsi="Times New Roman"/>
          <w:szCs w:val="21"/>
          <w:vertAlign w:val="superscript"/>
        </w:rPr>
        <w:t>13</w:t>
      </w:r>
      <w:r>
        <w:rPr>
          <w:rFonts w:hint="eastAsia" w:ascii="Times New Roman" w:hAnsi="Times New Roman"/>
          <w:szCs w:val="21"/>
        </w:rPr>
        <w:t>C-NMR谱图得到的</w:t>
      </w:r>
      <w:r>
        <w:rPr>
          <w:rFonts w:ascii="Times New Roman" w:hAnsi="Times New Roman"/>
          <w:szCs w:val="21"/>
          <w:highlight w:val="yellow"/>
          <w:rPrChange w:id="2049" w:author="lv-xyr" w:date="2019-02-23T16:56:10Z">
            <w:rPr>
              <w:rFonts w:ascii="Times New Roman" w:hAnsi="Times New Roman"/>
              <w:szCs w:val="21"/>
            </w:rPr>
          </w:rPrChange>
        </w:rPr>
        <w:t>东曲2号煤</w:t>
      </w:r>
      <w:r>
        <w:rPr>
          <w:rFonts w:hint="eastAsia" w:ascii="Times New Roman" w:hAnsi="Times New Roman"/>
          <w:szCs w:val="21"/>
          <w:highlight w:val="yellow"/>
          <w:rPrChange w:id="2050" w:author="lv-xyr" w:date="2019-02-23T16:56:10Z">
            <w:rPr>
              <w:rFonts w:hint="eastAsia" w:ascii="Times New Roman" w:hAnsi="Times New Roman"/>
              <w:szCs w:val="21"/>
            </w:rPr>
          </w:rPrChange>
        </w:rPr>
        <w:t>芳香桥碳与周碳</w:t>
      </w:r>
      <w:r>
        <w:rPr>
          <w:rFonts w:hint="eastAsia" w:ascii="Times New Roman" w:hAnsi="Times New Roman"/>
          <w:szCs w:val="21"/>
        </w:rPr>
        <w:t>之比：</w:t>
      </w:r>
    </w:p>
    <w:p>
      <w:pPr>
        <w:spacing w:line="312" w:lineRule="atLeast"/>
        <w:outlineLvl w:val="0"/>
        <w:rPr>
          <w:del w:id="2051" w:author="lv-xyr" w:date="2019-02-23T16:56:33Z"/>
          <w:rFonts w:ascii="Times New Roman" w:hAnsi="Times New Roman"/>
        </w:rPr>
      </w:pPr>
      <w:r>
        <w:rPr>
          <w:rFonts w:hint="eastAsia" w:ascii="Times New Roman" w:hAnsi="Times New Roman"/>
        </w:rPr>
        <w:t xml:space="preserve">According to the structural parameters of </w:t>
      </w:r>
      <w:ins w:id="2052" w:author="lv-xyr" w:date="2019-02-23T16:41:44Z">
        <w:r>
          <w:rPr>
            <w:rFonts w:hint="eastAsia" w:ascii="Times New Roman" w:hAnsi="Times New Roman"/>
          </w:rPr>
          <w:t xml:space="preserve">No.2 </w:t>
        </w:r>
      </w:ins>
      <w:r>
        <w:rPr>
          <w:rFonts w:hint="eastAsia" w:ascii="Times New Roman" w:hAnsi="Times New Roman"/>
        </w:rPr>
        <w:t xml:space="preserve">Dongqu </w:t>
      </w:r>
      <w:del w:id="2053" w:author="lv-xyr" w:date="2019-02-23T16:41:44Z">
        <w:r>
          <w:rPr>
            <w:rFonts w:hint="eastAsia" w:ascii="Times New Roman" w:hAnsi="Times New Roman"/>
          </w:rPr>
          <w:delText xml:space="preserve">No. 2 </w:delText>
        </w:r>
      </w:del>
      <w:r>
        <w:rPr>
          <w:rFonts w:hint="eastAsia" w:ascii="Times New Roman" w:hAnsi="Times New Roman"/>
        </w:rPr>
        <w:t xml:space="preserve">coal, </w:t>
      </w:r>
      <w:ins w:id="2054" w:author="lv-xyr" w:date="2019-02-23T16:51:23Z">
        <w:r>
          <w:rPr>
            <w:rFonts w:hint="eastAsia" w:ascii="Times New Roman" w:hAnsi="Times New Roman"/>
            <w:lang w:val="en-US" w:eastAsia="zh-CN"/>
          </w:rPr>
          <w:t>author</w:t>
        </w:r>
      </w:ins>
      <w:ins w:id="2055" w:author="lv-xyr" w:date="2019-02-23T16:51:24Z">
        <w:r>
          <w:rPr>
            <w:rFonts w:hint="eastAsia" w:ascii="Times New Roman" w:hAnsi="Times New Roman"/>
            <w:lang w:val="en-US" w:eastAsia="zh-CN"/>
          </w:rPr>
          <w:t xml:space="preserve">s </w:t>
        </w:r>
      </w:ins>
      <w:ins w:id="2056" w:author="lv-xyr" w:date="2019-02-23T16:51:34Z">
        <w:r>
          <w:rPr>
            <w:rFonts w:hint="eastAsia" w:ascii="Times New Roman" w:hAnsi="Times New Roman"/>
          </w:rPr>
          <w:t>obtained</w:t>
        </w:r>
      </w:ins>
      <w:del w:id="2057" w:author="lv-xyr" w:date="2019-02-23T16:54:39Z">
        <w:r>
          <w:rPr>
            <w:rFonts w:hint="eastAsia" w:ascii="Times New Roman" w:hAnsi="Times New Roman"/>
          </w:rPr>
          <w:delText>combined analy</w:delText>
        </w:r>
      </w:del>
      <w:del w:id="2058" w:author="lv-xyr" w:date="2019-02-23T16:54:39Z">
        <w:r>
          <w:rPr>
            <w:rFonts w:hint="eastAsia" w:ascii="Times New Roman" w:hAnsi="Times New Roman"/>
            <w:lang w:val="en-US"/>
          </w:rPr>
          <w:delText>sis</w:delText>
        </w:r>
      </w:del>
      <w:del w:id="2059" w:author="lv-xyr" w:date="2019-02-23T16:51:38Z">
        <w:r>
          <w:rPr>
            <w:rFonts w:hint="eastAsia" w:ascii="Times New Roman" w:hAnsi="Times New Roman"/>
            <w:vertAlign w:val="superscript"/>
            <w:lang w:val="en-US"/>
          </w:rPr>
          <w:delText>13</w:delText>
        </w:r>
      </w:del>
      <w:del w:id="2060" w:author="lv-xyr" w:date="2019-02-23T16:51:38Z">
        <w:r>
          <w:rPr>
            <w:rFonts w:hint="eastAsia" w:ascii="Times New Roman" w:hAnsi="Times New Roman"/>
            <w:lang w:val="en-US"/>
          </w:rPr>
          <w:delText>T</w:delText>
        </w:r>
      </w:del>
      <w:ins w:id="2061" w:author="lv-xyr" w:date="2019-02-23T16:51:38Z">
        <w:r>
          <w:rPr>
            <w:rFonts w:hint="eastAsia" w:ascii="Times New Roman" w:hAnsi="Times New Roman"/>
            <w:vertAlign w:val="superscript"/>
            <w:lang w:val="en-US" w:eastAsia="zh-CN"/>
          </w:rPr>
          <w:t xml:space="preserve"> </w:t>
        </w:r>
      </w:ins>
      <w:del w:id="2062" w:author="lv-xyr" w:date="2019-02-23T16:51:49Z">
        <w:r>
          <w:rPr>
            <w:rFonts w:hint="eastAsia" w:ascii="Times New Roman" w:hAnsi="Times New Roman"/>
            <w:lang w:val="en-US"/>
          </w:rPr>
          <w:delText>he</w:delText>
        </w:r>
      </w:del>
      <w:ins w:id="2063" w:author="lv-xyr" w:date="2019-02-23T16:51:49Z">
        <w:r>
          <w:rPr>
            <w:rFonts w:hint="eastAsia" w:ascii="Times New Roman" w:hAnsi="Times New Roman"/>
            <w:lang w:val="en-US" w:eastAsia="zh-CN"/>
          </w:rPr>
          <w:t>the</w:t>
        </w:r>
      </w:ins>
      <w:r>
        <w:rPr>
          <w:rFonts w:hint="eastAsia" w:ascii="Times New Roman" w:hAnsi="Times New Roman"/>
        </w:rPr>
        <w:t xml:space="preserve"> ratio of</w:t>
      </w:r>
      <w:ins w:id="2064" w:author="lv-xyr" w:date="2019-02-23T16:55:50Z">
        <w:r>
          <w:rPr>
            <w:rFonts w:hint="eastAsia" w:ascii="Times New Roman" w:hAnsi="Times New Roman"/>
          </w:rPr>
          <w:t xml:space="preserve"> aromatic bridge</w:t>
        </w:r>
      </w:ins>
      <w:r>
        <w:rPr>
          <w:rFonts w:hint="eastAsia" w:ascii="Times New Roman" w:hAnsi="Times New Roman"/>
        </w:rPr>
        <w:t xml:space="preserve"> carbon to </w:t>
      </w:r>
      <w:r>
        <w:rPr>
          <w:rFonts w:hint="eastAsia" w:ascii="Times New Roman" w:hAnsi="Times New Roman"/>
          <w:highlight w:val="yellow"/>
          <w:rPrChange w:id="2065" w:author="lv-xyr" w:date="2019-02-23T16:56:20Z">
            <w:rPr>
              <w:rFonts w:hint="eastAsia" w:ascii="Times New Roman" w:hAnsi="Times New Roman"/>
            </w:rPr>
          </w:rPrChange>
        </w:rPr>
        <w:t>pericarbon</w:t>
      </w:r>
      <w:r>
        <w:rPr>
          <w:rFonts w:hint="eastAsia" w:ascii="Times New Roman" w:hAnsi="Times New Roman"/>
        </w:rPr>
        <w:t xml:space="preserve"> </w:t>
      </w:r>
      <w:del w:id="2066" w:author="lv-xyr" w:date="2019-02-23T16:56:03Z">
        <w:r>
          <w:rPr>
            <w:rFonts w:hint="eastAsia" w:ascii="Times New Roman" w:hAnsi="Times New Roman"/>
            <w:lang w:val="en-US"/>
          </w:rPr>
          <w:delText>of</w:delText>
        </w:r>
      </w:del>
      <w:ins w:id="2067" w:author="lv-xyr" w:date="2019-02-23T16:56:03Z">
        <w:r>
          <w:rPr>
            <w:rFonts w:hint="eastAsia" w:ascii="Times New Roman" w:hAnsi="Times New Roman"/>
            <w:lang w:val="en-US" w:eastAsia="zh-CN"/>
          </w:rPr>
          <w:t>in</w:t>
        </w:r>
      </w:ins>
      <w:r>
        <w:rPr>
          <w:rFonts w:hint="eastAsia" w:ascii="Times New Roman" w:hAnsi="Times New Roman"/>
        </w:rPr>
        <w:t xml:space="preserve"> Dongqu No. 2 coal</w:t>
      </w:r>
      <w:del w:id="2068" w:author="lv-xyr" w:date="2019-02-23T16:55:50Z">
        <w:r>
          <w:rPr>
            <w:rFonts w:hint="eastAsia" w:ascii="Times New Roman" w:hAnsi="Times New Roman"/>
          </w:rPr>
          <w:delText xml:space="preserve"> aromatic bridge</w:delText>
        </w:r>
      </w:del>
      <w:ins w:id="2069" w:author="lv-xyr" w:date="2019-02-23T16:54:39Z">
        <w:r>
          <w:rPr>
            <w:rFonts w:hint="eastAsia" w:ascii="Times New Roman" w:hAnsi="Times New Roman"/>
          </w:rPr>
          <w:t xml:space="preserve"> </w:t>
        </w:r>
      </w:ins>
      <w:ins w:id="2070" w:author="lv-xyr" w:date="2019-02-23T16:54:39Z">
        <w:r>
          <w:rPr>
            <w:rFonts w:hint="eastAsia" w:ascii="Times New Roman" w:hAnsi="Times New Roman"/>
            <w:lang w:val="en-US" w:eastAsia="zh-CN"/>
          </w:rPr>
          <w:t>by</w:t>
        </w:r>
      </w:ins>
      <w:ins w:id="2071" w:author="lv-xyr" w:date="2019-02-23T16:54:39Z">
        <w:r>
          <w:rPr>
            <w:rFonts w:hint="eastAsia" w:ascii="Times New Roman" w:hAnsi="Times New Roman"/>
          </w:rPr>
          <w:t xml:space="preserve"> analy</w:t>
        </w:r>
      </w:ins>
      <w:ins w:id="2072" w:author="lv-xyr" w:date="2019-02-23T16:54:39Z">
        <w:r>
          <w:rPr>
            <w:rFonts w:hint="eastAsia" w:ascii="Times New Roman" w:hAnsi="Times New Roman"/>
            <w:lang w:val="en-US" w:eastAsia="zh-CN"/>
          </w:rPr>
          <w:t>zing</w:t>
        </w:r>
      </w:ins>
      <w:ins w:id="2073" w:author="lv-xyr" w:date="2019-02-23T16:54:39Z">
        <w:r>
          <w:rPr>
            <w:rFonts w:hint="eastAsia" w:ascii="Times New Roman" w:hAnsi="Times New Roman"/>
          </w:rPr>
          <w:t xml:space="preserve"> </w:t>
        </w:r>
      </w:ins>
      <w:ins w:id="2074" w:author="lv-xyr" w:date="2019-02-23T16:54:39Z">
        <w:r>
          <w:rPr>
            <w:rFonts w:hint="eastAsia" w:ascii="Times New Roman" w:hAnsi="Times New Roman"/>
            <w:vertAlign w:val="superscript"/>
          </w:rPr>
          <w:t>13</w:t>
        </w:r>
      </w:ins>
      <w:ins w:id="2075" w:author="lv-xyr" w:date="2019-02-23T16:54:39Z">
        <w:r>
          <w:rPr>
            <w:rFonts w:hint="eastAsia" w:ascii="Times New Roman" w:hAnsi="Times New Roman"/>
          </w:rPr>
          <w:t>C-NMR spectrum</w:t>
        </w:r>
      </w:ins>
      <w:del w:id="2076" w:author="lv-xyr" w:date="2019-02-23T16:54:32Z">
        <w:r>
          <w:rPr>
            <w:rFonts w:hint="eastAsia" w:ascii="Times New Roman" w:hAnsi="Times New Roman"/>
          </w:rPr>
          <w:delText xml:space="preserve"> obtained by</w:delText>
        </w:r>
      </w:del>
      <w:del w:id="2077" w:author="lv-xyr" w:date="2019-02-23T16:54:26Z">
        <w:r>
          <w:rPr>
            <w:rFonts w:hint="eastAsia" w:ascii="Times New Roman" w:hAnsi="Times New Roman"/>
          </w:rPr>
          <w:delText xml:space="preserve"> C-NMR spectrum</w:delText>
        </w:r>
      </w:del>
      <w:r>
        <w:rPr>
          <w:rFonts w:hint="eastAsia" w:ascii="Times New Roman" w:hAnsi="Times New Roman"/>
        </w:rPr>
        <w:t>:</w:t>
      </w:r>
    </w:p>
    <w:p>
      <w:pPr>
        <w:spacing w:line="312" w:lineRule="atLeast"/>
        <w:outlineLvl w:val="0"/>
        <w:rPr>
          <w:rFonts w:ascii="Times New Roman" w:hAnsi="Times New Roman"/>
          <w:b/>
          <w:sz w:val="28"/>
          <w:szCs w:val="28"/>
        </w:rPr>
      </w:pPr>
    </w:p>
    <w:p>
      <w:pPr>
        <w:spacing w:line="312" w:lineRule="exact"/>
        <w:ind w:firstLine="420" w:firstLineChars="200"/>
        <w:jc w:val="left"/>
        <w:rPr>
          <w:rFonts w:ascii="Times New Roman" w:hAnsi="Times New Roman"/>
          <w:szCs w:val="21"/>
        </w:rPr>
      </w:pPr>
    </w:p>
    <w:p>
      <w:pPr>
        <w:snapToGrid w:val="0"/>
        <w:ind w:firstLine="420" w:firstLineChars="20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BP</m:t>
              </m:r>
              <m:ctrlPr>
                <w:rPr>
                  <w:rFonts w:ascii="Cambria Math" w:hAnsi="Cambria Math" w:cs="Times New Roman"/>
                  <w:i/>
                  <w:szCs w:val="21"/>
                </w:rPr>
              </m:ctrlP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B</m:t>
                  </m:r>
                  <m:ctrlPr>
                    <w:rPr>
                      <w:rFonts w:ascii="Cambria Math" w:hAnsi="Cambria Math" w:cs="Times New Roman"/>
                      <w:i/>
                      <w:szCs w:val="21"/>
                    </w:rPr>
                  </m:ctrlPr>
                </m:sup>
              </m:sSubSup>
              <m:ctrlPr>
                <w:rPr>
                  <w:rFonts w:ascii="Cambria Math" w:hAnsi="Cambria Math" w:cs="Times New Roman"/>
                  <w:i/>
                  <w:szCs w:val="21"/>
                </w:rPr>
              </m:ctrlPr>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H</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P</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S</m:t>
                      </m:r>
                      <m:ctrlPr>
                        <w:rPr>
                          <w:rFonts w:ascii="Cambria Math" w:hAnsi="Cambria Math" w:cs="Times New Roman"/>
                          <w:i/>
                          <w:szCs w:val="21"/>
                        </w:rPr>
                      </m:ctrlPr>
                    </m:sup>
                  </m:sSubSup>
                  <m:ctrlPr>
                    <w:rPr>
                      <w:rFonts w:ascii="Cambria Math" w:hAnsi="Cambria Math" w:cs="Times New Roman"/>
                      <w:i/>
                      <w:szCs w:val="21"/>
                    </w:rPr>
                  </m:ctrlPr>
                </m:e>
              </m:d>
              <m:ctrlPr>
                <w:rPr>
                  <w:rFonts w:ascii="Cambria Math" w:hAnsi="Cambria Math" w:cs="Times New Roman"/>
                  <w:i/>
                  <w:szCs w:val="21"/>
                </w:rPr>
              </m:ctrlPr>
            </m:den>
          </m:f>
          <m:r>
            <w:rPr>
              <w:rFonts w:ascii="Cambria Math" w:hAnsi="Cambria Math" w:cs="Times New Roman"/>
              <w:szCs w:val="21"/>
            </w:rPr>
            <m:t xml:space="preserve">                          (1)</m:t>
          </m:r>
        </m:oMath>
      </m:oMathPara>
    </w:p>
    <w:p>
      <w:pPr>
        <w:ind w:firstLine="420" w:firstLineChars="200"/>
        <w:jc w:val="left"/>
        <w:rPr>
          <w:rFonts w:ascii="Times New Roman" w:hAnsi="Times New Roman" w:cs="Times New Roman"/>
          <w:szCs w:val="21"/>
        </w:rPr>
      </w:pPr>
      <w:r>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ctrlPr>
              <w:rPr>
                <w:rFonts w:ascii="Cambria Math" w:hAnsi="Cambria Math" w:cs="Times New Roman"/>
                <w:szCs w:val="21"/>
              </w:rPr>
            </m:ctrlPr>
          </m:e>
          <m:sub>
            <m:r>
              <w:rPr>
                <w:rFonts w:ascii="Cambria Math" w:hAnsi="Cambria Math" w:cs="Times New Roman"/>
                <w:szCs w:val="21"/>
              </w:rPr>
              <m:t>BP</m:t>
            </m:r>
            <m:ctrlPr>
              <w:rPr>
                <w:rFonts w:ascii="Cambria Math" w:hAnsi="Cambria Math" w:cs="Times New Roman"/>
                <w:szCs w:val="21"/>
              </w:rPr>
            </m:ctrlPr>
          </m:sub>
        </m:sSub>
        <m:r>
          <w:rPr>
            <w:rFonts w:ascii="Cambria Math" w:hAnsi="Cambria Math" w:cs="Times New Roman"/>
            <w:szCs w:val="21"/>
          </w:rPr>
          <m:t>=</m:t>
        </m:r>
        <m:r>
          <m:rPr>
            <m:sty m:val="p"/>
          </m:rPr>
          <w:rPr>
            <w:rFonts w:ascii="Cambria Math" w:hAnsi="Cambria Math" w:cs="Times New Roman"/>
            <w:szCs w:val="21"/>
          </w:rPr>
          <m:t>0.35</m:t>
        </m:r>
      </m:oMath>
      <w:r>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ctrlPr>
              <w:rPr>
                <w:rFonts w:ascii="Cambria Math" w:hAnsi="Cambria Math" w:cs="Times New Roman"/>
                <w:szCs w:val="21"/>
              </w:rPr>
            </m:ctrlPr>
          </m:e>
          <m:sub>
            <m:r>
              <m:rPr>
                <m:sty m:val="p"/>
              </m:rPr>
              <w:rPr>
                <w:rFonts w:ascii="Cambria Math" w:hAnsi="Cambria Math" w:cs="Times New Roman"/>
                <w:szCs w:val="21"/>
              </w:rPr>
              <m:t>BP</m:t>
            </m:r>
            <m:ctrlPr>
              <w:rPr>
                <w:rFonts w:ascii="Cambria Math" w:hAnsi="Cambria Math" w:cs="Times New Roman"/>
                <w:szCs w:val="21"/>
              </w:rPr>
            </m:ctrlPr>
          </m:sub>
        </m:sSub>
      </m:oMath>
      <w:r>
        <w:rPr>
          <w:rFonts w:ascii="Times New Roman" w:hAnsi="Times New Roman" w:cs="Times New Roman"/>
          <w:szCs w:val="21"/>
        </w:rPr>
        <w:t>数值所对应的芳香结构类型及数量(表3)，计算得到东曲2号煤大分子结构模型中的芳香碳个数为117。</w:t>
      </w:r>
    </w:p>
    <w:p>
      <w:pPr>
        <w:ind w:firstLine="420" w:firstLineChars="200"/>
        <w:jc w:val="left"/>
        <w:rPr>
          <w:rFonts w:ascii="Times New Roman" w:hAnsi="Times New Roman" w:cs="Times New Roman"/>
        </w:rPr>
      </w:pPr>
      <w:ins w:id="2078" w:author="lv-xyr" w:date="2019-02-23T17:19:15Z">
        <w:r>
          <w:rPr>
            <w:rFonts w:hint="eastAsia" w:ascii="Times New Roman" w:hAnsi="Times New Roman" w:cs="Times New Roman"/>
            <w:lang w:val="en-US" w:eastAsia="zh-CN"/>
          </w:rPr>
          <w:t>Thr</w:t>
        </w:r>
      </w:ins>
      <w:ins w:id="2079" w:author="lv-xyr" w:date="2019-02-23T17:19:16Z">
        <w:r>
          <w:rPr>
            <w:rFonts w:hint="eastAsia" w:ascii="Times New Roman" w:hAnsi="Times New Roman" w:cs="Times New Roman"/>
            <w:lang w:val="en-US" w:eastAsia="zh-CN"/>
          </w:rPr>
          <w:t>ough</w:t>
        </w:r>
      </w:ins>
      <w:ins w:id="2080" w:author="lv-xyr" w:date="2019-02-23T17:19:17Z">
        <w:r>
          <w:rPr>
            <w:rFonts w:hint="eastAsia" w:ascii="Times New Roman" w:hAnsi="Times New Roman" w:cs="Times New Roman"/>
            <w:lang w:val="en-US" w:eastAsia="zh-CN"/>
          </w:rPr>
          <w:t xml:space="preserve"> </w:t>
        </w:r>
      </w:ins>
      <w:del w:id="2081" w:author="lv-xyr" w:date="2019-02-23T17:19:20Z">
        <w:r>
          <w:rPr>
            <w:rFonts w:ascii="Times New Roman" w:hAnsi="Times New Roman" w:cs="Times New Roman"/>
            <w:lang w:val="en-US"/>
          </w:rPr>
          <w:delText>C</w:delText>
        </w:r>
      </w:del>
      <w:ins w:id="2082" w:author="lv-xyr" w:date="2019-02-23T17:19:20Z">
        <w:r>
          <w:rPr>
            <w:rFonts w:hint="eastAsia" w:ascii="Times New Roman" w:hAnsi="Times New Roman" w:cs="Times New Roman"/>
            <w:lang w:val="en-US" w:eastAsia="zh-CN"/>
          </w:rPr>
          <w:t>c</w:t>
        </w:r>
      </w:ins>
      <w:r>
        <w:rPr>
          <w:rFonts w:ascii="Times New Roman" w:hAnsi="Times New Roman" w:cs="Times New Roman"/>
        </w:rPr>
        <w:t>alculat</w:t>
      </w:r>
      <w:del w:id="2083" w:author="lv-xyr" w:date="2019-02-23T17:19:22Z">
        <w:r>
          <w:rPr>
            <w:rFonts w:ascii="Times New Roman" w:hAnsi="Times New Roman" w:cs="Times New Roman"/>
            <w:lang w:val="en-US"/>
          </w:rPr>
          <w:delText>ed</w:delText>
        </w:r>
      </w:del>
      <w:ins w:id="2084" w:author="lv-xyr" w:date="2019-02-23T17:19:22Z">
        <w:r>
          <w:rPr>
            <w:rFonts w:hint="eastAsia" w:ascii="Times New Roman" w:hAnsi="Times New Roman" w:cs="Times New Roman"/>
            <w:lang w:val="en-US" w:eastAsia="zh-CN"/>
          </w:rPr>
          <w:t>ion</w:t>
        </w:r>
      </w:ins>
      <w:ins w:id="2085" w:author="lv-xyr" w:date="2019-02-23T17:20:30Z">
        <w:r>
          <w:rPr>
            <w:rFonts w:hint="eastAsia" w:ascii="Times New Roman" w:hAnsi="Times New Roman" w:cs="Times New Roman"/>
            <w:lang w:val="en-US" w:eastAsia="zh-CN"/>
          </w:rPr>
          <w:t>,</w:t>
        </w:r>
      </w:ins>
      <w:r>
        <w:rPr>
          <w:rFonts w:hint="eastAsia"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BP</m:t>
            </m:r>
            <m:ctrlPr>
              <w:rPr>
                <w:rFonts w:ascii="Cambria Math" w:hAnsi="Cambria Math" w:cs="Times New Roman"/>
              </w:rPr>
            </m:ctrlPr>
          </m:sub>
        </m:sSub>
        <m:r>
          <w:rPr>
            <w:rFonts w:ascii="Cambria Math" w:hAnsi="Cambria Math" w:cs="Times New Roman"/>
          </w:rPr>
          <m:t>=</m:t>
        </m:r>
        <m:r>
          <m:rPr>
            <m:sty m:val="p"/>
          </m:rPr>
          <w:rPr>
            <w:rFonts w:ascii="Cambria Math" w:hAnsi="Cambria Math" w:cs="Times New Roman"/>
          </w:rPr>
          <m:t>0.35</m:t>
        </m:r>
      </m:oMath>
      <w:ins w:id="2086" w:author="lv-xyr" w:date="2019-02-23T17:45:37Z">
        <w:r>
          <w:rPr>
            <w:rFonts w:hint="eastAsia" w:ascii="Cambria Math" w:hAnsi="Cambria Math" w:cs="Times New Roman"/>
            <w:b w:val="0"/>
            <w:i w:val="0"/>
            <w:lang w:val="en-US" w:eastAsia="zh-CN"/>
          </w:rPr>
          <w:t xml:space="preserve">, </w:t>
        </w:r>
      </w:ins>
      <w:ins w:id="2087" w:author="lv-xyr" w:date="2019-02-23T17:45:38Z">
        <w:r>
          <w:rPr>
            <w:rFonts w:hint="eastAsia" w:ascii="Cambria Math" w:hAnsi="Cambria Math" w:cs="Times New Roman"/>
            <w:b w:val="0"/>
            <w:i w:val="0"/>
            <w:lang w:val="en-US" w:eastAsia="zh-CN"/>
          </w:rPr>
          <w:t>and</w:t>
        </w:r>
      </w:ins>
      <w:ins w:id="2088" w:author="lv-xyr" w:date="2019-02-23T17:45:40Z">
        <w:r>
          <w:rPr>
            <w:rFonts w:hint="eastAsia" w:ascii="Cambria Math" w:hAnsi="Cambria Math" w:cs="Times New Roman"/>
            <w:b w:val="0"/>
            <w:i w:val="0"/>
            <w:lang w:val="en-US" w:eastAsia="zh-CN"/>
          </w:rPr>
          <w:t xml:space="preserve"> t</w:t>
        </w:r>
      </w:ins>
      <w:ins w:id="2089" w:author="lv-xyr" w:date="2019-02-23T17:26:37Z">
        <w:r>
          <w:rPr>
            <w:rFonts w:hint="eastAsia" w:ascii="Cambria Math" w:hAnsi="Cambria Math" w:cs="Times New Roman"/>
            <w:b w:val="0"/>
            <w:i w:val="0"/>
            <w:lang w:val="en-US" w:eastAsia="zh-CN"/>
          </w:rPr>
          <w:t>hen</w:t>
        </w:r>
      </w:ins>
      <w:ins w:id="2090" w:author="lv-xyr" w:date="2019-02-23T17:26:38Z">
        <w:r>
          <w:rPr>
            <w:rFonts w:hint="eastAsia" w:ascii="Cambria Math" w:hAnsi="Cambria Math" w:cs="Times New Roman"/>
            <w:b w:val="0"/>
            <w:i w:val="0"/>
            <w:lang w:val="en-US" w:eastAsia="zh-CN"/>
          </w:rPr>
          <w:t xml:space="preserve"> </w:t>
        </w:r>
      </w:ins>
      <w:del w:id="2091" w:author="lv-xyr" w:date="2019-02-23T17:25:11Z">
        <w:r>
          <w:rPr>
            <w:rFonts w:ascii="Times New Roman" w:hAnsi="Times New Roman" w:cs="Times New Roman"/>
          </w:rPr>
          <w:delText>,</w:delText>
        </w:r>
      </w:del>
      <w:del w:id="2092" w:author="lv-xyr" w:date="2019-02-23T17:25:10Z">
        <w:r>
          <w:rPr>
            <w:rFonts w:ascii="Times New Roman" w:hAnsi="Times New Roman" w:cs="Times New Roman"/>
          </w:rPr>
          <w:delText xml:space="preserve"> </w:delText>
        </w:r>
      </w:del>
      <w:r>
        <w:rPr>
          <w:rFonts w:ascii="Times New Roman" w:hAnsi="Times New Roman" w:cs="Times New Roman"/>
        </w:rPr>
        <w:t xml:space="preserve">by </w:t>
      </w:r>
      <w:ins w:id="2093" w:author="lv-xyr" w:date="2019-02-23T17:31:23Z">
        <w:r>
          <w:rPr>
            <w:rFonts w:hint="eastAsia" w:ascii="Times New Roman" w:hAnsi="Times New Roman" w:cs="Times New Roman"/>
            <w:lang w:val="en-US" w:eastAsia="zh-CN"/>
          </w:rPr>
          <w:t>t</w:t>
        </w:r>
      </w:ins>
      <w:ins w:id="2094" w:author="lv-xyr" w:date="2019-02-23T17:31:24Z">
        <w:r>
          <w:rPr>
            <w:rFonts w:hint="eastAsia" w:ascii="Times New Roman" w:hAnsi="Times New Roman" w:cs="Times New Roman"/>
            <w:lang w:val="en-US" w:eastAsia="zh-CN"/>
          </w:rPr>
          <w:t xml:space="preserve">he </w:t>
        </w:r>
      </w:ins>
      <w:ins w:id="2095" w:author="lv-xyr" w:date="2019-02-23T17:26:57Z">
        <w:r>
          <w:rPr>
            <w:rFonts w:ascii="Times New Roman" w:hAnsi="Times New Roman" w:cs="Times New Roman"/>
          </w:rPr>
          <w:t>combin</w:t>
        </w:r>
      </w:ins>
      <w:ins w:id="2096" w:author="lv-xyr" w:date="2019-02-23T17:31:28Z">
        <w:r>
          <w:rPr>
            <w:rFonts w:hint="eastAsia" w:ascii="Times New Roman" w:hAnsi="Times New Roman" w:cs="Times New Roman"/>
            <w:lang w:val="en-US" w:eastAsia="zh-CN"/>
          </w:rPr>
          <w:t>a</w:t>
        </w:r>
      </w:ins>
      <w:ins w:id="2097" w:author="lv-xyr" w:date="2019-02-23T17:31:29Z">
        <w:r>
          <w:rPr>
            <w:rFonts w:hint="eastAsia" w:ascii="Times New Roman" w:hAnsi="Times New Roman" w:cs="Times New Roman"/>
            <w:lang w:val="en-US" w:eastAsia="zh-CN"/>
          </w:rPr>
          <w:t>ti</w:t>
        </w:r>
      </w:ins>
      <w:ins w:id="2098" w:author="lv-xyr" w:date="2019-02-23T17:31:30Z">
        <w:r>
          <w:rPr>
            <w:rFonts w:hint="eastAsia" w:ascii="Times New Roman" w:hAnsi="Times New Roman" w:cs="Times New Roman"/>
            <w:lang w:val="en-US" w:eastAsia="zh-CN"/>
          </w:rPr>
          <w:t>on</w:t>
        </w:r>
      </w:ins>
      <w:ins w:id="2099" w:author="lv-xyr" w:date="2019-02-23T17:31:31Z">
        <w:r>
          <w:rPr>
            <w:rFonts w:hint="eastAsia" w:ascii="Times New Roman" w:hAnsi="Times New Roman" w:cs="Times New Roman"/>
            <w:lang w:val="en-US" w:eastAsia="zh-CN"/>
          </w:rPr>
          <w:t xml:space="preserve"> of</w:t>
        </w:r>
      </w:ins>
      <w:ins w:id="2100" w:author="lv-xyr" w:date="2019-02-23T17:26:57Z">
        <w:r>
          <w:rPr>
            <w:rFonts w:ascii="Times New Roman" w:hAnsi="Times New Roman" w:cs="Times New Roman"/>
          </w:rPr>
          <w:t xml:space="preserve"> </w:t>
        </w:r>
      </w:ins>
      <w:del w:id="2101" w:author="lv-xyr" w:date="2019-02-23T17:27:00Z">
        <w:r>
          <w:rPr>
            <w:rFonts w:ascii="Times New Roman" w:hAnsi="Times New Roman" w:cs="Times New Roman"/>
          </w:rPr>
          <w:delText xml:space="preserve">the </w:delText>
        </w:r>
      </w:del>
      <w:r>
        <w:rPr>
          <w:rFonts w:ascii="Times New Roman" w:hAnsi="Times New Roman" w:cs="Times New Roman"/>
        </w:rPr>
        <w:t xml:space="preserve">different </w:t>
      </w:r>
      <w:del w:id="2102" w:author="lv-xyr" w:date="2019-02-23T17:30:38Z">
        <w:r>
          <w:rPr>
            <w:rFonts w:ascii="Times New Roman" w:hAnsi="Times New Roman" w:cs="Times New Roman"/>
          </w:rPr>
          <w:delText>combin</w:delText>
        </w:r>
      </w:del>
      <w:del w:id="2103" w:author="lv-xyr" w:date="2019-02-23T17:30:38Z">
        <w:r>
          <w:rPr>
            <w:rFonts w:ascii="Times New Roman" w:hAnsi="Times New Roman" w:cs="Times New Roman"/>
            <w:lang w:val="en-US"/>
          </w:rPr>
          <w:delText>ations</w:delText>
        </w:r>
      </w:del>
      <w:del w:id="2104" w:author="lv-xyr" w:date="2019-02-23T17:30:38Z">
        <w:r>
          <w:rPr>
            <w:rFonts w:ascii="Times New Roman" w:hAnsi="Times New Roman" w:cs="Times New Roman"/>
          </w:rPr>
          <w:delText xml:space="preserve"> of individual </w:delText>
        </w:r>
      </w:del>
      <w:r>
        <w:rPr>
          <w:rFonts w:ascii="Times New Roman" w:hAnsi="Times New Roman" w:cs="Times New Roman"/>
        </w:rPr>
        <w:t xml:space="preserve">aromatic groups, </w:t>
      </w:r>
      <w:ins w:id="2105" w:author="lv-xyr" w:date="2019-02-23T17:32:19Z">
        <w:r>
          <w:rPr>
            <w:rFonts w:hint="eastAsia" w:ascii="Times New Roman" w:hAnsi="Times New Roman" w:cs="Times New Roman"/>
            <w:lang w:val="en-US" w:eastAsia="zh-CN"/>
          </w:rPr>
          <w:t>t</w:t>
        </w:r>
      </w:ins>
      <w:ins w:id="2106" w:author="lv-xyr" w:date="2019-02-23T17:32:19Z">
        <w:r>
          <w:rPr>
            <w:rFonts w:ascii="Times New Roman" w:hAnsi="Times New Roman" w:cs="Times New Roman"/>
          </w:rPr>
          <w:t xml:space="preserve">he </w:t>
        </w:r>
      </w:ins>
      <w:ins w:id="2107" w:author="lv-xyr" w:date="2019-02-23T17:37:25Z">
        <w:r>
          <w:rPr>
            <w:rFonts w:ascii="Times New Roman" w:hAnsi="Times New Roman" w:cs="Times New Roman"/>
          </w:rPr>
          <w:t xml:space="preserve">corresponding </w:t>
        </w:r>
      </w:ins>
      <w:ins w:id="2108" w:author="lv-xyr" w:date="2019-02-23T17:32:19Z">
        <w:r>
          <w:rPr>
            <w:rFonts w:ascii="Times New Roman" w:hAnsi="Times New Roman" w:cs="Times New Roman"/>
          </w:rPr>
          <w:t>type</w:t>
        </w:r>
      </w:ins>
      <w:ins w:id="2109" w:author="lv-xyr" w:date="2019-02-23T19:06:00Z">
        <w:r>
          <w:rPr>
            <w:rFonts w:hint="eastAsia" w:ascii="Times New Roman" w:hAnsi="Times New Roman" w:cs="Times New Roman"/>
            <w:lang w:val="en-US" w:eastAsia="zh-CN"/>
          </w:rPr>
          <w:t>s</w:t>
        </w:r>
      </w:ins>
      <w:ins w:id="2110" w:author="lv-xyr" w:date="2019-02-23T17:32:19Z">
        <w:r>
          <w:rPr>
            <w:rFonts w:ascii="Times New Roman" w:hAnsi="Times New Roman" w:cs="Times New Roman"/>
          </w:rPr>
          <w:t xml:space="preserve"> and number</w:t>
        </w:r>
      </w:ins>
      <w:ins w:id="2111" w:author="lv-xyr" w:date="2019-02-23T19:06:02Z">
        <w:r>
          <w:rPr>
            <w:rFonts w:hint="eastAsia" w:ascii="Times New Roman" w:hAnsi="Times New Roman" w:cs="Times New Roman"/>
            <w:lang w:val="en-US" w:eastAsia="zh-CN"/>
          </w:rPr>
          <w:t>s</w:t>
        </w:r>
      </w:ins>
      <w:ins w:id="2112" w:author="lv-xyr" w:date="2019-02-23T17:32:19Z">
        <w:r>
          <w:rPr>
            <w:rFonts w:ascii="Times New Roman" w:hAnsi="Times New Roman" w:cs="Times New Roman"/>
          </w:rPr>
          <w:t xml:space="preserve"> of aromatic structure</w:t>
        </w:r>
      </w:ins>
      <w:ins w:id="2113" w:author="lv-xyr" w:date="2019-02-23T17:46:19Z">
        <w:r>
          <w:rPr>
            <w:rFonts w:hint="eastAsia" w:ascii="Times New Roman" w:hAnsi="Times New Roman" w:cs="Times New Roman"/>
            <w:lang w:val="en-US" w:eastAsia="zh-CN"/>
          </w:rPr>
          <w:t xml:space="preserve"> which is</w:t>
        </w:r>
      </w:ins>
      <w:ins w:id="2114" w:author="lv-xyr" w:date="2019-02-23T17:46:19Z">
        <w:r>
          <w:rPr>
            <w:rFonts w:ascii="Times New Roman" w:hAnsi="Times New Roman" w:cs="Times New Roman"/>
          </w:rPr>
          <w:t xml:space="preserve"> the closest</w:t>
        </w:r>
      </w:ins>
      <w:ins w:id="2115" w:author="lv-xyr" w:date="2019-02-23T17:46:19Z">
        <w:r>
          <w:rPr>
            <w:rFonts w:hint="eastAsia" w:ascii="Times New Roman" w:hAnsi="Times New Roman" w:cs="Times New Roman"/>
            <w:lang w:val="en-US" w:eastAsia="zh-CN"/>
          </w:rPr>
          <w:t xml:space="preserve"> to </w:t>
        </w:r>
      </w:ins>
      <w:ins w:id="2116" w:author="lv-xyr" w:date="2019-02-23T17:46:19Z">
        <w:r>
          <w:rPr>
            <w:rFonts w:ascii="Times New Roman" w:hAnsi="Times New Roman" w:cs="Times New Roman"/>
          </w:rPr>
          <w:t>the values</w:t>
        </w:r>
      </w:ins>
      <w:ins w:id="2117" w:author="lv-xyr" w:date="2019-02-23T17:46:19Z">
        <w:r>
          <w:rPr>
            <w:rFonts w:hint="eastAsia" w:ascii="Times New Roman" w:hAnsi="Times New Roman" w:cs="Times New Roman"/>
            <w:lang w:val="en-US" w:eastAsia="zh-CN"/>
          </w:rPr>
          <w:t xml:space="preserve"> of</w:t>
        </w:r>
      </w:ins>
      <w:ins w:id="2118" w:author="lv-xyr" w:date="2019-02-23T17:46:19Z">
        <w:r>
          <w:rPr>
            <w:rFonts w:ascii="Times New Roman" w:hAnsi="Times New Roman" w:cs="Times New Roman"/>
          </w:rPr>
          <w:t xml:space="preserve"> </w:t>
        </w:r>
      </w:ins>
      <m:oMath>
        <m:sSub>
          <m:sSubPr>
            <m:ctrlPr>
              <w:ins w:id="2119" w:author="lv-xyr" w:date="2019-02-23T17:46:19Z">
                <w:rPr>
                  <w:rFonts w:ascii="Cambria Math" w:hAnsi="Cambria Math" w:cs="Times New Roman"/>
                </w:rPr>
              </w:ins>
            </m:ctrlPr>
          </m:sSubPr>
          <m:e>
            <w:ins w:id="2120" w:author="lv-xyr" w:date="2019-02-23T17:46:19Z">
              <m:r>
                <m:rPr>
                  <m:sty m:val="p"/>
                </m:rPr>
                <w:rPr>
                  <w:rFonts w:ascii="Cambria Math" w:hAnsi="Cambria Math" w:cs="Times New Roman"/>
                </w:rPr>
                <m:t>X</m:t>
              </m:r>
            </w:ins>
            <m:ctrlPr>
              <w:ins w:id="2121" w:author="lv-xyr" w:date="2019-02-23T17:46:19Z">
                <w:rPr>
                  <w:rFonts w:ascii="Cambria Math" w:hAnsi="Cambria Math" w:cs="Times New Roman"/>
                </w:rPr>
              </w:ins>
            </m:ctrlPr>
          </m:e>
          <m:sub>
            <w:ins w:id="2122" w:author="lv-xyr" w:date="2019-02-23T17:46:19Z">
              <m:r>
                <m:rPr>
                  <m:sty m:val="p"/>
                </m:rPr>
                <w:rPr>
                  <w:rFonts w:ascii="Cambria Math" w:hAnsi="Cambria Math" w:cs="Times New Roman"/>
                </w:rPr>
                <m:t>BP</m:t>
              </m:r>
            </w:ins>
            <m:ctrlPr>
              <w:ins w:id="2123" w:author="lv-xyr" w:date="2019-02-23T17:46:19Z">
                <w:rPr>
                  <w:rFonts w:ascii="Cambria Math" w:hAnsi="Cambria Math" w:cs="Times New Roman"/>
                </w:rPr>
              </w:ins>
            </m:ctrlPr>
          </m:sub>
        </m:sSub>
      </m:oMath>
      <w:ins w:id="2124" w:author="lv-xyr" w:date="2019-02-23T17:47:57Z">
        <w:r>
          <w:rPr>
            <w:rFonts w:hint="eastAsia" w:ascii="Cambria Math" w:hAnsi="Cambria Math" w:cs="Times New Roman"/>
            <w:i w:val="0"/>
            <w:lang w:val="en-US" w:eastAsia="zh-CN"/>
          </w:rPr>
          <w:t xml:space="preserve"> </w:t>
        </w:r>
      </w:ins>
      <w:ins w:id="2125" w:author="lv-xyr" w:date="2019-02-23T17:40:02Z">
        <w:r>
          <w:rPr>
            <w:rFonts w:hint="eastAsia" w:ascii="Times New Roman" w:hAnsi="Times New Roman" w:cs="Times New Roman"/>
            <w:lang w:val="en-US" w:eastAsia="zh-CN"/>
          </w:rPr>
          <w:t>i</w:t>
        </w:r>
      </w:ins>
      <w:ins w:id="2126" w:author="lv-xyr" w:date="2019-02-23T17:40:03Z">
        <w:r>
          <w:rPr>
            <w:rFonts w:hint="eastAsia" w:ascii="Times New Roman" w:hAnsi="Times New Roman" w:cs="Times New Roman"/>
            <w:lang w:val="en-US" w:eastAsia="zh-CN"/>
          </w:rPr>
          <w:t xml:space="preserve">n </w:t>
        </w:r>
      </w:ins>
      <w:ins w:id="2127" w:author="lv-xyr" w:date="2019-02-23T17:40:06Z">
        <w:r>
          <w:rPr>
            <w:rFonts w:hint="eastAsia" w:ascii="Times New Roman" w:hAnsi="Times New Roman" w:cs="Times New Roman"/>
            <w:lang w:val="en-US" w:eastAsia="zh-CN"/>
          </w:rPr>
          <w:t>the e</w:t>
        </w:r>
      </w:ins>
      <w:ins w:id="2128" w:author="lv-xyr" w:date="2019-02-23T17:40:07Z">
        <w:r>
          <w:rPr>
            <w:rFonts w:hint="eastAsia" w:ascii="Times New Roman" w:hAnsi="Times New Roman" w:cs="Times New Roman"/>
            <w:lang w:val="en-US" w:eastAsia="zh-CN"/>
          </w:rPr>
          <w:t>qua</w:t>
        </w:r>
      </w:ins>
      <w:ins w:id="2129" w:author="lv-xyr" w:date="2019-02-23T17:40:08Z">
        <w:r>
          <w:rPr>
            <w:rFonts w:hint="eastAsia" w:ascii="Times New Roman" w:hAnsi="Times New Roman" w:cs="Times New Roman"/>
            <w:lang w:val="en-US" w:eastAsia="zh-CN"/>
          </w:rPr>
          <w:t>t</w:t>
        </w:r>
      </w:ins>
      <w:ins w:id="2130" w:author="lv-xyr" w:date="2019-02-23T17:40:09Z">
        <w:r>
          <w:rPr>
            <w:rFonts w:hint="eastAsia" w:ascii="Times New Roman" w:hAnsi="Times New Roman" w:cs="Times New Roman"/>
            <w:lang w:val="en-US" w:eastAsia="zh-CN"/>
          </w:rPr>
          <w:t>ion</w:t>
        </w:r>
      </w:ins>
      <w:del w:id="2131" w:author="lv-xyr" w:date="2019-02-23T17:46:19Z">
        <w:r>
          <w:rPr>
            <w:rFonts w:ascii="Times New Roman" w:hAnsi="Times New Roman" w:cs="Times New Roman"/>
          </w:rPr>
          <w:delText>get the closest</w:delText>
        </w:r>
      </w:del>
      <m:oMath>
        <m:sSub>
          <m:sSubPr>
            <m:ctrlPr>
              <w:del w:id="2132" w:author="lv-xyr" w:date="2019-02-23T17:46:19Z">
                <w:rPr>
                  <w:rFonts w:ascii="Cambria Math" w:hAnsi="Cambria Math" w:cs="Times New Roman"/>
                </w:rPr>
              </w:del>
            </m:ctrlPr>
          </m:sSubPr>
          <m:e>
            <w:del w:id="2133" w:author="lv-xyr" w:date="2019-02-23T17:46:19Z">
              <m:r>
                <m:rPr>
                  <m:sty m:val="p"/>
                </m:rPr>
                <w:rPr>
                  <w:rFonts w:ascii="Cambria Math" w:hAnsi="Cambria Math" w:cs="Times New Roman"/>
                </w:rPr>
                <m:t>X</m:t>
              </m:r>
            </w:del>
            <m:ctrlPr>
              <w:del w:id="2134" w:author="lv-xyr" w:date="2019-02-23T17:46:19Z">
                <w:rPr>
                  <w:rFonts w:ascii="Cambria Math" w:hAnsi="Cambria Math" w:cs="Times New Roman"/>
                </w:rPr>
              </w:del>
            </m:ctrlPr>
          </m:e>
          <m:sub>
            <w:del w:id="2135" w:author="lv-xyr" w:date="2019-02-23T17:46:19Z">
              <m:r>
                <m:rPr>
                  <m:sty m:val="p"/>
                </m:rPr>
                <w:rPr>
                  <w:rFonts w:ascii="Cambria Math" w:hAnsi="Cambria Math" w:cs="Times New Roman"/>
                </w:rPr>
                <m:t>BP</m:t>
              </m:r>
            </w:del>
            <m:ctrlPr>
              <w:del w:id="2136" w:author="lv-xyr" w:date="2019-02-23T17:46:19Z">
                <w:rPr>
                  <w:rFonts w:ascii="Cambria Math" w:hAnsi="Cambria Math" w:cs="Times New Roman"/>
                </w:rPr>
              </w:del>
            </m:ctrlPr>
          </m:sub>
        </m:sSub>
      </m:oMath>
      <w:ins w:id="2137" w:author="lv-xyr" w:date="2019-02-23T17:41:23Z">
        <w:r>
          <w:rPr>
            <w:rFonts w:hint="eastAsia" w:ascii="Cambria Math" w:hAnsi="Cambria Math" w:cs="Times New Roman"/>
            <w:i w:val="0"/>
            <w:lang w:val="en-US" w:eastAsia="zh-CN"/>
          </w:rPr>
          <w:t xml:space="preserve"> c</w:t>
        </w:r>
      </w:ins>
      <w:ins w:id="2138" w:author="lv-xyr" w:date="2019-02-23T17:41:24Z">
        <w:r>
          <w:rPr>
            <w:rFonts w:hint="eastAsia" w:ascii="Cambria Math" w:hAnsi="Cambria Math" w:cs="Times New Roman"/>
            <w:i w:val="0"/>
            <w:lang w:val="en-US" w:eastAsia="zh-CN"/>
          </w:rPr>
          <w:t>a</w:t>
        </w:r>
      </w:ins>
      <w:ins w:id="2139" w:author="lv-xyr" w:date="2019-02-23T17:41:25Z">
        <w:r>
          <w:rPr>
            <w:rFonts w:hint="eastAsia" w:ascii="Cambria Math" w:hAnsi="Cambria Math" w:cs="Times New Roman"/>
            <w:i w:val="0"/>
            <w:lang w:val="en-US" w:eastAsia="zh-CN"/>
          </w:rPr>
          <w:t>n</w:t>
        </w:r>
      </w:ins>
      <w:ins w:id="2140" w:author="lv-xyr" w:date="2019-02-23T17:41:26Z">
        <w:r>
          <w:rPr>
            <w:rFonts w:hint="eastAsia" w:ascii="Cambria Math" w:hAnsi="Cambria Math" w:cs="Times New Roman"/>
            <w:i w:val="0"/>
            <w:lang w:val="en-US" w:eastAsia="zh-CN"/>
          </w:rPr>
          <w:t xml:space="preserve"> </w:t>
        </w:r>
      </w:ins>
      <w:ins w:id="2141" w:author="lv-xyr" w:date="2019-02-23T17:41:27Z">
        <w:r>
          <w:rPr>
            <w:rFonts w:hint="eastAsia" w:ascii="Cambria Math" w:hAnsi="Cambria Math" w:cs="Times New Roman"/>
            <w:i w:val="0"/>
            <w:lang w:val="en-US" w:eastAsia="zh-CN"/>
          </w:rPr>
          <w:t>be</w:t>
        </w:r>
      </w:ins>
      <w:ins w:id="2142" w:author="lv-xyr" w:date="2019-02-23T17:41:28Z">
        <w:r>
          <w:rPr>
            <w:rFonts w:hint="eastAsia" w:ascii="Cambria Math" w:hAnsi="Cambria Math" w:cs="Times New Roman"/>
            <w:i w:val="0"/>
            <w:lang w:val="en-US" w:eastAsia="zh-CN"/>
          </w:rPr>
          <w:t xml:space="preserve"> </w:t>
        </w:r>
      </w:ins>
      <w:ins w:id="2143" w:author="lv-xyr" w:date="2019-02-23T17:41:40Z">
        <w:r>
          <w:rPr>
            <w:rFonts w:hint="eastAsia" w:ascii="Cambria Math" w:hAnsi="Cambria Math" w:cs="Times New Roman"/>
            <w:i w:val="0"/>
            <w:lang w:val="en-US" w:eastAsia="zh-CN"/>
          </w:rPr>
          <w:t>obta</w:t>
        </w:r>
      </w:ins>
      <w:ins w:id="2144" w:author="lv-xyr" w:date="2019-02-23T17:41:41Z">
        <w:r>
          <w:rPr>
            <w:rFonts w:hint="eastAsia" w:ascii="Cambria Math" w:hAnsi="Cambria Math" w:cs="Times New Roman"/>
            <w:i w:val="0"/>
            <w:lang w:val="en-US" w:eastAsia="zh-CN"/>
          </w:rPr>
          <w:t>ined</w:t>
        </w:r>
      </w:ins>
      <w:del w:id="2145" w:author="lv-xyr" w:date="2019-02-23T17:37:49Z">
        <w:r>
          <w:rPr>
            <w:rFonts w:ascii="Times New Roman" w:hAnsi="Times New Roman" w:cs="Times New Roman"/>
            <w:lang w:val="en-US"/>
          </w:rPr>
          <w:delText>T</w:delText>
        </w:r>
      </w:del>
      <w:del w:id="2146" w:author="lv-xyr" w:date="2019-02-23T17:37:49Z">
        <w:r>
          <w:rPr>
            <w:rFonts w:ascii="Times New Roman" w:hAnsi="Times New Roman" w:cs="Times New Roman"/>
          </w:rPr>
          <w:delText xml:space="preserve">he type and number of aromatic structures corresponding to the values </w:delText>
        </w:r>
      </w:del>
      <w:r>
        <w:rPr>
          <w:rFonts w:ascii="Times New Roman" w:hAnsi="Times New Roman" w:cs="Times New Roman"/>
        </w:rPr>
        <w:t>(Table 3)</w:t>
      </w:r>
      <w:del w:id="2147" w:author="lv-xyr" w:date="2019-02-23T17:48:56Z">
        <w:r>
          <w:rPr>
            <w:rFonts w:ascii="Times New Roman" w:hAnsi="Times New Roman" w:cs="Times New Roman"/>
            <w:lang w:val="en-US"/>
          </w:rPr>
          <w:delText>,</w:delText>
        </w:r>
      </w:del>
      <w:ins w:id="2148" w:author="lv-xyr" w:date="2019-02-23T17:48:56Z">
        <w:r>
          <w:rPr>
            <w:rFonts w:hint="eastAsia" w:ascii="Times New Roman" w:hAnsi="Times New Roman" w:cs="Times New Roman"/>
            <w:lang w:val="en-US" w:eastAsia="zh-CN"/>
          </w:rPr>
          <w:t>.</w:t>
        </w:r>
      </w:ins>
      <w:ins w:id="2149" w:author="lv-xyr" w:date="2019-02-23T17:48:57Z">
        <w:r>
          <w:rPr>
            <w:rFonts w:hint="eastAsia" w:ascii="Times New Roman" w:hAnsi="Times New Roman" w:cs="Times New Roman"/>
            <w:lang w:val="en-US" w:eastAsia="zh-CN"/>
          </w:rPr>
          <w:t xml:space="preserve"> </w:t>
        </w:r>
      </w:ins>
      <w:ins w:id="2150" w:author="lv-xyr" w:date="2019-02-23T17:48:58Z">
        <w:r>
          <w:rPr>
            <w:rFonts w:hint="eastAsia" w:ascii="Times New Roman" w:hAnsi="Times New Roman" w:cs="Times New Roman"/>
            <w:lang w:val="en-US" w:eastAsia="zh-CN"/>
          </w:rPr>
          <w:t>Con</w:t>
        </w:r>
      </w:ins>
      <w:ins w:id="2151" w:author="lv-xyr" w:date="2019-02-23T17:48:59Z">
        <w:r>
          <w:rPr>
            <w:rFonts w:hint="eastAsia" w:ascii="Times New Roman" w:hAnsi="Times New Roman" w:cs="Times New Roman"/>
            <w:lang w:val="en-US" w:eastAsia="zh-CN"/>
          </w:rPr>
          <w:t>se</w:t>
        </w:r>
      </w:ins>
      <w:ins w:id="2152" w:author="lv-xyr" w:date="2019-02-23T17:49:00Z">
        <w:r>
          <w:rPr>
            <w:rFonts w:hint="eastAsia" w:ascii="Times New Roman" w:hAnsi="Times New Roman" w:cs="Times New Roman"/>
            <w:lang w:val="en-US" w:eastAsia="zh-CN"/>
          </w:rPr>
          <w:t>quen</w:t>
        </w:r>
      </w:ins>
      <w:ins w:id="2153" w:author="lv-xyr" w:date="2019-02-23T17:49:01Z">
        <w:r>
          <w:rPr>
            <w:rFonts w:hint="eastAsia" w:ascii="Times New Roman" w:hAnsi="Times New Roman" w:cs="Times New Roman"/>
            <w:lang w:val="en-US" w:eastAsia="zh-CN"/>
          </w:rPr>
          <w:t>tly,</w:t>
        </w:r>
      </w:ins>
      <w:r>
        <w:rPr>
          <w:rFonts w:ascii="Times New Roman" w:hAnsi="Times New Roman" w:cs="Times New Roman"/>
        </w:rPr>
        <w:t xml:space="preserve"> </w:t>
      </w:r>
      <w:ins w:id="2154" w:author="lv-xyr" w:date="2019-02-23T17:54:09Z">
        <w:r>
          <w:rPr>
            <w:rFonts w:hint="eastAsia" w:ascii="Times New Roman" w:hAnsi="Times New Roman" w:cs="Times New Roman"/>
            <w:lang w:val="en-US" w:eastAsia="zh-CN"/>
          </w:rPr>
          <w:t xml:space="preserve">it </w:t>
        </w:r>
      </w:ins>
      <w:ins w:id="2155" w:author="lv-xyr" w:date="2019-02-23T17:54:10Z">
        <w:r>
          <w:rPr>
            <w:rFonts w:hint="eastAsia" w:ascii="Times New Roman" w:hAnsi="Times New Roman" w:cs="Times New Roman"/>
            <w:lang w:val="en-US" w:eastAsia="zh-CN"/>
          </w:rPr>
          <w:t xml:space="preserve">is </w:t>
        </w:r>
      </w:ins>
      <w:ins w:id="2156" w:author="lv-xyr" w:date="2019-02-23T17:54:16Z">
        <w:r>
          <w:rPr>
            <w:rFonts w:ascii="Times New Roman" w:hAnsi="Times New Roman" w:cs="Times New Roman"/>
          </w:rPr>
          <w:t xml:space="preserve">calculated </w:t>
        </w:r>
      </w:ins>
      <w:ins w:id="2157" w:author="lv-xyr" w:date="2019-02-23T17:54:19Z">
        <w:r>
          <w:rPr>
            <w:rFonts w:hint="eastAsia" w:ascii="Times New Roman" w:hAnsi="Times New Roman" w:cs="Times New Roman"/>
            <w:lang w:val="en-US" w:eastAsia="zh-CN"/>
          </w:rPr>
          <w:t>t</w:t>
        </w:r>
      </w:ins>
      <w:ins w:id="2158" w:author="lv-xyr" w:date="2019-02-23T17:54:20Z">
        <w:r>
          <w:rPr>
            <w:rFonts w:hint="eastAsia" w:ascii="Times New Roman" w:hAnsi="Times New Roman" w:cs="Times New Roman"/>
            <w:lang w:val="en-US" w:eastAsia="zh-CN"/>
          </w:rPr>
          <w:t xml:space="preserve">hat </w:t>
        </w:r>
      </w:ins>
      <w:r>
        <w:rPr>
          <w:rFonts w:ascii="Times New Roman" w:hAnsi="Times New Roman" w:cs="Times New Roman"/>
        </w:rPr>
        <w:t>the number of aromatic carbons in</w:t>
      </w:r>
      <w:del w:id="2159" w:author="lv-xyr" w:date="2019-02-23T17:49:28Z">
        <w:r>
          <w:rPr>
            <w:rFonts w:ascii="Times New Roman" w:hAnsi="Times New Roman" w:cs="Times New Roman"/>
          </w:rPr>
          <w:delText xml:space="preserve"> the large</w:delText>
        </w:r>
      </w:del>
      <w:r>
        <w:rPr>
          <w:rFonts w:ascii="Times New Roman" w:hAnsi="Times New Roman" w:cs="Times New Roman"/>
        </w:rPr>
        <w:t xml:space="preserve"> </w:t>
      </w:r>
      <w:ins w:id="2160" w:author="lv-xyr" w:date="2019-02-23T17:49:31Z">
        <w:r>
          <w:rPr>
            <w:rFonts w:hint="eastAsia" w:ascii="Times New Roman" w:hAnsi="Times New Roman" w:cs="Times New Roman"/>
            <w:lang w:val="en-US" w:eastAsia="zh-CN"/>
          </w:rPr>
          <w:t>mac</w:t>
        </w:r>
      </w:ins>
      <w:ins w:id="2161" w:author="lv-xyr" w:date="2019-02-23T17:49:32Z">
        <w:r>
          <w:rPr>
            <w:rFonts w:hint="eastAsia" w:ascii="Times New Roman" w:hAnsi="Times New Roman" w:cs="Times New Roman"/>
            <w:lang w:val="en-US" w:eastAsia="zh-CN"/>
          </w:rPr>
          <w:t>ro</w:t>
        </w:r>
      </w:ins>
      <w:r>
        <w:rPr>
          <w:rFonts w:ascii="Times New Roman" w:hAnsi="Times New Roman" w:cs="Times New Roman"/>
        </w:rPr>
        <w:t xml:space="preserve">molecular structure model of </w:t>
      </w:r>
      <w:ins w:id="2162" w:author="lv-xyr" w:date="2019-02-23T17:49:39Z">
        <w:r>
          <w:rPr>
            <w:rFonts w:ascii="Times New Roman" w:hAnsi="Times New Roman" w:cs="Times New Roman"/>
          </w:rPr>
          <w:t xml:space="preserve">No. 2 </w:t>
        </w:r>
      </w:ins>
      <w:r>
        <w:rPr>
          <w:rFonts w:ascii="Times New Roman" w:hAnsi="Times New Roman" w:cs="Times New Roman"/>
        </w:rPr>
        <w:t xml:space="preserve">Dongqu </w:t>
      </w:r>
      <w:del w:id="2163" w:author="lv-xyr" w:date="2019-02-23T17:49:39Z">
        <w:r>
          <w:rPr>
            <w:rFonts w:ascii="Times New Roman" w:hAnsi="Times New Roman" w:cs="Times New Roman"/>
          </w:rPr>
          <w:delText xml:space="preserve">No. 2 </w:delText>
        </w:r>
      </w:del>
      <w:r>
        <w:rPr>
          <w:rFonts w:ascii="Times New Roman" w:hAnsi="Times New Roman" w:cs="Times New Roman"/>
        </w:rPr>
        <w:t>coal was</w:t>
      </w:r>
      <w:del w:id="2164" w:author="lv-xyr" w:date="2019-02-23T17:54:32Z">
        <w:r>
          <w:rPr>
            <w:rFonts w:ascii="Times New Roman" w:hAnsi="Times New Roman" w:cs="Times New Roman"/>
          </w:rPr>
          <w:delText xml:space="preserve"> calculated to be</w:delText>
        </w:r>
      </w:del>
      <w:r>
        <w:rPr>
          <w:rFonts w:ascii="Times New Roman" w:hAnsi="Times New Roman" w:cs="Times New Roman"/>
        </w:rPr>
        <w:t xml:space="preserve"> 117.</w:t>
      </w:r>
    </w:p>
    <w:p>
      <w:pPr>
        <w:ind w:firstLine="420" w:firstLineChars="200"/>
        <w:jc w:val="left"/>
        <w:rPr>
          <w:rFonts w:ascii="Times New Roman" w:hAnsi="Times New Roman" w:cs="Times New Roman"/>
          <w:szCs w:val="21"/>
        </w:rPr>
      </w:pPr>
    </w:p>
    <w:p>
      <w:pPr>
        <w:ind w:firstLine="420" w:firstLineChars="200"/>
        <w:jc w:val="left"/>
        <w:rPr>
          <w:rFonts w:ascii="Times New Roman" w:hAnsi="Times New Roman" w:eastAsia="宋体" w:cs="Times New Roman"/>
          <w:color w:val="000000"/>
          <w:kern w:val="0"/>
          <w:szCs w:val="21"/>
        </w:rPr>
      </w:pPr>
      <w:r>
        <w:rPr>
          <w:rFonts w:ascii="Times New Roman" w:hAnsi="Times New Roman" w:cs="Times New Roman"/>
          <w:szCs w:val="21"/>
        </w:rPr>
        <w:t>由芳香度的定义</w:t>
      </w:r>
      <w:r>
        <w:rPr>
          <w:rFonts w:hint="eastAsia" w:ascii="Times New Roman" w:hAnsi="Times New Roman" w:cs="Times New Roman"/>
          <w:szCs w:val="21"/>
        </w:rPr>
        <w:t>结合表2</w:t>
      </w:r>
      <w:r>
        <w:rPr>
          <w:rFonts w:ascii="Times New Roman" w:hAnsi="Times New Roman" w:cs="Times New Roman"/>
          <w:szCs w:val="21"/>
        </w:rPr>
        <w:t>计算得到所要构建的大分子模型的芳碳率为0.67，从而计算出东曲2号煤大分子结构模型中碳的个数为174，结合元素分析数据(表1)进行推导，Num(C:H:N:O)= (90.31 / 12):(4.66 / 1):(1.56 / 14):(2.91 / 16)。综上可得东曲2号煤大分子模型的分子式为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ctrlPr>
              <w:rPr>
                <w:rFonts w:ascii="Cambria Math" w:hAnsi="Cambria Math" w:cs="Times New Roman"/>
                <w:szCs w:val="21"/>
              </w:rPr>
            </m:ctrlPr>
          </m:e>
          <m:sub>
            <m:r>
              <m:rPr>
                <m:sty m:val="p"/>
              </m:rPr>
              <w:rPr>
                <w:rFonts w:ascii="Cambria Math" w:hAnsi="Cambria Math" w:cs="Times New Roman"/>
                <w:szCs w:val="21"/>
              </w:rPr>
              <m:t>174</m:t>
            </m:r>
            <m:ctrlPr>
              <w:rPr>
                <w:rFonts w:ascii="Cambria Math" w:hAnsi="Cambria Math" w:cs="Times New Roman"/>
                <w:szCs w:val="21"/>
              </w:rPr>
            </m:ctrlPr>
          </m:sub>
        </m:sSub>
        <m:sSub>
          <m:sSubPr>
            <m:ctrlPr>
              <w:rPr>
                <w:rFonts w:ascii="Cambria Math" w:hAnsi="Cambria Math" w:cs="Times New Roman"/>
                <w:szCs w:val="21"/>
              </w:rPr>
            </m:ctrlPr>
          </m:sSubPr>
          <m:e>
            <m:r>
              <m:rPr>
                <m:sty m:val="p"/>
              </m:rPr>
              <w:rPr>
                <w:rFonts w:ascii="Cambria Math" w:hAnsi="Cambria Math" w:cs="Times New Roman"/>
                <w:szCs w:val="21"/>
              </w:rPr>
              <m:t>H</m:t>
            </m:r>
            <m:ctrlPr>
              <w:rPr>
                <w:rFonts w:ascii="Cambria Math" w:hAnsi="Cambria Math" w:cs="Times New Roman"/>
                <w:szCs w:val="21"/>
              </w:rPr>
            </m:ctrlPr>
          </m:e>
          <m:sub>
            <m:r>
              <m:rPr>
                <m:sty m:val="p"/>
              </m:rPr>
              <w:rPr>
                <w:rFonts w:ascii="Cambria Math" w:hAnsi="Cambria Math" w:cs="Times New Roman"/>
                <w:szCs w:val="21"/>
              </w:rPr>
              <m:t>106</m:t>
            </m:r>
            <m:ctrlPr>
              <w:rPr>
                <w:rFonts w:ascii="Cambria Math" w:hAnsi="Cambria Math" w:cs="Times New Roman"/>
                <w:szCs w:val="21"/>
              </w:rPr>
            </m:ctrlP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Sub>
            <m:r>
              <m:rPr>
                <m:sty m:val="p"/>
              </m:rPr>
              <w:rPr>
                <w:rFonts w:ascii="Cambria Math" w:hAnsi="Cambria Math" w:cs="Times New Roman"/>
                <w:szCs w:val="21"/>
              </w:rPr>
              <m:t>O</m:t>
            </m:r>
            <m:ctrlPr>
              <w:rPr>
                <w:rFonts w:ascii="Cambria Math" w:hAnsi="Cambria Math" w:cs="Times New Roman"/>
                <w:szCs w:val="21"/>
              </w:rPr>
            </m:ctrlPr>
          </m:e>
          <m:sub>
            <m:r>
              <m:rPr>
                <m:sty m:val="p"/>
              </m:rPr>
              <w:rPr>
                <w:rFonts w:ascii="Cambria Math" w:hAnsi="Cambria Math" w:cs="Times New Roman"/>
                <w:szCs w:val="21"/>
              </w:rPr>
              <m:t>5</m:t>
            </m:r>
            <m:ctrlPr>
              <w:rPr>
                <w:rFonts w:ascii="Cambria Math" w:hAnsi="Cambria Math" w:cs="Times New Roman"/>
                <w:szCs w:val="21"/>
              </w:rPr>
            </m:ctrlPr>
          </m:sub>
        </m:sSub>
      </m:oMath>
      <w:r>
        <w:rPr>
          <w:rFonts w:ascii="Times New Roman" w:hAnsi="Times New Roman" w:cs="Times New Roman"/>
          <w:szCs w:val="21"/>
        </w:rPr>
        <w:t>。</w:t>
      </w:r>
    </w:p>
    <w:p>
      <w:pPr>
        <w:jc w:val="left"/>
        <w:rPr>
          <w:rFonts w:hint="eastAsia" w:ascii="Times New Roman" w:hAnsi="Times New Roman" w:cs="Times New Roman" w:eastAsiaTheme="minorEastAsia"/>
          <w:lang w:eastAsia="zh-CN"/>
        </w:rPr>
      </w:pPr>
      <w:ins w:id="2165" w:author="lv-xyr" w:date="2019-02-23T18:48:32Z">
        <w:r>
          <w:rPr>
            <w:rFonts w:hint="eastAsia" w:ascii="Times New Roman" w:hAnsi="Times New Roman" w:cs="Times New Roman"/>
            <w:lang w:val="en-US" w:eastAsia="zh-CN"/>
          </w:rPr>
          <w:t xml:space="preserve">By referring to </w:t>
        </w:r>
      </w:ins>
      <w:ins w:id="2166" w:author="lv-xyr" w:date="2019-02-23T18:48:32Z">
        <w:r>
          <w:rPr>
            <w:rFonts w:hint="eastAsia" w:ascii="Times New Roman" w:hAnsi="Times New Roman" w:cs="Times New Roman"/>
          </w:rPr>
          <w:t xml:space="preserve">Table 2, </w:t>
        </w:r>
      </w:ins>
      <w:ins w:id="2167" w:author="lv-xyr" w:date="2019-02-23T18:48:45Z">
        <w:r>
          <w:rPr>
            <w:rFonts w:hint="eastAsia" w:ascii="Times New Roman" w:hAnsi="Times New Roman" w:cs="Times New Roman"/>
            <w:lang w:val="en-US" w:eastAsia="zh-CN"/>
          </w:rPr>
          <w:t>auth</w:t>
        </w:r>
      </w:ins>
      <w:ins w:id="2168" w:author="lv-xyr" w:date="2019-02-23T18:48:46Z">
        <w:r>
          <w:rPr>
            <w:rFonts w:hint="eastAsia" w:ascii="Times New Roman" w:hAnsi="Times New Roman" w:cs="Times New Roman"/>
            <w:lang w:val="en-US" w:eastAsia="zh-CN"/>
          </w:rPr>
          <w:t>ors</w:t>
        </w:r>
      </w:ins>
      <w:ins w:id="2169" w:author="lv-xyr" w:date="2019-02-23T18:51:18Z">
        <w:r>
          <w:rPr>
            <w:rFonts w:hint="eastAsia" w:ascii="Times New Roman" w:hAnsi="Times New Roman" w:cs="Times New Roman"/>
            <w:lang w:val="en-US" w:eastAsia="zh-CN"/>
          </w:rPr>
          <w:t>,</w:t>
        </w:r>
      </w:ins>
      <w:ins w:id="2170" w:author="lv-xyr" w:date="2019-02-23T18:48:47Z">
        <w:r>
          <w:rPr>
            <w:rFonts w:hint="eastAsia" w:ascii="Times New Roman" w:hAnsi="Times New Roman" w:cs="Times New Roman"/>
            <w:lang w:val="en-US" w:eastAsia="zh-CN"/>
          </w:rPr>
          <w:t xml:space="preserve"> </w:t>
        </w:r>
      </w:ins>
      <w:ins w:id="2171" w:author="lv-xyr" w:date="2019-02-23T18:51:16Z">
        <w:r>
          <w:rPr>
            <w:rFonts w:hint="eastAsia" w:ascii="Times New Roman" w:hAnsi="Times New Roman" w:cs="Times New Roman"/>
            <w:lang w:val="en-US" w:eastAsia="zh-CN"/>
          </w:rPr>
          <w:t>based on</w:t>
        </w:r>
      </w:ins>
      <w:ins w:id="2172" w:author="lv-xyr" w:date="2019-02-23T18:51:16Z">
        <w:r>
          <w:rPr>
            <w:rFonts w:hint="eastAsia" w:ascii="Times New Roman" w:hAnsi="Times New Roman" w:cs="Times New Roman"/>
          </w:rPr>
          <w:t xml:space="preserve"> the definition of aromaticity, </w:t>
        </w:r>
      </w:ins>
      <w:ins w:id="2173" w:author="lv-xyr" w:date="2019-02-23T18:48:59Z">
        <w:r>
          <w:rPr>
            <w:rFonts w:hint="eastAsia" w:ascii="Times New Roman" w:hAnsi="Times New Roman" w:cs="Times New Roman"/>
            <w:lang w:val="en-US" w:eastAsia="zh-CN"/>
          </w:rPr>
          <w:t>ca</w:t>
        </w:r>
      </w:ins>
      <w:ins w:id="2174" w:author="lv-xyr" w:date="2019-02-23T18:49:00Z">
        <w:r>
          <w:rPr>
            <w:rFonts w:hint="eastAsia" w:ascii="Times New Roman" w:hAnsi="Times New Roman" w:cs="Times New Roman"/>
            <w:lang w:val="en-US" w:eastAsia="zh-CN"/>
          </w:rPr>
          <w:t>lcu</w:t>
        </w:r>
      </w:ins>
      <w:ins w:id="2175" w:author="lv-xyr" w:date="2019-02-23T18:49:02Z">
        <w:r>
          <w:rPr>
            <w:rFonts w:hint="eastAsia" w:ascii="Times New Roman" w:hAnsi="Times New Roman" w:cs="Times New Roman"/>
            <w:lang w:val="en-US" w:eastAsia="zh-CN"/>
          </w:rPr>
          <w:t>lat</w:t>
        </w:r>
      </w:ins>
      <w:ins w:id="2176" w:author="lv-xyr" w:date="2019-02-23T18:49:03Z">
        <w:r>
          <w:rPr>
            <w:rFonts w:hint="eastAsia" w:ascii="Times New Roman" w:hAnsi="Times New Roman" w:cs="Times New Roman"/>
            <w:lang w:val="en-US" w:eastAsia="zh-CN"/>
          </w:rPr>
          <w:t>ed</w:t>
        </w:r>
      </w:ins>
      <w:ins w:id="2177" w:author="lv-xyr" w:date="2019-02-23T18:49:41Z">
        <w:r>
          <w:rPr>
            <w:rFonts w:hint="eastAsia" w:ascii="Times New Roman" w:hAnsi="Times New Roman" w:cs="Times New Roman"/>
          </w:rPr>
          <w:t xml:space="preserve"> the aromatic carbon ratio of macromolecular model to be constructed</w:t>
        </w:r>
      </w:ins>
      <w:ins w:id="2178" w:author="lv-xyr" w:date="2019-02-23T18:51:05Z">
        <w:r>
          <w:rPr>
            <w:rFonts w:hint="eastAsia" w:ascii="Times New Roman" w:hAnsi="Times New Roman" w:cs="Times New Roman"/>
            <w:lang w:val="en-US" w:eastAsia="zh-CN"/>
          </w:rPr>
          <w:t>:</w:t>
        </w:r>
      </w:ins>
      <w:ins w:id="2179" w:author="lv-xyr" w:date="2019-02-23T18:50:53Z">
        <w:r>
          <w:rPr>
            <w:rFonts w:hint="eastAsia" w:ascii="Times New Roman" w:hAnsi="Times New Roman" w:cs="Times New Roman"/>
            <w:lang w:val="en-US" w:eastAsia="zh-CN"/>
          </w:rPr>
          <w:t xml:space="preserve"> </w:t>
        </w:r>
      </w:ins>
      <w:ins w:id="2180" w:author="lv-xyr" w:date="2019-02-23T18:50:53Z">
        <w:r>
          <w:rPr>
            <w:rFonts w:hint="eastAsia" w:ascii="Times New Roman" w:hAnsi="Times New Roman" w:cs="Times New Roman"/>
          </w:rPr>
          <w:t>0.67</w:t>
        </w:r>
      </w:ins>
      <w:ins w:id="2181" w:author="lv-xyr" w:date="2019-02-23T18:49:04Z">
        <w:r>
          <w:rPr>
            <w:rFonts w:hint="eastAsia" w:ascii="Times New Roman" w:hAnsi="Times New Roman" w:cs="Times New Roman"/>
            <w:lang w:val="en-US" w:eastAsia="zh-CN"/>
          </w:rPr>
          <w:t xml:space="preserve"> </w:t>
        </w:r>
      </w:ins>
      <w:del w:id="2182" w:author="lv-xyr" w:date="2019-02-23T18:51:16Z">
        <w:r>
          <w:rPr>
            <w:rFonts w:hint="eastAsia" w:ascii="Times New Roman" w:hAnsi="Times New Roman" w:cs="Times New Roman"/>
            <w:lang w:val="en-US"/>
          </w:rPr>
          <w:delText>From</w:delText>
        </w:r>
      </w:del>
      <w:del w:id="2183" w:author="lv-xyr" w:date="2019-02-23T18:51:16Z">
        <w:r>
          <w:rPr>
            <w:rFonts w:hint="eastAsia" w:ascii="Times New Roman" w:hAnsi="Times New Roman" w:cs="Times New Roman"/>
          </w:rPr>
          <w:delText xml:space="preserve"> the definition of aromaticity </w:delText>
        </w:r>
      </w:del>
      <w:del w:id="2184" w:author="lv-xyr" w:date="2019-02-23T18:51:16Z">
        <w:r>
          <w:rPr>
            <w:rFonts w:hint="eastAsia" w:ascii="Times New Roman" w:hAnsi="Times New Roman" w:cs="Times New Roman"/>
            <w:lang w:val="en-US"/>
          </w:rPr>
          <w:delText xml:space="preserve">combined with </w:delText>
        </w:r>
      </w:del>
      <w:del w:id="2185" w:author="lv-xyr" w:date="2019-02-23T18:51:16Z">
        <w:r>
          <w:rPr>
            <w:rFonts w:hint="eastAsia" w:ascii="Times New Roman" w:hAnsi="Times New Roman" w:cs="Times New Roman"/>
          </w:rPr>
          <w:delText xml:space="preserve">Table 2, the aromatic carbon ratio of the macromolecular model to be constructed is calculated to be 0.67, </w:delText>
        </w:r>
      </w:del>
      <w:r>
        <w:rPr>
          <w:rFonts w:hint="eastAsia" w:ascii="Times New Roman" w:hAnsi="Times New Roman" w:cs="Times New Roman"/>
        </w:rPr>
        <w:t xml:space="preserve">and </w:t>
      </w:r>
      <w:ins w:id="2186" w:author="lv-xyr" w:date="2019-02-23T18:51:30Z">
        <w:r>
          <w:rPr>
            <w:rFonts w:hint="eastAsia" w:ascii="Times New Roman" w:hAnsi="Times New Roman" w:cs="Times New Roman"/>
            <w:lang w:val="en-US" w:eastAsia="zh-CN"/>
          </w:rPr>
          <w:t>t</w:t>
        </w:r>
      </w:ins>
      <w:ins w:id="2187" w:author="lv-xyr" w:date="2019-02-23T18:51:31Z">
        <w:r>
          <w:rPr>
            <w:rFonts w:hint="eastAsia" w:ascii="Times New Roman" w:hAnsi="Times New Roman" w:cs="Times New Roman"/>
            <w:lang w:val="en-US" w:eastAsia="zh-CN"/>
          </w:rPr>
          <w:t xml:space="preserve">hus </w:t>
        </w:r>
      </w:ins>
      <w:ins w:id="2188" w:author="lv-xyr" w:date="2019-02-23T18:51:53Z">
        <w:r>
          <w:rPr>
            <w:rFonts w:hint="eastAsia" w:ascii="Times New Roman" w:hAnsi="Times New Roman" w:cs="Times New Roman"/>
            <w:lang w:val="en-US" w:eastAsia="zh-CN"/>
          </w:rPr>
          <w:t>wor</w:t>
        </w:r>
      </w:ins>
      <w:ins w:id="2189" w:author="lv-xyr" w:date="2019-02-23T18:51:54Z">
        <w:r>
          <w:rPr>
            <w:rFonts w:hint="eastAsia" w:ascii="Times New Roman" w:hAnsi="Times New Roman" w:cs="Times New Roman"/>
            <w:lang w:val="en-US" w:eastAsia="zh-CN"/>
          </w:rPr>
          <w:t>ked ou</w:t>
        </w:r>
      </w:ins>
      <w:ins w:id="2190" w:author="lv-xyr" w:date="2019-02-23T18:51:55Z">
        <w:r>
          <w:rPr>
            <w:rFonts w:hint="eastAsia" w:ascii="Times New Roman" w:hAnsi="Times New Roman" w:cs="Times New Roman"/>
            <w:lang w:val="en-US" w:eastAsia="zh-CN"/>
          </w:rPr>
          <w:t xml:space="preserve">t </w:t>
        </w:r>
      </w:ins>
      <w:r>
        <w:rPr>
          <w:rFonts w:hint="eastAsia" w:ascii="Times New Roman" w:hAnsi="Times New Roman" w:cs="Times New Roman"/>
        </w:rPr>
        <w:t xml:space="preserve">the number of carbon in </w:t>
      </w:r>
      <w:del w:id="2191" w:author="lv-xyr" w:date="2019-02-23T18:52:07Z">
        <w:r>
          <w:rPr>
            <w:rFonts w:hint="eastAsia" w:ascii="Times New Roman" w:hAnsi="Times New Roman" w:cs="Times New Roman"/>
          </w:rPr>
          <w:delText xml:space="preserve">the </w:delText>
        </w:r>
      </w:del>
      <w:r>
        <w:rPr>
          <w:rFonts w:hint="eastAsia" w:ascii="Times New Roman" w:hAnsi="Times New Roman" w:cs="Times New Roman"/>
        </w:rPr>
        <w:t xml:space="preserve">macromolecular structure model of </w:t>
      </w:r>
      <w:ins w:id="2192" w:author="lv-xyr" w:date="2019-02-23T18:52:17Z">
        <w:r>
          <w:rPr>
            <w:rFonts w:hint="eastAsia" w:ascii="Times New Roman" w:hAnsi="Times New Roman" w:cs="Times New Roman"/>
          </w:rPr>
          <w:t xml:space="preserve">No. 2 </w:t>
        </w:r>
      </w:ins>
      <w:r>
        <w:rPr>
          <w:rFonts w:hint="eastAsia" w:ascii="Times New Roman" w:hAnsi="Times New Roman" w:cs="Times New Roman"/>
        </w:rPr>
        <w:t xml:space="preserve">Dongqu </w:t>
      </w:r>
      <w:del w:id="2193" w:author="lv-xyr" w:date="2019-02-23T18:52:17Z">
        <w:r>
          <w:rPr>
            <w:rFonts w:hint="eastAsia" w:ascii="Times New Roman" w:hAnsi="Times New Roman" w:cs="Times New Roman"/>
          </w:rPr>
          <w:delText xml:space="preserve">No. 2 </w:delText>
        </w:r>
      </w:del>
      <w:r>
        <w:rPr>
          <w:rFonts w:hint="eastAsia" w:ascii="Times New Roman" w:hAnsi="Times New Roman" w:cs="Times New Roman"/>
        </w:rPr>
        <w:t xml:space="preserve">coal </w:t>
      </w:r>
      <w:del w:id="2194" w:author="lv-xyr" w:date="2019-02-23T18:52:36Z">
        <w:r>
          <w:rPr>
            <w:rFonts w:hint="eastAsia" w:ascii="Times New Roman" w:hAnsi="Times New Roman" w:cs="Times New Roman"/>
            <w:lang w:val="en-US"/>
          </w:rPr>
          <w:delText>i</w:delText>
        </w:r>
      </w:del>
      <w:ins w:id="2195" w:author="lv-xyr" w:date="2019-02-23T18:52:36Z">
        <w:r>
          <w:rPr>
            <w:rFonts w:hint="eastAsia" w:ascii="Times New Roman" w:hAnsi="Times New Roman" w:cs="Times New Roman"/>
            <w:lang w:val="en-US" w:eastAsia="zh-CN"/>
          </w:rPr>
          <w:t>wa</w:t>
        </w:r>
      </w:ins>
      <w:r>
        <w:rPr>
          <w:rFonts w:hint="eastAsia" w:ascii="Times New Roman" w:hAnsi="Times New Roman" w:cs="Times New Roman"/>
        </w:rPr>
        <w:t xml:space="preserve">s </w:t>
      </w:r>
      <w:del w:id="2196" w:author="lv-xyr" w:date="2019-02-23T18:52:41Z">
        <w:r>
          <w:rPr>
            <w:rFonts w:hint="eastAsia" w:ascii="Times New Roman" w:hAnsi="Times New Roman" w:cs="Times New Roman"/>
          </w:rPr>
          <w:delText xml:space="preserve">calculated to be </w:delText>
        </w:r>
      </w:del>
      <w:r>
        <w:rPr>
          <w:rFonts w:hint="eastAsia" w:ascii="Times New Roman" w:hAnsi="Times New Roman" w:cs="Times New Roman"/>
        </w:rPr>
        <w:t>174</w:t>
      </w:r>
      <w:del w:id="2197" w:author="lv-xyr" w:date="2019-02-23T18:52:51Z">
        <w:r>
          <w:rPr>
            <w:rFonts w:hint="eastAsia" w:ascii="Times New Roman" w:hAnsi="Times New Roman" w:cs="Times New Roman"/>
            <w:lang w:val="en-US"/>
          </w:rPr>
          <w:delText>,</w:delText>
        </w:r>
      </w:del>
      <w:ins w:id="2198" w:author="lv-xyr" w:date="2019-02-23T18:52:51Z">
        <w:r>
          <w:rPr>
            <w:rFonts w:hint="eastAsia" w:ascii="Times New Roman" w:hAnsi="Times New Roman" w:cs="Times New Roman"/>
            <w:lang w:val="en-US" w:eastAsia="zh-CN"/>
          </w:rPr>
          <w:t>.</w:t>
        </w:r>
      </w:ins>
      <w:del w:id="2199" w:author="lv-xyr" w:date="2019-02-23T18:56:26Z">
        <w:r>
          <w:rPr>
            <w:rFonts w:hint="eastAsia" w:ascii="Times New Roman" w:hAnsi="Times New Roman" w:cs="Times New Roman"/>
            <w:lang w:val="en-US"/>
          </w:rPr>
          <w:delText xml:space="preserve"> and</w:delText>
        </w:r>
      </w:del>
      <w:ins w:id="2200" w:author="lv-xyr" w:date="2019-02-23T18:56:26Z">
        <w:r>
          <w:rPr>
            <w:rFonts w:hint="eastAsia" w:ascii="Times New Roman" w:hAnsi="Times New Roman" w:cs="Times New Roman"/>
            <w:lang w:val="en-US" w:eastAsia="zh-CN"/>
          </w:rPr>
          <w:t>T</w:t>
        </w:r>
      </w:ins>
      <w:ins w:id="2201" w:author="lv-xyr" w:date="2019-02-23T18:56:28Z">
        <w:r>
          <w:rPr>
            <w:rFonts w:hint="eastAsia" w:ascii="Times New Roman" w:hAnsi="Times New Roman" w:cs="Times New Roman"/>
            <w:lang w:val="en-US" w:eastAsia="zh-CN"/>
          </w:rPr>
          <w:t>hen</w:t>
        </w:r>
      </w:ins>
      <w:ins w:id="2202" w:author="lv-xyr" w:date="2019-02-23T18:56:29Z">
        <w:r>
          <w:rPr>
            <w:rFonts w:hint="eastAsia" w:ascii="Times New Roman" w:hAnsi="Times New Roman" w:cs="Times New Roman"/>
            <w:lang w:val="en-US" w:eastAsia="zh-CN"/>
          </w:rPr>
          <w:t>,</w:t>
        </w:r>
      </w:ins>
      <w:ins w:id="2203" w:author="lv-xyr" w:date="2019-02-23T18:56:31Z">
        <w:r>
          <w:rPr>
            <w:rFonts w:hint="eastAsia" w:ascii="Times New Roman" w:hAnsi="Times New Roman" w:cs="Times New Roman"/>
            <w:lang w:val="en-US" w:eastAsia="zh-CN"/>
          </w:rPr>
          <w:t xml:space="preserve"> </w:t>
        </w:r>
      </w:ins>
      <w:ins w:id="2204" w:author="lv-xyr" w:date="2019-02-23T18:56:43Z">
        <w:r>
          <w:rPr>
            <w:rFonts w:hint="eastAsia" w:ascii="Times New Roman" w:hAnsi="Times New Roman" w:cs="Times New Roman"/>
            <w:lang w:val="en-US" w:eastAsia="zh-CN"/>
          </w:rPr>
          <w:t>it i</w:t>
        </w:r>
      </w:ins>
      <w:ins w:id="2205" w:author="lv-xyr" w:date="2019-02-23T18:56:44Z">
        <w:r>
          <w:rPr>
            <w:rFonts w:hint="eastAsia" w:ascii="Times New Roman" w:hAnsi="Times New Roman" w:cs="Times New Roman"/>
            <w:lang w:val="en-US" w:eastAsia="zh-CN"/>
          </w:rPr>
          <w:t>s</w:t>
        </w:r>
      </w:ins>
      <w:r>
        <w:rPr>
          <w:rFonts w:hint="eastAsia" w:ascii="Times New Roman" w:hAnsi="Times New Roman" w:cs="Times New Roman"/>
        </w:rPr>
        <w:t xml:space="preserve"> </w:t>
      </w:r>
      <w:ins w:id="2206" w:author="lv-xyr" w:date="2019-02-23T19:00:46Z">
        <w:r>
          <w:rPr>
            <w:rFonts w:hint="eastAsia" w:ascii="Times New Roman" w:hAnsi="Times New Roman" w:cs="Times New Roman"/>
            <w:lang w:val="en-US" w:eastAsia="zh-CN"/>
          </w:rPr>
          <w:t>de</w:t>
        </w:r>
      </w:ins>
      <w:ins w:id="2207" w:author="lv-xyr" w:date="2019-02-23T19:00:47Z">
        <w:r>
          <w:rPr>
            <w:rFonts w:hint="eastAsia" w:ascii="Times New Roman" w:hAnsi="Times New Roman" w:cs="Times New Roman"/>
            <w:lang w:val="en-US" w:eastAsia="zh-CN"/>
          </w:rPr>
          <w:t>duced</w:t>
        </w:r>
      </w:ins>
      <w:ins w:id="2208" w:author="lv-xyr" w:date="2019-02-23T19:00:48Z">
        <w:r>
          <w:rPr>
            <w:rFonts w:hint="eastAsia" w:ascii="Times New Roman" w:hAnsi="Times New Roman" w:cs="Times New Roman"/>
            <w:lang w:val="en-US" w:eastAsia="zh-CN"/>
          </w:rPr>
          <w:t xml:space="preserve"> </w:t>
        </w:r>
      </w:ins>
      <w:ins w:id="2209" w:author="lv-xyr" w:date="2019-02-23T19:00:49Z">
        <w:r>
          <w:rPr>
            <w:rFonts w:hint="eastAsia" w:ascii="Times New Roman" w:hAnsi="Times New Roman" w:cs="Times New Roman"/>
            <w:lang w:val="en-US" w:eastAsia="zh-CN"/>
          </w:rPr>
          <w:t>tha</w:t>
        </w:r>
      </w:ins>
      <w:ins w:id="2210" w:author="lv-xyr" w:date="2019-02-23T19:00:50Z">
        <w:r>
          <w:rPr>
            <w:rFonts w:hint="eastAsia" w:ascii="Times New Roman" w:hAnsi="Times New Roman" w:cs="Times New Roman"/>
            <w:lang w:val="en-US" w:eastAsia="zh-CN"/>
          </w:rPr>
          <w:t>t</w:t>
        </w:r>
      </w:ins>
      <w:ins w:id="2211" w:author="lv-xyr" w:date="2019-02-23T19:00:51Z">
        <w:r>
          <w:rPr>
            <w:rFonts w:hint="eastAsia" w:ascii="Times New Roman" w:hAnsi="Times New Roman" w:cs="Times New Roman"/>
            <w:lang w:val="en-US" w:eastAsia="zh-CN"/>
          </w:rPr>
          <w:t xml:space="preserve"> </w:t>
        </w:r>
      </w:ins>
      <w:ins w:id="2212" w:author="lv-xyr" w:date="2019-02-23T19:01:00Z">
        <w:r>
          <w:rPr>
            <w:rFonts w:hint="eastAsia" w:ascii="Times New Roman" w:hAnsi="Times New Roman" w:cs="Times New Roman"/>
          </w:rPr>
          <w:t>Num(C:H:N:O)= (90.31 / 12): (4.66 / 1): (1.56 / 14): (2.91 / 16)</w:t>
        </w:r>
      </w:ins>
      <w:ins w:id="2213" w:author="lv-xyr" w:date="2019-02-23T19:01:07Z">
        <w:r>
          <w:rPr>
            <w:rFonts w:hint="eastAsia" w:ascii="Times New Roman" w:hAnsi="Times New Roman" w:cs="Times New Roman"/>
            <w:lang w:val="en-US" w:eastAsia="zh-CN"/>
          </w:rPr>
          <w:t xml:space="preserve"> </w:t>
        </w:r>
      </w:ins>
      <w:del w:id="2214" w:author="lv-xyr" w:date="2019-02-23T19:01:44Z">
        <w:r>
          <w:rPr>
            <w:rFonts w:hint="eastAsia" w:ascii="Times New Roman" w:hAnsi="Times New Roman" w:cs="Times New Roman"/>
            <w:lang w:val="en-US"/>
          </w:rPr>
          <w:delText>the combined</w:delText>
        </w:r>
      </w:del>
      <w:ins w:id="2215" w:author="lv-xyr" w:date="2019-02-23T19:01:44Z">
        <w:r>
          <w:rPr>
            <w:rFonts w:hint="eastAsia" w:ascii="Times New Roman" w:hAnsi="Times New Roman" w:cs="Times New Roman"/>
            <w:lang w:val="en-US" w:eastAsia="zh-CN"/>
          </w:rPr>
          <w:t>o</w:t>
        </w:r>
      </w:ins>
      <w:ins w:id="2216" w:author="lv-xyr" w:date="2019-02-23T19:01:45Z">
        <w:r>
          <w:rPr>
            <w:rFonts w:hint="eastAsia" w:ascii="Times New Roman" w:hAnsi="Times New Roman" w:cs="Times New Roman"/>
            <w:lang w:val="en-US" w:eastAsia="zh-CN"/>
          </w:rPr>
          <w:t>n t</w:t>
        </w:r>
      </w:ins>
      <w:ins w:id="2217" w:author="lv-xyr" w:date="2019-02-23T19:01:48Z">
        <w:r>
          <w:rPr>
            <w:rFonts w:hint="eastAsia" w:ascii="Times New Roman" w:hAnsi="Times New Roman" w:cs="Times New Roman"/>
            <w:lang w:val="en-US" w:eastAsia="zh-CN"/>
          </w:rPr>
          <w:t>he ba</w:t>
        </w:r>
      </w:ins>
      <w:ins w:id="2218" w:author="lv-xyr" w:date="2019-02-23T19:01:49Z">
        <w:r>
          <w:rPr>
            <w:rFonts w:hint="eastAsia" w:ascii="Times New Roman" w:hAnsi="Times New Roman" w:cs="Times New Roman"/>
            <w:lang w:val="en-US" w:eastAsia="zh-CN"/>
          </w:rPr>
          <w:t>se</w:t>
        </w:r>
      </w:ins>
      <w:ins w:id="2219" w:author="lv-xyr" w:date="2019-02-23T19:01:51Z">
        <w:r>
          <w:rPr>
            <w:rFonts w:hint="eastAsia" w:ascii="Times New Roman" w:hAnsi="Times New Roman" w:cs="Times New Roman"/>
            <w:lang w:val="en-US" w:eastAsia="zh-CN"/>
          </w:rPr>
          <w:t xml:space="preserve"> of</w:t>
        </w:r>
      </w:ins>
      <w:r>
        <w:rPr>
          <w:rFonts w:hint="eastAsia" w:ascii="Times New Roman" w:hAnsi="Times New Roman" w:cs="Times New Roman"/>
        </w:rPr>
        <w:t xml:space="preserve"> </w:t>
      </w:r>
      <w:del w:id="2220" w:author="lv-xyr" w:date="2019-02-23T18:59:50Z">
        <w:r>
          <w:rPr>
            <w:rFonts w:hint="eastAsia" w:ascii="Times New Roman" w:hAnsi="Times New Roman" w:cs="Times New Roman"/>
            <w:lang w:val="en-US"/>
          </w:rPr>
          <w:delText>elemental</w:delText>
        </w:r>
      </w:del>
      <w:ins w:id="2221" w:author="lv-xyr" w:date="2019-02-23T18:59:50Z">
        <w:r>
          <w:rPr>
            <w:rFonts w:hint="eastAsia" w:ascii="Times New Roman" w:hAnsi="Times New Roman" w:cs="Times New Roman"/>
            <w:lang w:val="en-US" w:eastAsia="zh-CN"/>
          </w:rPr>
          <w:t>u</w:t>
        </w:r>
      </w:ins>
      <w:ins w:id="2222" w:author="lv-xyr" w:date="2019-02-23T18:59:51Z">
        <w:r>
          <w:rPr>
            <w:rFonts w:hint="eastAsia" w:ascii="Times New Roman" w:hAnsi="Times New Roman" w:cs="Times New Roman"/>
            <w:lang w:val="en-US" w:eastAsia="zh-CN"/>
          </w:rPr>
          <w:t>lt</w:t>
        </w:r>
      </w:ins>
      <w:ins w:id="2223" w:author="lv-xyr" w:date="2019-02-23T18:59:52Z">
        <w:r>
          <w:rPr>
            <w:rFonts w:hint="eastAsia" w:ascii="Times New Roman" w:hAnsi="Times New Roman" w:cs="Times New Roman"/>
            <w:lang w:val="en-US" w:eastAsia="zh-CN"/>
          </w:rPr>
          <w:t>imate</w:t>
        </w:r>
      </w:ins>
      <w:r>
        <w:rPr>
          <w:rFonts w:hint="eastAsia" w:ascii="Times New Roman" w:hAnsi="Times New Roman" w:cs="Times New Roman"/>
        </w:rPr>
        <w:t xml:space="preserve"> analysis data (Table 1) )</w:t>
      </w:r>
      <w:del w:id="2224" w:author="lv-xyr" w:date="2019-02-23T19:02:00Z">
        <w:r>
          <w:rPr>
            <w:rFonts w:hint="eastAsia" w:ascii="Times New Roman" w:hAnsi="Times New Roman" w:cs="Times New Roman"/>
          </w:rPr>
          <w:delText xml:space="preserve"> </w:delText>
        </w:r>
      </w:del>
      <w:del w:id="2225" w:author="lv-xyr" w:date="2019-02-23T19:01:59Z">
        <w:r>
          <w:rPr>
            <w:rFonts w:hint="eastAsia" w:ascii="Times New Roman" w:hAnsi="Times New Roman" w:cs="Times New Roman"/>
          </w:rPr>
          <w:delText xml:space="preserve">Derivation, </w:delText>
        </w:r>
      </w:del>
      <w:del w:id="2226" w:author="lv-xyr" w:date="2019-02-23T19:01:00Z">
        <w:r>
          <w:rPr>
            <w:rFonts w:hint="eastAsia" w:ascii="Times New Roman" w:hAnsi="Times New Roman" w:cs="Times New Roman"/>
          </w:rPr>
          <w:delText>Num(C:H:N:O)= (90.31 / 12): (4.66 / 1): (1.56 / 14): (2.91 / 16)</w:delText>
        </w:r>
      </w:del>
      <w:r>
        <w:rPr>
          <w:rFonts w:hint="eastAsia" w:ascii="Times New Roman" w:hAnsi="Times New Roman" w:cs="Times New Roman"/>
        </w:rPr>
        <w:t xml:space="preserve">. In summary, the molecular formula of </w:t>
      </w:r>
      <w:del w:id="2227" w:author="lv-xyr" w:date="2019-02-23T19:03:27Z">
        <w:r>
          <w:rPr>
            <w:rFonts w:hint="eastAsia" w:ascii="Times New Roman" w:hAnsi="Times New Roman" w:cs="Times New Roman"/>
          </w:rPr>
          <w:delText xml:space="preserve">the </w:delText>
        </w:r>
      </w:del>
      <w:ins w:id="2228" w:author="lv-xyr" w:date="2019-02-23T19:03:16Z">
        <w:r>
          <w:rPr>
            <w:rFonts w:hint="eastAsia" w:ascii="Times New Roman" w:hAnsi="Times New Roman" w:cs="Times New Roman"/>
          </w:rPr>
          <w:t>No. 2</w:t>
        </w:r>
      </w:ins>
      <w:ins w:id="2229" w:author="lv-xyr" w:date="2019-02-23T19:03:20Z">
        <w:r>
          <w:rPr>
            <w:rFonts w:hint="eastAsia" w:ascii="Times New Roman" w:hAnsi="Times New Roman" w:cs="Times New Roman"/>
          </w:rPr>
          <w:t xml:space="preserve"> </w:t>
        </w:r>
      </w:ins>
      <w:r>
        <w:rPr>
          <w:rFonts w:hint="eastAsia" w:ascii="Times New Roman" w:hAnsi="Times New Roman" w:cs="Times New Roman"/>
        </w:rPr>
        <w:t>Dongqu</w:t>
      </w:r>
      <w:del w:id="2230" w:author="lv-xyr" w:date="2019-02-23T19:03:20Z">
        <w:r>
          <w:rPr>
            <w:rFonts w:hint="eastAsia" w:ascii="Times New Roman" w:hAnsi="Times New Roman" w:cs="Times New Roman"/>
          </w:rPr>
          <w:delText xml:space="preserve"> </w:delText>
        </w:r>
      </w:del>
      <w:del w:id="2231" w:author="lv-xyr" w:date="2019-02-23T19:03:16Z">
        <w:r>
          <w:rPr>
            <w:rFonts w:hint="eastAsia" w:ascii="Times New Roman" w:hAnsi="Times New Roman" w:cs="Times New Roman"/>
          </w:rPr>
          <w:delText>No. 2</w:delText>
        </w:r>
      </w:del>
      <w:r>
        <w:rPr>
          <w:rFonts w:hint="eastAsia" w:ascii="Times New Roman" w:hAnsi="Times New Roman" w:cs="Times New Roman"/>
        </w:rPr>
        <w:t xml:space="preserve"> coal macromolecular model is</w:t>
      </w:r>
      <w:ins w:id="2232" w:author="lv-xyr" w:date="2019-02-23T19:03:43Z">
        <w:r>
          <w:rPr>
            <w:rFonts w:hint="eastAsia" w:ascii="Times New Roman" w:hAnsi="Times New Roman" w:cs="Times New Roman"/>
            <w:lang w:val="en-US" w:eastAsia="zh-CN"/>
          </w:rPr>
          <w:t xml:space="preserve"> </w:t>
        </w:r>
      </w:ins>
      <m:oMath>
        <m:sSub>
          <m:sSubPr>
            <m:ctrlPr>
              <w:rPr>
                <w:rFonts w:ascii="Cambria Math" w:hAnsi="Cambria Math" w:cs="Times New Roman"/>
              </w:rPr>
            </m:ctrlPr>
          </m:sSubPr>
          <m:e>
            <m:r>
              <m:rPr>
                <m:sty m:val="p"/>
              </m:rP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174</m:t>
            </m:r>
            <m:ctrlPr>
              <w:rPr>
                <w:rFonts w:ascii="Cambria Math" w:hAnsi="Cambria Math" w:cs="Times New Roman"/>
              </w:rPr>
            </m:ctrlPr>
          </m:sub>
        </m:sSub>
        <m:sSub>
          <m:sSubPr>
            <m:ctrlPr>
              <w:rPr>
                <w:rFonts w:ascii="Cambria Math" w:hAnsi="Cambria Math" w:cs="Times New Roman"/>
              </w:rPr>
            </m:ctrlPr>
          </m:sSubPr>
          <m:e>
            <m:r>
              <m:rPr>
                <m:sty m:val="p"/>
              </m:rPr>
              <w:rPr>
                <w:rFonts w:ascii="Cambria Math" w:hAnsi="Cambria Math" w:cs="Times New Roman"/>
              </w:rPr>
              <m:t>H</m:t>
            </m:r>
            <m:ctrlPr>
              <w:rPr>
                <w:rFonts w:ascii="Cambria Math" w:hAnsi="Cambria Math" w:cs="Times New Roman"/>
              </w:rPr>
            </m:ctrlPr>
          </m:e>
          <m:sub>
            <m:r>
              <m:rPr>
                <m:sty m:val="p"/>
              </m:rPr>
              <w:rPr>
                <w:rFonts w:ascii="Cambria Math" w:hAnsi="Cambria Math" w:cs="Times New Roman"/>
              </w:rPr>
              <m:t>106</m:t>
            </m:r>
            <m:ctrlPr>
              <w:rPr>
                <w:rFonts w:ascii="Cambria Math" w:hAnsi="Cambria Math" w:cs="Times New Roman"/>
              </w:rPr>
            </m:ctrlP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O</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oMath>
      <w:del w:id="2233" w:author="lv-xyr" w:date="2019-02-23T19:03:47Z">
        <w:r>
          <w:rPr>
            <w:rFonts w:ascii="Times New Roman" w:hAnsi="Times New Roman" w:cs="Times New Roman"/>
            <w:lang w:val="en-US"/>
          </w:rPr>
          <w:delText>。</w:delText>
        </w:r>
      </w:del>
      <w:ins w:id="2234" w:author="lv-xyr" w:date="2019-02-23T19:03:47Z">
        <w:r>
          <w:rPr>
            <w:rFonts w:hint="eastAsia" w:ascii="Times New Roman" w:hAnsi="Times New Roman" w:cs="Times New Roman"/>
            <w:lang w:val="en-US" w:eastAsia="zh-CN"/>
          </w:rPr>
          <w:t>.</w:t>
        </w:r>
      </w:ins>
    </w:p>
    <w:p>
      <w:pPr>
        <w:jc w:val="left"/>
        <w:rPr>
          <w:rFonts w:ascii="Times New Roman" w:hAnsi="Times New Roman" w:cs="Times New Roman"/>
        </w:rPr>
      </w:pPr>
    </w:p>
    <w:p>
      <w:pPr>
        <w:jc w:val="left"/>
        <w:rPr>
          <w:rFonts w:ascii="Times New Roman" w:hAnsi="Times New Roman" w:cs="Times New Roman"/>
          <w:bCs/>
          <w:sz w:val="18"/>
          <w:szCs w:val="18"/>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ascii="Times New Roman" w:hAnsi="Times New Roman" w:cs="Times New Roman"/>
          <w:bCs/>
          <w:sz w:val="18"/>
          <w:szCs w:val="18"/>
        </w:rPr>
        <w:t>表</w:t>
      </w:r>
      <w:r>
        <w:rPr>
          <w:rFonts w:hint="eastAsia" w:ascii="Times New Roman" w:hAnsi="Times New Roman" w:cs="Times New Roman"/>
          <w:bCs/>
          <w:sz w:val="18"/>
          <w:szCs w:val="18"/>
        </w:rPr>
        <w:t>3</w:t>
      </w:r>
      <w:r>
        <w:rPr>
          <w:rFonts w:ascii="Times New Roman" w:hAnsi="Times New Roman" w:cs="Times New Roman"/>
          <w:bCs/>
          <w:sz w:val="18"/>
          <w:szCs w:val="18"/>
        </w:rPr>
        <w:t xml:space="preserve">  东曲2号煤芳香结构类型和数量</w:t>
      </w:r>
    </w:p>
    <w:p>
      <w:pPr>
        <w:jc w:val="center"/>
        <w:rPr>
          <w:rFonts w:ascii="Times New Roman" w:hAnsi="Times New Roman" w:cs="Times New Roman"/>
          <w:bCs/>
          <w:sz w:val="18"/>
          <w:szCs w:val="18"/>
        </w:rPr>
      </w:pPr>
      <w:r>
        <w:rPr>
          <w:rFonts w:ascii="Times New Roman" w:hAnsi="Times New Roman" w:cs="Times New Roman"/>
          <w:bCs/>
          <w:sz w:val="18"/>
          <w:szCs w:val="18"/>
        </w:rPr>
        <w:t>Table</w:t>
      </w:r>
      <w:r>
        <w:rPr>
          <w:rFonts w:hint="eastAsia" w:ascii="Times New Roman" w:hAnsi="Times New Roman" w:cs="Times New Roman"/>
          <w:bCs/>
          <w:sz w:val="18"/>
          <w:szCs w:val="18"/>
        </w:rPr>
        <w:t>3</w:t>
      </w:r>
      <w:r>
        <w:rPr>
          <w:rFonts w:ascii="Times New Roman" w:hAnsi="Times New Roman" w:cs="Times New Roman"/>
          <w:bCs/>
          <w:sz w:val="18"/>
          <w:szCs w:val="18"/>
        </w:rPr>
        <w:t xml:space="preserve"> Types and </w:t>
      </w:r>
      <w:del w:id="2235" w:author="lv-xyr" w:date="2019-02-23T19:05:34Z">
        <w:r>
          <w:rPr>
            <w:rFonts w:ascii="Times New Roman" w:hAnsi="Times New Roman" w:cs="Times New Roman"/>
            <w:bCs/>
            <w:sz w:val="18"/>
            <w:szCs w:val="18"/>
            <w:lang w:val="en-US"/>
          </w:rPr>
          <w:delText>q</w:delText>
        </w:r>
      </w:del>
      <w:ins w:id="2236" w:author="lv-xyr" w:date="2019-02-23T19:05:34Z">
        <w:r>
          <w:rPr>
            <w:rFonts w:hint="eastAsia" w:ascii="Times New Roman" w:hAnsi="Times New Roman" w:cs="Times New Roman"/>
            <w:bCs/>
            <w:sz w:val="18"/>
            <w:szCs w:val="18"/>
            <w:lang w:val="en-US" w:eastAsia="zh-CN"/>
          </w:rPr>
          <w:t>Q</w:t>
        </w:r>
      </w:ins>
      <w:r>
        <w:rPr>
          <w:rFonts w:ascii="Times New Roman" w:hAnsi="Times New Roman" w:cs="Times New Roman"/>
          <w:bCs/>
          <w:sz w:val="18"/>
          <w:szCs w:val="18"/>
        </w:rPr>
        <w:t xml:space="preserve">uantities of </w:t>
      </w:r>
      <w:del w:id="2237" w:author="lv-xyr" w:date="2019-02-23T19:06:22Z">
        <w:r>
          <w:rPr>
            <w:rFonts w:ascii="Times New Roman" w:hAnsi="Times New Roman" w:cs="Times New Roman"/>
            <w:bCs/>
            <w:sz w:val="18"/>
            <w:szCs w:val="18"/>
            <w:lang w:val="en-US"/>
          </w:rPr>
          <w:delText>a</w:delText>
        </w:r>
      </w:del>
      <w:ins w:id="2238" w:author="lv-xyr" w:date="2019-02-23T19:06:22Z">
        <w:r>
          <w:rPr>
            <w:rFonts w:hint="eastAsia" w:ascii="Times New Roman" w:hAnsi="Times New Roman" w:cs="Times New Roman"/>
            <w:bCs/>
            <w:sz w:val="18"/>
            <w:szCs w:val="18"/>
            <w:lang w:val="en-US" w:eastAsia="zh-CN"/>
          </w:rPr>
          <w:t>A</w:t>
        </w:r>
      </w:ins>
      <w:r>
        <w:rPr>
          <w:rFonts w:ascii="Times New Roman" w:hAnsi="Times New Roman" w:cs="Times New Roman"/>
          <w:bCs/>
          <w:sz w:val="18"/>
          <w:szCs w:val="18"/>
        </w:rPr>
        <w:t xml:space="preserve">romatic </w:t>
      </w:r>
      <w:del w:id="2239" w:author="lv-xyr" w:date="2019-02-23T19:06:48Z">
        <w:r>
          <w:rPr>
            <w:rFonts w:ascii="Times New Roman" w:hAnsi="Times New Roman" w:cs="Times New Roman"/>
            <w:bCs/>
            <w:sz w:val="18"/>
            <w:szCs w:val="18"/>
            <w:lang w:val="en-US"/>
          </w:rPr>
          <w:delText>unit s</w:delText>
        </w:r>
      </w:del>
      <w:ins w:id="2240" w:author="lv-xyr" w:date="2019-02-23T19:06:48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tructure </w:t>
      </w:r>
      <w:del w:id="2241" w:author="lv-xyr" w:date="2019-02-23T19:06:54Z">
        <w:r>
          <w:rPr>
            <w:rFonts w:ascii="Times New Roman" w:hAnsi="Times New Roman" w:cs="Times New Roman"/>
            <w:bCs/>
            <w:sz w:val="18"/>
            <w:szCs w:val="18"/>
            <w:lang w:val="en-US"/>
          </w:rPr>
          <w:delText>of</w:delText>
        </w:r>
      </w:del>
      <w:ins w:id="2242" w:author="lv-xyr" w:date="2019-02-23T19:06:54Z">
        <w:r>
          <w:rPr>
            <w:rFonts w:hint="eastAsia" w:ascii="Times New Roman" w:hAnsi="Times New Roman" w:cs="Times New Roman"/>
            <w:bCs/>
            <w:sz w:val="18"/>
            <w:szCs w:val="18"/>
            <w:lang w:val="en-US" w:eastAsia="zh-CN"/>
          </w:rPr>
          <w:t>i</w:t>
        </w:r>
      </w:ins>
      <w:ins w:id="2243" w:author="lv-xyr" w:date="2019-02-23T19:06:55Z">
        <w:r>
          <w:rPr>
            <w:rFonts w:hint="eastAsia" w:ascii="Times New Roman" w:hAnsi="Times New Roman" w:cs="Times New Roman"/>
            <w:bCs/>
            <w:sz w:val="18"/>
            <w:szCs w:val="18"/>
            <w:lang w:val="en-US" w:eastAsia="zh-CN"/>
          </w:rPr>
          <w:t>n</w:t>
        </w:r>
      </w:ins>
      <w:r>
        <w:rPr>
          <w:rFonts w:ascii="Times New Roman" w:hAnsi="Times New Roman" w:cs="Times New Roman"/>
          <w:bCs/>
          <w:sz w:val="18"/>
          <w:szCs w:val="18"/>
        </w:rPr>
        <w:t xml:space="preserve"> </w:t>
      </w:r>
      <w:ins w:id="2244" w:author="lv-xyr" w:date="2019-02-23T19:06:31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2245" w:author="lv-xyr" w:date="2019-02-23T19:06:34Z">
        <w:r>
          <w:rPr>
            <w:rFonts w:ascii="Times New Roman" w:hAnsi="Times New Roman" w:cs="Times New Roman"/>
            <w:bCs/>
            <w:sz w:val="18"/>
            <w:szCs w:val="18"/>
            <w:lang w:val="en-US"/>
          </w:rPr>
          <w:delText>No.2 c</w:delText>
        </w:r>
      </w:del>
      <w:ins w:id="2246" w:author="lv-xyr" w:date="2019-02-23T19:06:34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oal</w:t>
      </w:r>
    </w:p>
    <w:tbl>
      <w:tblPr>
        <w:tblStyle w:val="9"/>
        <w:tblW w:w="8004" w:type="dxa"/>
        <w:jc w:val="center"/>
        <w:tblInd w:w="0" w:type="dxa"/>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54"/>
        <w:gridCol w:w="1552"/>
        <w:gridCol w:w="968"/>
        <w:gridCol w:w="1105"/>
        <w:gridCol w:w="1520"/>
        <w:gridCol w:w="1105"/>
      </w:tblGrid>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3306" w:type="dxa"/>
            <w:gridSpan w:val="2"/>
            <w:tcBorders>
              <w:top w:val="single" w:color="auto" w:sz="2" w:space="0"/>
              <w:bottom w:val="single" w:color="auto" w:sz="4" w:space="0"/>
              <w:right w:val="nil"/>
            </w:tcBorders>
            <w:vAlign w:val="center"/>
          </w:tcPr>
          <w:p>
            <w:pPr>
              <w:spacing w:line="360" w:lineRule="auto"/>
              <w:jc w:val="center"/>
              <w:rPr>
                <w:rFonts w:ascii="Times New Roman" w:hAnsi="Times New Roman" w:cs="Times New Roman"/>
                <w:sz w:val="15"/>
                <w:szCs w:val="15"/>
              </w:rPr>
            </w:pPr>
            <w:ins w:id="2247" w:author="lv-xyr" w:date="2019-02-23T19:07:16Z">
              <w:bookmarkStart w:id="14" w:name="OLE_LINK15"/>
              <w:bookmarkStart w:id="15" w:name="OLE_LINK41"/>
              <w:r>
                <w:rPr>
                  <w:rFonts w:hint="eastAsia"/>
                  <w:sz w:val="15"/>
                  <w:szCs w:val="15"/>
                  <w:lang w:val="en-US" w:eastAsia="zh-CN"/>
                </w:rPr>
                <w:t>Ty</w:t>
              </w:r>
            </w:ins>
            <w:ins w:id="2248" w:author="lv-xyr" w:date="2019-02-23T19:07:17Z">
              <w:r>
                <w:rPr>
                  <w:rFonts w:hint="eastAsia"/>
                  <w:sz w:val="15"/>
                  <w:szCs w:val="15"/>
                  <w:lang w:val="en-US" w:eastAsia="zh-CN"/>
                </w:rPr>
                <w:t xml:space="preserve">pes </w:t>
              </w:r>
            </w:ins>
            <w:ins w:id="2249" w:author="lv-xyr" w:date="2019-02-23T19:07:18Z">
              <w:r>
                <w:rPr>
                  <w:rFonts w:hint="eastAsia"/>
                  <w:sz w:val="15"/>
                  <w:szCs w:val="15"/>
                  <w:lang w:val="en-US" w:eastAsia="zh-CN"/>
                </w:rPr>
                <w:t xml:space="preserve">of </w:t>
              </w:r>
            </w:ins>
            <w:ins w:id="2250" w:author="lv-xyr" w:date="2019-02-23T19:08:01Z">
              <w:r>
                <w:rPr>
                  <w:rFonts w:hint="eastAsia"/>
                  <w:sz w:val="15"/>
                  <w:szCs w:val="15"/>
                  <w:lang w:eastAsia="zh-CN"/>
                </w:rPr>
                <w:t>A</w:t>
              </w:r>
            </w:ins>
            <w:ins w:id="2251" w:author="lv-xyr" w:date="2019-02-23T19:07:56Z">
              <w:r>
                <w:rPr>
                  <w:rFonts w:hint="eastAsia"/>
                  <w:sz w:val="15"/>
                  <w:szCs w:val="15"/>
                  <w:rPrChange w:id="2252" w:author="lv-xyr" w:date="2019-02-23T19:07:56Z">
                    <w:rPr>
                      <w:rFonts w:hint="eastAsia"/>
                    </w:rPr>
                  </w:rPrChange>
                </w:rPr>
                <w:t xml:space="preserve">romatic </w:t>
              </w:r>
            </w:ins>
            <w:ins w:id="2253" w:author="lv-xyr" w:date="2019-02-23T19:08:06Z">
              <w:r>
                <w:rPr>
                  <w:rFonts w:hint="eastAsia"/>
                  <w:sz w:val="15"/>
                  <w:szCs w:val="15"/>
                  <w:lang w:eastAsia="zh-CN"/>
                </w:rPr>
                <w:t>S</w:t>
              </w:r>
            </w:ins>
            <w:ins w:id="2254" w:author="lv-xyr" w:date="2019-02-23T19:07:56Z">
              <w:r>
                <w:rPr>
                  <w:rFonts w:hint="eastAsia"/>
                  <w:sz w:val="15"/>
                  <w:szCs w:val="15"/>
                  <w:rPrChange w:id="2255" w:author="lv-xyr" w:date="2019-02-23T19:07:56Z">
                    <w:rPr>
                      <w:rFonts w:hint="eastAsia"/>
                    </w:rPr>
                  </w:rPrChange>
                </w:rPr>
                <w:t>tructure</w:t>
              </w:r>
              <w:bookmarkEnd w:id="14"/>
            </w:ins>
            <w:del w:id="2256" w:author="lv-xyr" w:date="2019-02-23T19:08:10Z">
              <w:r>
                <w:rPr>
                  <w:rFonts w:hint="eastAsia"/>
                  <w:sz w:val="15"/>
                  <w:szCs w:val="15"/>
                </w:rPr>
                <w:delText>芳香结构类型</w:delText>
              </w:r>
            </w:del>
          </w:p>
        </w:tc>
        <w:tc>
          <w:tcPr>
            <w:tcW w:w="968" w:type="dxa"/>
            <w:tcBorders>
              <w:top w:val="single" w:color="auto" w:sz="2" w:space="0"/>
              <w:left w:val="nil"/>
              <w:bottom w:val="single" w:color="auto" w:sz="4" w:space="0"/>
              <w:right w:val="nil"/>
            </w:tcBorders>
            <w:vAlign w:val="center"/>
          </w:tcPr>
          <w:p>
            <w:pPr>
              <w:spacing w:line="360" w:lineRule="auto"/>
              <w:jc w:val="center"/>
              <w:rPr>
                <w:rFonts w:hint="eastAsia" w:ascii="Times New Roman" w:hAnsi="Times New Roman" w:cs="Times New Roman" w:eastAsiaTheme="minorEastAsia"/>
                <w:sz w:val="15"/>
                <w:szCs w:val="15"/>
                <w:lang w:val="en-US" w:eastAsia="zh-CN"/>
              </w:rPr>
            </w:pPr>
            <w:del w:id="2257" w:author="lv-xyr" w:date="2019-02-23T16:40:35Z">
              <w:r>
                <w:rPr>
                  <w:rFonts w:hint="eastAsia" w:ascii="Times New Roman" w:hAnsi="Times New Roman" w:cs="Times New Roman"/>
                  <w:sz w:val="15"/>
                  <w:szCs w:val="15"/>
                  <w:lang w:val="en-US"/>
                </w:rPr>
                <w:delText>数量</w:delText>
              </w:r>
            </w:del>
            <w:ins w:id="2258" w:author="lv-xyr" w:date="2019-02-23T16:40:35Z">
              <w:r>
                <w:rPr>
                  <w:rFonts w:hint="eastAsia" w:ascii="Times New Roman" w:hAnsi="Times New Roman" w:cs="Times New Roman"/>
                  <w:sz w:val="15"/>
                  <w:szCs w:val="15"/>
                  <w:lang w:val="en-US" w:eastAsia="zh-CN"/>
                </w:rPr>
                <w:t>Q</w:t>
              </w:r>
            </w:ins>
            <w:ins w:id="2259" w:author="lv-xyr" w:date="2019-02-23T16:40:36Z">
              <w:r>
                <w:rPr>
                  <w:rFonts w:hint="eastAsia" w:ascii="Times New Roman" w:hAnsi="Times New Roman" w:cs="Times New Roman"/>
                  <w:sz w:val="15"/>
                  <w:szCs w:val="15"/>
                  <w:lang w:val="en-US" w:eastAsia="zh-CN"/>
                </w:rPr>
                <w:t>u</w:t>
              </w:r>
            </w:ins>
            <w:ins w:id="2260" w:author="lv-xyr" w:date="2019-02-23T16:40:37Z">
              <w:r>
                <w:rPr>
                  <w:rFonts w:hint="eastAsia" w:ascii="Times New Roman" w:hAnsi="Times New Roman" w:cs="Times New Roman"/>
                  <w:sz w:val="15"/>
                  <w:szCs w:val="15"/>
                  <w:lang w:val="en-US" w:eastAsia="zh-CN"/>
                </w:rPr>
                <w:t>antit</w:t>
              </w:r>
            </w:ins>
            <w:ins w:id="2261" w:author="lv-xyr" w:date="2019-02-23T16:40:38Z">
              <w:r>
                <w:rPr>
                  <w:rFonts w:hint="eastAsia" w:ascii="Times New Roman" w:hAnsi="Times New Roman" w:cs="Times New Roman"/>
                  <w:sz w:val="15"/>
                  <w:szCs w:val="15"/>
                  <w:lang w:val="en-US" w:eastAsia="zh-CN"/>
                </w:rPr>
                <w:t>y</w:t>
              </w:r>
            </w:ins>
          </w:p>
        </w:tc>
        <w:tc>
          <w:tcPr>
            <w:tcW w:w="2625" w:type="dxa"/>
            <w:gridSpan w:val="2"/>
            <w:tcBorders>
              <w:top w:val="single" w:color="auto" w:sz="2" w:space="0"/>
              <w:left w:val="nil"/>
              <w:bottom w:val="single" w:color="auto" w:sz="4" w:space="0"/>
              <w:right w:val="nil"/>
            </w:tcBorders>
            <w:vAlign w:val="center"/>
          </w:tcPr>
          <w:p>
            <w:pPr>
              <w:spacing w:line="360" w:lineRule="auto"/>
              <w:jc w:val="center"/>
              <w:rPr>
                <w:rFonts w:ascii="Times New Roman" w:hAnsi="Times New Roman" w:cs="Times New Roman"/>
                <w:sz w:val="15"/>
                <w:szCs w:val="15"/>
              </w:rPr>
            </w:pPr>
            <w:ins w:id="2262" w:author="lv-xyr" w:date="2019-02-23T19:08:34Z">
              <w:r>
                <w:rPr>
                  <w:rFonts w:hint="eastAsia"/>
                  <w:sz w:val="15"/>
                  <w:szCs w:val="15"/>
                  <w:rPrChange w:id="2263" w:author="lv-xyr" w:date="2019-02-23T19:08:34Z">
                    <w:rPr>
                      <w:rFonts w:hint="eastAsia"/>
                    </w:rPr>
                  </w:rPrChange>
                </w:rPr>
                <w:t>Types of Aromatic Structure</w:t>
              </w:r>
            </w:ins>
            <w:del w:id="2264" w:author="lv-xyr" w:date="2019-02-23T19:08:34Z">
              <w:r>
                <w:rPr>
                  <w:rFonts w:hint="eastAsia"/>
                  <w:sz w:val="15"/>
                  <w:szCs w:val="15"/>
                </w:rPr>
                <w:delText>芳香结构类型</w:delText>
              </w:r>
            </w:del>
          </w:p>
        </w:tc>
        <w:tc>
          <w:tcPr>
            <w:tcW w:w="1105" w:type="dxa"/>
            <w:tcBorders>
              <w:top w:val="single" w:color="auto" w:sz="2" w:space="0"/>
              <w:left w:val="nil"/>
              <w:bottom w:val="single" w:color="auto" w:sz="4" w:space="0"/>
            </w:tcBorders>
            <w:vAlign w:val="center"/>
          </w:tcPr>
          <w:p>
            <w:pPr>
              <w:spacing w:line="360" w:lineRule="auto"/>
              <w:jc w:val="center"/>
              <w:rPr>
                <w:rFonts w:hint="eastAsia" w:ascii="Times New Roman" w:hAnsi="Times New Roman" w:cs="Times New Roman" w:eastAsiaTheme="minorEastAsia"/>
                <w:sz w:val="15"/>
                <w:szCs w:val="15"/>
                <w:lang w:val="en-US" w:eastAsia="zh-CN"/>
              </w:rPr>
            </w:pPr>
            <w:del w:id="2265" w:author="lv-xyr" w:date="2019-02-23T16:40:42Z">
              <w:r>
                <w:rPr>
                  <w:rFonts w:hint="eastAsia" w:ascii="Times New Roman" w:hAnsi="Times New Roman" w:cs="Times New Roman"/>
                  <w:sz w:val="15"/>
                  <w:szCs w:val="15"/>
                  <w:lang w:val="en-US"/>
                </w:rPr>
                <w:delText>数量</w:delText>
              </w:r>
            </w:del>
            <w:ins w:id="2266" w:author="lv-xyr" w:date="2019-02-23T16:40:42Z">
              <w:r>
                <w:rPr>
                  <w:rFonts w:hint="eastAsia" w:ascii="Times New Roman" w:hAnsi="Times New Roman" w:cs="Times New Roman"/>
                  <w:sz w:val="15"/>
                  <w:szCs w:val="15"/>
                  <w:lang w:val="en-US" w:eastAsia="zh-CN"/>
                </w:rPr>
                <w:t>Qu</w:t>
              </w:r>
            </w:ins>
            <w:ins w:id="2267" w:author="lv-xyr" w:date="2019-02-23T16:40:43Z">
              <w:r>
                <w:rPr>
                  <w:rFonts w:hint="eastAsia" w:ascii="Times New Roman" w:hAnsi="Times New Roman" w:cs="Times New Roman"/>
                  <w:sz w:val="15"/>
                  <w:szCs w:val="15"/>
                  <w:lang w:val="en-US" w:eastAsia="zh-CN"/>
                </w:rPr>
                <w:t>anti</w:t>
              </w:r>
            </w:ins>
            <w:ins w:id="2268" w:author="lv-xyr" w:date="2019-02-23T16:40:44Z">
              <w:r>
                <w:rPr>
                  <w:rFonts w:hint="eastAsia" w:ascii="Times New Roman" w:hAnsi="Times New Roman" w:cs="Times New Roman"/>
                  <w:sz w:val="15"/>
                  <w:szCs w:val="15"/>
                  <w:lang w:val="en-US" w:eastAsia="zh-CN"/>
                </w:rPr>
                <w:t>ty</w:t>
              </w:r>
            </w:ins>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jc w:val="center"/>
        </w:trPr>
        <w:tc>
          <w:tcPr>
            <w:tcW w:w="1754" w:type="dxa"/>
            <w:tcBorders>
              <w:top w:val="single" w:color="auto" w:sz="4" w:space="0"/>
              <w:bottom w:val="nil"/>
              <w:right w:val="nil"/>
            </w:tcBorders>
            <w:vAlign w:val="center"/>
          </w:tcPr>
          <w:p>
            <w:pPr>
              <w:widowControl/>
              <w:spacing w:line="360" w:lineRule="auto"/>
              <w:jc w:val="center"/>
              <w:rPr>
                <w:rFonts w:ascii="Times New Roman" w:hAnsi="Times New Roman" w:cs="Times New Roman"/>
                <w:kern w:val="0"/>
                <w:sz w:val="18"/>
                <w:szCs w:val="18"/>
              </w:rPr>
            </w:pPr>
            <w:r>
              <w:rPr>
                <w:rFonts w:ascii="Times New Roman" w:hAnsi="Times New Roman" w:cs="Times New Roman"/>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color="auto" w:sz="4" w:space="0"/>
              <w:left w:val="nil"/>
              <w:bottom w:val="nil"/>
              <w:right w:val="nil"/>
            </w:tcBorders>
            <w:vAlign w:val="center"/>
          </w:tcPr>
          <w:p>
            <w:pPr>
              <w:spacing w:line="360" w:lineRule="auto"/>
              <w:ind w:firstLine="525" w:firstLineChars="350"/>
              <w:rPr>
                <w:rFonts w:ascii="Times New Roman" w:hAnsi="Times New Roman" w:cs="Times New Roman"/>
                <w:sz w:val="15"/>
                <w:szCs w:val="15"/>
              </w:rPr>
            </w:pPr>
          </w:p>
          <w:p>
            <w:pPr>
              <w:spacing w:line="360" w:lineRule="auto"/>
              <w:ind w:firstLine="525" w:firstLineChars="350"/>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color="auto" w:sz="4" w:space="0"/>
              <w:left w:val="nil"/>
              <w:bottom w:val="nil"/>
              <w:right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color="auto" w:sz="4" w:space="0"/>
              <w:left w:val="nil"/>
              <w:bottom w:val="nil"/>
              <w:right w:val="nil"/>
            </w:tcBorders>
            <w:vAlign w:val="center"/>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object>
                <v:shape id="_x0000_i1026" o:spt="75" type="#_x0000_t75" style="height:43.2pt;width:36.5pt;" o:ole="t" filled="f" o:preferrelative="t" stroked="f" coordsize="21600,21600">
                  <v:path/>
                  <v:fill on="f" focussize="0,0"/>
                  <v:stroke on="f" joinstyle="miter"/>
                  <v:imagedata r:id="rId8" o:title=""/>
                  <o:lock v:ext="edit" aspectratio="t"/>
                  <w10:wrap type="none"/>
                  <w10:anchorlock/>
                </v:shape>
                <o:OLEObject Type="Embed" ProgID="PBrush" ShapeID="_x0000_i1026" DrawAspect="Content" ObjectID="_1468075726" r:id="rId7">
                  <o:LockedField>false</o:LockedField>
                </o:OLEObject>
              </w:object>
            </w:r>
          </w:p>
        </w:tc>
        <w:tc>
          <w:tcPr>
            <w:tcW w:w="1520" w:type="dxa"/>
            <w:tcBorders>
              <w:top w:val="single" w:color="auto" w:sz="4" w:space="0"/>
              <w:left w:val="nil"/>
              <w:bottom w:val="nil"/>
              <w:right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color="auto" w:sz="4" w:space="0"/>
              <w:left w:val="nil"/>
              <w:bottom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04" w:hRule="atLeast"/>
          <w:jc w:val="center"/>
        </w:trPr>
        <w:tc>
          <w:tcPr>
            <w:tcW w:w="1754" w:type="dxa"/>
            <w:tcBorders>
              <w:top w:val="nil"/>
              <w:bottom w:val="nil"/>
              <w:right w:val="nil"/>
            </w:tcBorders>
            <w:vAlign w:val="center"/>
          </w:tcPr>
          <w:p>
            <w:pPr>
              <w:spacing w:line="360" w:lineRule="auto"/>
              <w:ind w:firstLine="180" w:firstLineChars="100"/>
              <w:rPr>
                <w:rFonts w:ascii="Times New Roman" w:hAnsi="Times New Roman" w:cs="Times New Roman"/>
                <w:sz w:val="18"/>
                <w:szCs w:val="18"/>
              </w:rPr>
            </w:pPr>
            <w:r>
              <w:rPr>
                <w:rFonts w:ascii="Times New Roman" w:hAnsi="Times New Roman" w:cs="Times New Roman"/>
                <w:sz w:val="18"/>
                <w:szCs w:val="18"/>
              </w:rPr>
              <w:object>
                <v:shape id="_x0000_i1027" o:spt="75" type="#_x0000_t75" style="height:36.5pt;width:64.8pt;" o:ole="t" filled="f" o:preferrelative="t" stroked="f" coordsize="21600,21600">
                  <v:path/>
                  <v:fill on="f" focussize="0,0"/>
                  <v:stroke on="f" joinstyle="miter"/>
                  <v:imagedata r:id="rId10" o:title=""/>
                  <o:lock v:ext="edit" aspectratio="t"/>
                  <w10:wrap type="none"/>
                  <w10:anchorlock/>
                </v:shape>
                <o:OLEObject Type="Embed" ProgID="PBrush" ShapeID="_x0000_i1027" DrawAspect="Content" ObjectID="_1468075727" r:id="rId9">
                  <o:LockedField>false</o:LockedField>
                </o:OLEObject>
              </w:object>
            </w:r>
          </w:p>
        </w:tc>
        <w:tc>
          <w:tcPr>
            <w:tcW w:w="1552" w:type="dxa"/>
            <w:tcBorders>
              <w:top w:val="nil"/>
              <w:left w:val="nil"/>
              <w:bottom w:val="nil"/>
              <w:right w:val="nil"/>
            </w:tcBorders>
            <w:vAlign w:val="center"/>
          </w:tcPr>
          <w:p>
            <w:pPr>
              <w:spacing w:line="360" w:lineRule="auto"/>
              <w:ind w:firstLine="525" w:firstLineChars="350"/>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object>
                <v:shape id="_x0000_i1028" o:spt="75" type="#_x0000_t75" style="height:43.2pt;width:36.5pt;" o:ole="t" filled="f" o:preferrelative="t" stroked="f" coordsize="21600,21600">
                  <v:path/>
                  <v:fill on="f" focussize="0,0"/>
                  <v:stroke on="f" joinstyle="miter"/>
                  <v:imagedata r:id="rId12" o:title=""/>
                  <o:lock v:ext="edit" aspectratio="t"/>
                  <w10:wrap type="none"/>
                  <w10:anchorlock/>
                </v:shape>
                <o:OLEObject Type="Embed" ProgID="PBrush" ShapeID="_x0000_i1028" DrawAspect="Content" ObjectID="_1468075728" r:id="rId11">
                  <o:LockedField>false</o:LockedField>
                </o:OLEObject>
              </w:object>
            </w:r>
          </w:p>
        </w:tc>
        <w:tc>
          <w:tcPr>
            <w:tcW w:w="1520" w:type="dxa"/>
            <w:vMerge w:val="restart"/>
            <w:tcBorders>
              <w:top w:val="nil"/>
              <w:left w:val="nil"/>
              <w:bottom w:val="nil"/>
              <w:right w:val="nil"/>
            </w:tcBorders>
            <w:vAlign w:val="center"/>
          </w:tcPr>
          <w:p>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pPr>
              <w:spacing w:line="360" w:lineRule="auto"/>
              <w:ind w:firstLine="300" w:firstLineChars="200"/>
              <w:rPr>
                <w:rFonts w:ascii="Times New Roman" w:hAnsi="Times New Roman" w:cs="Times New Roman"/>
                <w:sz w:val="15"/>
                <w:szCs w:val="15"/>
              </w:rPr>
            </w:pPr>
            <w:r>
              <w:rPr>
                <w:rFonts w:ascii="Times New Roman" w:hAnsi="Times New Roman" w:cs="Times New Roman"/>
                <w:sz w:val="15"/>
                <w:szCs w:val="15"/>
              </w:rPr>
              <w:t>1</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64" w:hRule="atLeast"/>
          <w:jc w:val="center"/>
        </w:trPr>
        <w:tc>
          <w:tcPr>
            <w:tcW w:w="1754" w:type="dxa"/>
            <w:tcBorders>
              <w:top w:val="nil"/>
              <w:right w:val="nil"/>
            </w:tcBorders>
            <w:vAlign w:val="center"/>
          </w:tcPr>
          <w:p>
            <w:pPr>
              <w:spacing w:line="360" w:lineRule="auto"/>
              <w:ind w:firstLine="180" w:firstLineChars="100"/>
              <w:rPr>
                <w:rFonts w:ascii="Times New Roman" w:hAnsi="Times New Roman" w:cs="Times New Roman"/>
                <w:sz w:val="18"/>
                <w:szCs w:val="18"/>
              </w:rPr>
            </w:pPr>
            <w:r>
              <w:rPr>
                <w:rFonts w:ascii="Times New Roman" w:hAnsi="Times New Roman" w:cs="Times New Roman"/>
                <w:sz w:val="18"/>
                <w:szCs w:val="18"/>
              </w:rPr>
              <w:object>
                <v:shape id="_x0000_i1029" o:spt="75" type="#_x0000_t75" style="height:35.5pt;width:57.6pt;" o:ole="t" filled="f" o:preferrelative="t" stroked="f" coordsize="21600,21600">
                  <v:path/>
                  <v:fill on="f" focussize="0,0"/>
                  <v:stroke on="f" joinstyle="miter"/>
                  <v:imagedata r:id="rId14" o:title=""/>
                  <o:lock v:ext="edit" aspectratio="t"/>
                  <w10:wrap type="none"/>
                  <w10:anchorlock/>
                </v:shape>
                <o:OLEObject Type="Embed" ProgID="PBrush" ShapeID="_x0000_i1029" DrawAspect="Content" ObjectID="_1468075729" r:id="rId13">
                  <o:LockedField>false</o:LockedField>
                </o:OLEObject>
              </w:object>
            </w:r>
          </w:p>
        </w:tc>
        <w:tc>
          <w:tcPr>
            <w:tcW w:w="1552" w:type="dxa"/>
            <w:tcBorders>
              <w:top w:val="nil"/>
              <w:left w:val="nil"/>
              <w:right w:val="nil"/>
            </w:tcBorders>
            <w:vAlign w:val="center"/>
          </w:tcPr>
          <w:p>
            <w:pPr>
              <w:spacing w:line="360" w:lineRule="auto"/>
              <w:ind w:firstLine="525" w:firstLineChars="350"/>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object>
                <v:shape id="_x0000_i1030" o:spt="75" type="#_x0000_t75" style="height:43.2pt;width:36.5pt;" o:ole="t" filled="f" o:preferrelative="t" stroked="f" coordsize="21600,21600">
                  <v:path/>
                  <v:fill on="f" focussize="0,0"/>
                  <v:stroke on="f" joinstyle="miter"/>
                  <v:imagedata r:id="rId16" o:title=""/>
                  <o:lock v:ext="edit" aspectratio="t"/>
                  <w10:wrap type="none"/>
                  <w10:anchorlock/>
                </v:shape>
                <o:OLEObject Type="Embed" ProgID="PBrush" ShapeID="_x0000_i1030" DrawAspect="Content" ObjectID="_1468075730" r:id="rId15">
                  <o:LockedField>false</o:LockedField>
                </o:OLEObject>
              </w:object>
            </w:r>
          </w:p>
        </w:tc>
        <w:tc>
          <w:tcPr>
            <w:tcW w:w="1520" w:type="dxa"/>
            <w:vMerge w:val="continue"/>
            <w:tcBorders>
              <w:top w:val="nil"/>
              <w:left w:val="nil"/>
              <w:right w:val="nil"/>
            </w:tcBorders>
            <w:vAlign w:val="center"/>
          </w:tcPr>
          <w:p>
            <w:pPr>
              <w:spacing w:line="360" w:lineRule="auto"/>
              <w:jc w:val="center"/>
              <w:rPr>
                <w:rFonts w:ascii="Times New Roman" w:hAnsi="Times New Roman" w:cs="Times New Roman"/>
                <w:sz w:val="15"/>
                <w:szCs w:val="15"/>
              </w:rPr>
            </w:pPr>
          </w:p>
        </w:tc>
        <w:tc>
          <w:tcPr>
            <w:tcW w:w="1105" w:type="dxa"/>
            <w:tcBorders>
              <w:top w:val="nil"/>
              <w:left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5"/>
    </w:tbl>
    <w:p>
      <w:pPr>
        <w:spacing w:line="312" w:lineRule="exact"/>
        <w:ind w:firstLine="420" w:firstLineChars="200"/>
        <w:jc w:val="left"/>
        <w:rPr>
          <w:rFonts w:ascii="Times New Roman" w:hAnsi="Times New Roman" w:cs="Times New Roman"/>
          <w:szCs w:val="21"/>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jc w:val="left"/>
        <w:rPr>
          <w:rFonts w:ascii="Times New Roman" w:hAnsi="Times New Roman" w:cs="Times New Roman"/>
          <w:szCs w:val="21"/>
        </w:rPr>
      </w:pPr>
      <w:r>
        <w:rPr>
          <w:rFonts w:ascii="Times New Roman" w:hAnsi="Times New Roman" w:cs="Times New Roman"/>
          <w:szCs w:val="21"/>
        </w:rPr>
        <w:t>依据上述分析计算得到东曲2号煤大分子结构模型中各种元素的赋存形态及官能团</w:t>
      </w:r>
      <w:r>
        <w:rPr>
          <w:rFonts w:hint="eastAsia" w:ascii="Times New Roman" w:hAnsi="Times New Roman" w:cs="Times New Roman"/>
          <w:szCs w:val="21"/>
        </w:rPr>
        <w:t>的</w:t>
      </w:r>
      <w:r>
        <w:rPr>
          <w:rFonts w:ascii="Times New Roman" w:hAnsi="Times New Roman" w:cs="Times New Roman"/>
          <w:szCs w:val="21"/>
          <w:highlight w:val="yellow"/>
          <w:rPrChange w:id="2269" w:author="lv-xyr" w:date="2019-02-23T19:40:59Z">
            <w:rPr>
              <w:rFonts w:ascii="Times New Roman" w:hAnsi="Times New Roman" w:cs="Times New Roman"/>
              <w:szCs w:val="21"/>
            </w:rPr>
          </w:rPrChange>
        </w:rPr>
        <w:t>个数比</w:t>
      </w:r>
      <w:r>
        <w:rPr>
          <w:rFonts w:ascii="Times New Roman" w:hAnsi="Times New Roman" w:cs="Times New Roman"/>
          <w:szCs w:val="21"/>
        </w:rPr>
        <w:t>，使用ACD/CNMR软件构建煤大分子结构模型，由gNMR软件计算每个碳原子的化学位移后，在Origin软件中将预测谱图与试验核磁谱图进行对比，如果二者相差较大，则</w:t>
      </w:r>
      <w:r>
        <w:rPr>
          <w:rFonts w:hint="eastAsia" w:ascii="Times New Roman" w:hAnsi="Times New Roman" w:cs="Times New Roman"/>
          <w:szCs w:val="21"/>
        </w:rPr>
        <w:t>重复</w:t>
      </w:r>
      <w:r>
        <w:rPr>
          <w:rFonts w:ascii="Times New Roman" w:hAnsi="Times New Roman" w:cs="Times New Roman"/>
          <w:szCs w:val="21"/>
        </w:rPr>
        <w:t>进行结构模型修改、谱图对比</w:t>
      </w:r>
      <w:r>
        <w:rPr>
          <w:rFonts w:hint="eastAsia" w:ascii="Times New Roman" w:hAnsi="Times New Roman" w:cs="Times New Roman"/>
          <w:szCs w:val="21"/>
        </w:rPr>
        <w:t>的</w:t>
      </w:r>
      <w:r>
        <w:rPr>
          <w:rFonts w:ascii="Times New Roman" w:hAnsi="Times New Roman" w:cs="Times New Roman"/>
          <w:szCs w:val="21"/>
        </w:rPr>
        <w:t>工作，直到试验核磁谱图与预测的</w:t>
      </w:r>
      <w:r>
        <w:rPr>
          <w:rFonts w:ascii="Times New Roman" w:hAnsi="Times New Roman" w:cs="Times New Roman"/>
          <w:szCs w:val="21"/>
          <w:vertAlign w:val="superscript"/>
        </w:rPr>
        <w:t>13</w:t>
      </w:r>
      <w:r>
        <w:rPr>
          <w:rFonts w:ascii="Times New Roman" w:hAnsi="Times New Roman" w:cs="Times New Roman"/>
          <w:szCs w:val="21"/>
        </w:rPr>
        <w:t>C-NMR谱图匹配吻合(图2)，得到最合适的大分子平均结构模型。在样品元素分析过程中测定氢元素的影响因素</w:t>
      </w:r>
      <w:r>
        <w:rPr>
          <w:rFonts w:hint="eastAsia" w:ascii="Times New Roman" w:hAnsi="Times New Roman" w:cs="Times New Roman"/>
          <w:szCs w:val="21"/>
        </w:rPr>
        <w:t>多并且</w:t>
      </w:r>
      <w:r>
        <w:rPr>
          <w:rFonts w:ascii="Times New Roman" w:hAnsi="Times New Roman" w:cs="Times New Roman"/>
          <w:szCs w:val="21"/>
        </w:rPr>
        <w:t>复杂，故使用模型</w:t>
      </w:r>
      <w:r>
        <w:rPr>
          <w:rFonts w:hint="eastAsia" w:ascii="Times New Roman" w:hAnsi="Times New Roman" w:cs="Times New Roman"/>
          <w:szCs w:val="21"/>
        </w:rPr>
        <w:t>中</w:t>
      </w:r>
      <w:r>
        <w:rPr>
          <w:rFonts w:ascii="Times New Roman" w:hAnsi="Times New Roman" w:cs="Times New Roman"/>
          <w:szCs w:val="21"/>
        </w:rPr>
        <w:t>的氢含量作为最终结果，经校正煤大分子</w:t>
      </w:r>
      <w:r>
        <w:rPr>
          <w:rFonts w:hint="eastAsia" w:ascii="Times New Roman" w:hAnsi="Times New Roman" w:cs="Times New Roman"/>
          <w:szCs w:val="21"/>
        </w:rPr>
        <w:t>的</w:t>
      </w:r>
      <w:r>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ctrlPr>
              <w:rPr>
                <w:rFonts w:ascii="Cambria Math" w:hAnsi="Cambria Math" w:cs="Times New Roman"/>
                <w:szCs w:val="21"/>
              </w:rPr>
            </m:ctrlPr>
          </m:e>
          <m:sub>
            <m:r>
              <m:rPr>
                <m:sty m:val="p"/>
              </m:rPr>
              <w:rPr>
                <w:rFonts w:ascii="Cambria Math" w:hAnsi="Cambria Math" w:cs="Times New Roman"/>
                <w:szCs w:val="21"/>
              </w:rPr>
              <m:t>174</m:t>
            </m:r>
            <m:ctrlPr>
              <w:rPr>
                <w:rFonts w:ascii="Cambria Math" w:hAnsi="Cambria Math" w:cs="Times New Roman"/>
                <w:szCs w:val="21"/>
              </w:rPr>
            </m:ctrlPr>
          </m:sub>
        </m:sSub>
        <m:sSub>
          <m:sSubPr>
            <m:ctrlPr>
              <w:rPr>
                <w:rFonts w:ascii="Cambria Math" w:hAnsi="Cambria Math" w:cs="Times New Roman"/>
                <w:szCs w:val="21"/>
              </w:rPr>
            </m:ctrlPr>
          </m:sSubPr>
          <m:e>
            <m:r>
              <m:rPr>
                <m:sty m:val="p"/>
              </m:rPr>
              <w:rPr>
                <w:rFonts w:ascii="Cambria Math" w:hAnsi="Cambria Math" w:cs="Times New Roman"/>
                <w:szCs w:val="21"/>
              </w:rPr>
              <m:t>H</m:t>
            </m:r>
            <m:ctrlPr>
              <w:rPr>
                <w:rFonts w:ascii="Cambria Math" w:hAnsi="Cambria Math" w:cs="Times New Roman"/>
                <w:szCs w:val="21"/>
              </w:rPr>
            </m:ctrlPr>
          </m:e>
          <m:sub>
            <m:r>
              <m:rPr>
                <m:sty m:val="p"/>
              </m:rPr>
              <w:rPr>
                <w:rFonts w:ascii="Cambria Math" w:hAnsi="Cambria Math" w:cs="Times New Roman"/>
                <w:szCs w:val="21"/>
              </w:rPr>
              <m:t>148</m:t>
            </m:r>
            <m:ctrlPr>
              <w:rPr>
                <w:rFonts w:ascii="Cambria Math" w:hAnsi="Cambria Math" w:cs="Times New Roman"/>
                <w:szCs w:val="21"/>
              </w:rPr>
            </m:ctrlP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Sub>
            <m:r>
              <m:rPr>
                <m:sty m:val="p"/>
              </m:rPr>
              <w:rPr>
                <w:rFonts w:ascii="Cambria Math" w:hAnsi="Cambria Math" w:cs="Times New Roman"/>
                <w:szCs w:val="21"/>
              </w:rPr>
              <m:t>O</m:t>
            </m:r>
            <m:ctrlPr>
              <w:rPr>
                <w:rFonts w:ascii="Cambria Math" w:hAnsi="Cambria Math" w:cs="Times New Roman"/>
                <w:szCs w:val="21"/>
              </w:rPr>
            </m:ctrlPr>
          </m:e>
          <m:sub>
            <m:r>
              <m:rPr>
                <m:sty m:val="p"/>
              </m:rPr>
              <w:rPr>
                <w:rFonts w:ascii="Cambria Math" w:hAnsi="Cambria Math" w:cs="Times New Roman"/>
                <w:szCs w:val="21"/>
              </w:rPr>
              <m:t>5</m:t>
            </m:r>
            <m:ctrlPr>
              <w:rPr>
                <w:rFonts w:ascii="Cambria Math" w:hAnsi="Cambria Math" w:cs="Times New Roman"/>
                <w:szCs w:val="21"/>
              </w:rPr>
            </m:ctrlPr>
          </m:sub>
        </m:sSub>
      </m:oMath>
      <w:r>
        <w:rPr>
          <w:rFonts w:ascii="Times New Roman" w:hAnsi="Times New Roman" w:cs="Times New Roman"/>
          <w:szCs w:val="21"/>
        </w:rPr>
        <w:t>。东</w:t>
      </w:r>
      <w:r>
        <w:rPr>
          <w:rFonts w:ascii="Times New Roman" w:hAnsi="Times New Roman" w:cs="Times New Roman"/>
        </w:rPr>
        <w:t>曲2号煤大分子结构模型(图3)通过脂肪碳键或者两芳环直接相连的碳键相连，由</w:t>
      </w:r>
      <w:r>
        <w:rPr>
          <w:rFonts w:ascii="Times New Roman" w:hAnsi="Times New Roman" w:cs="Times New Roman"/>
          <w:highlight w:val="yellow"/>
          <w:rPrChange w:id="2270" w:author="lv-xyr" w:date="2019-02-23T20:49:07Z">
            <w:rPr>
              <w:rFonts w:ascii="Times New Roman" w:hAnsi="Times New Roman" w:cs="Times New Roman"/>
            </w:rPr>
          </w:rPrChange>
        </w:rPr>
        <w:t>一个以芳香环主长链为主要骨架</w:t>
      </w:r>
      <w:r>
        <w:rPr>
          <w:rFonts w:ascii="Times New Roman" w:hAnsi="Times New Roman" w:cs="Times New Roman"/>
        </w:rPr>
        <w:t>，及三个交联作用较为强烈的侧链组成</w:t>
      </w:r>
      <w:r>
        <w:rPr>
          <w:rFonts w:ascii="Times New Roman" w:hAnsi="Times New Roman" w:cs="Times New Roman"/>
          <w:vertAlign w:val="superscript"/>
        </w:rPr>
        <w:t>[</w:t>
      </w:r>
      <w:r>
        <w:rPr>
          <w:rFonts w:hint="eastAsia" w:ascii="Times New Roman" w:hAnsi="Times New Roman" w:cs="Times New Roman"/>
          <w:vertAlign w:val="superscript"/>
        </w:rPr>
        <w:t xml:space="preserve">3-5, 8, </w:t>
      </w:r>
      <w:r>
        <w:rPr>
          <w:rFonts w:ascii="Times New Roman" w:hAnsi="Times New Roman" w:cs="Times New Roman"/>
          <w:vertAlign w:val="superscript"/>
        </w:rPr>
        <w:t>22-23]</w:t>
      </w:r>
      <w:r>
        <w:rPr>
          <w:rFonts w:ascii="Times New Roman" w:hAnsi="Times New Roman" w:cs="Times New Roman"/>
        </w:rPr>
        <w:t>。</w:t>
      </w:r>
    </w:p>
    <w:p>
      <w:pPr>
        <w:rPr>
          <w:rFonts w:hint="eastAsia" w:eastAsiaTheme="minorEastAsia"/>
          <w:lang w:eastAsia="zh-CN"/>
        </w:rPr>
        <w:sectPr>
          <w:type w:val="continuous"/>
          <w:pgSz w:w="11906" w:h="16838"/>
          <w:pgMar w:top="1440" w:right="1800" w:bottom="1440" w:left="1800" w:header="851" w:footer="992" w:gutter="0"/>
          <w:cols w:space="425" w:num="1"/>
          <w:docGrid w:type="lines" w:linePitch="312" w:charSpace="0"/>
        </w:sectPr>
      </w:pPr>
      <w:del w:id="2271" w:author="lv-xyr" w:date="2019-02-23T19:23:42Z">
        <w:r>
          <w:rPr>
            <w:rFonts w:hint="eastAsia" w:ascii="Times New Roman" w:hAnsi="Times New Roman" w:cs="Times New Roman"/>
            <w:lang w:val="en-US"/>
          </w:rPr>
          <w:delText>According to t</w:delText>
        </w:r>
      </w:del>
      <w:ins w:id="2272" w:author="lv-xyr" w:date="2019-02-23T19:23:42Z">
        <w:r>
          <w:rPr>
            <w:rFonts w:hint="eastAsia" w:ascii="Times New Roman" w:hAnsi="Times New Roman" w:cs="Times New Roman"/>
            <w:lang w:val="en-US" w:eastAsia="zh-CN"/>
          </w:rPr>
          <w:t>T</w:t>
        </w:r>
      </w:ins>
      <w:r>
        <w:rPr>
          <w:rFonts w:hint="eastAsia" w:ascii="Times New Roman" w:hAnsi="Times New Roman" w:cs="Times New Roman"/>
        </w:rPr>
        <w:t>he above analysis</w:t>
      </w:r>
      <w:ins w:id="2273" w:author="lv-xyr" w:date="2019-02-23T19:23:46Z">
        <w:r>
          <w:rPr>
            <w:rFonts w:hint="eastAsia" w:ascii="Times New Roman" w:hAnsi="Times New Roman" w:cs="Times New Roman"/>
            <w:lang w:val="en-US" w:eastAsia="zh-CN"/>
          </w:rPr>
          <w:t xml:space="preserve"> </w:t>
        </w:r>
      </w:ins>
      <w:ins w:id="2274" w:author="lv-xyr" w:date="2019-02-23T19:23:49Z">
        <w:r>
          <w:rPr>
            <w:rFonts w:hint="eastAsia" w:ascii="Times New Roman" w:hAnsi="Times New Roman" w:cs="Times New Roman"/>
            <w:lang w:val="en-US" w:eastAsia="zh-CN"/>
          </w:rPr>
          <w:t>he</w:t>
        </w:r>
      </w:ins>
      <w:ins w:id="2275" w:author="lv-xyr" w:date="2019-02-23T19:23:50Z">
        <w:r>
          <w:rPr>
            <w:rFonts w:hint="eastAsia" w:ascii="Times New Roman" w:hAnsi="Times New Roman" w:cs="Times New Roman"/>
            <w:lang w:val="en-US" w:eastAsia="zh-CN"/>
          </w:rPr>
          <w:t>lp</w:t>
        </w:r>
      </w:ins>
      <w:ins w:id="2276" w:author="lv-xyr" w:date="2019-02-23T19:23:51Z">
        <w:r>
          <w:rPr>
            <w:rFonts w:hint="eastAsia" w:ascii="Times New Roman" w:hAnsi="Times New Roman" w:cs="Times New Roman"/>
            <w:lang w:val="en-US" w:eastAsia="zh-CN"/>
          </w:rPr>
          <w:t>ed</w:t>
        </w:r>
      </w:ins>
      <w:ins w:id="2277" w:author="lv-xyr" w:date="2019-02-23T19:23:52Z">
        <w:r>
          <w:rPr>
            <w:rFonts w:hint="eastAsia" w:ascii="Times New Roman" w:hAnsi="Times New Roman" w:cs="Times New Roman"/>
            <w:lang w:val="en-US" w:eastAsia="zh-CN"/>
          </w:rPr>
          <w:t xml:space="preserve"> </w:t>
        </w:r>
      </w:ins>
      <w:ins w:id="2278" w:author="lv-xyr" w:date="2019-02-23T19:35:52Z">
        <w:r>
          <w:rPr>
            <w:rFonts w:hint="eastAsia" w:ascii="Times New Roman" w:hAnsi="Times New Roman" w:cs="Times New Roman"/>
            <w:lang w:val="en-US" w:eastAsia="zh-CN"/>
          </w:rPr>
          <w:t>obt</w:t>
        </w:r>
      </w:ins>
      <w:ins w:id="2279" w:author="lv-xyr" w:date="2019-02-23T19:35:53Z">
        <w:r>
          <w:rPr>
            <w:rFonts w:hint="eastAsia" w:ascii="Times New Roman" w:hAnsi="Times New Roman" w:cs="Times New Roman"/>
            <w:lang w:val="en-US" w:eastAsia="zh-CN"/>
          </w:rPr>
          <w:t>ain</w:t>
        </w:r>
      </w:ins>
      <w:del w:id="2280" w:author="lv-xyr" w:date="2019-02-23T19:35:56Z">
        <w:r>
          <w:rPr>
            <w:rFonts w:hint="eastAsia" w:ascii="Times New Roman" w:hAnsi="Times New Roman" w:cs="Times New Roman"/>
          </w:rPr>
          <w:delText>,</w:delText>
        </w:r>
      </w:del>
      <w:r>
        <w:rPr>
          <w:rFonts w:hint="eastAsia" w:ascii="Times New Roman" w:hAnsi="Times New Roman" w:cs="Times New Roman"/>
        </w:rPr>
        <w:t xml:space="preserve"> </w:t>
      </w:r>
      <w:del w:id="2281" w:author="lv-xyr" w:date="2019-02-23T19:39:15Z">
        <w:r>
          <w:rPr>
            <w:rFonts w:hint="eastAsia" w:ascii="Times New Roman" w:hAnsi="Times New Roman" w:cs="Times New Roman"/>
          </w:rPr>
          <w:delText xml:space="preserve">the </w:delText>
        </w:r>
      </w:del>
      <w:r>
        <w:rPr>
          <w:rFonts w:hint="eastAsia" w:ascii="Times New Roman" w:hAnsi="Times New Roman" w:cs="Times New Roman"/>
        </w:rPr>
        <w:t>occurrence pattern</w:t>
      </w:r>
      <w:ins w:id="2282" w:author="lv-xyr" w:date="2019-02-23T19:40:20Z">
        <w:r>
          <w:rPr>
            <w:rFonts w:hint="eastAsia" w:ascii="Times New Roman" w:hAnsi="Times New Roman" w:cs="Times New Roman"/>
            <w:lang w:val="en-US" w:eastAsia="zh-CN"/>
          </w:rPr>
          <w:t>s</w:t>
        </w:r>
      </w:ins>
      <w:r>
        <w:rPr>
          <w:rFonts w:hint="eastAsia" w:ascii="Times New Roman" w:hAnsi="Times New Roman" w:cs="Times New Roman"/>
        </w:rPr>
        <w:t xml:space="preserve"> of various elements and </w:t>
      </w:r>
      <w:ins w:id="2283" w:author="lv-xyr" w:date="2019-02-23T19:40:32Z">
        <w:r>
          <w:rPr>
            <w:rFonts w:hint="eastAsia" w:ascii="Times New Roman" w:hAnsi="Times New Roman" w:cs="Times New Roman"/>
            <w:lang w:val="en-US" w:eastAsia="zh-CN"/>
          </w:rPr>
          <w:t>ca</w:t>
        </w:r>
      </w:ins>
      <w:ins w:id="2284" w:author="lv-xyr" w:date="2019-02-23T19:40:33Z">
        <w:r>
          <w:rPr>
            <w:rFonts w:hint="eastAsia" w:ascii="Times New Roman" w:hAnsi="Times New Roman" w:cs="Times New Roman"/>
            <w:lang w:val="en-US" w:eastAsia="zh-CN"/>
          </w:rPr>
          <w:t>lcu</w:t>
        </w:r>
      </w:ins>
      <w:ins w:id="2285" w:author="lv-xyr" w:date="2019-02-23T19:40:34Z">
        <w:r>
          <w:rPr>
            <w:rFonts w:hint="eastAsia" w:ascii="Times New Roman" w:hAnsi="Times New Roman" w:cs="Times New Roman"/>
            <w:lang w:val="en-US" w:eastAsia="zh-CN"/>
          </w:rPr>
          <w:t>late</w:t>
        </w:r>
      </w:ins>
      <w:ins w:id="2286" w:author="lv-xyr" w:date="2019-02-23T19:40:35Z">
        <w:r>
          <w:rPr>
            <w:rFonts w:hint="eastAsia" w:ascii="Times New Roman" w:hAnsi="Times New Roman" w:cs="Times New Roman"/>
            <w:lang w:val="en-US" w:eastAsia="zh-CN"/>
          </w:rPr>
          <w:t xml:space="preserve"> </w:t>
        </w:r>
      </w:ins>
      <w:r>
        <w:rPr>
          <w:rFonts w:hint="eastAsia" w:ascii="Times New Roman" w:hAnsi="Times New Roman" w:cs="Times New Roman"/>
        </w:rPr>
        <w:t xml:space="preserve">the number of functional groups in the macromolecular structure model of </w:t>
      </w:r>
      <w:ins w:id="2287" w:author="lv-xyr" w:date="2019-02-23T19:41:20Z">
        <w:r>
          <w:rPr>
            <w:rFonts w:hint="eastAsia" w:ascii="Times New Roman" w:hAnsi="Times New Roman" w:cs="Times New Roman"/>
          </w:rPr>
          <w:t>No. 2</w:t>
        </w:r>
      </w:ins>
      <w:ins w:id="2288" w:author="lv-xyr" w:date="2019-02-23T19:41:27Z">
        <w:r>
          <w:rPr>
            <w:rFonts w:hint="eastAsia" w:ascii="Times New Roman" w:hAnsi="Times New Roman" w:cs="Times New Roman"/>
          </w:rPr>
          <w:t xml:space="preserve"> </w:t>
        </w:r>
      </w:ins>
      <w:r>
        <w:rPr>
          <w:rFonts w:hint="eastAsia" w:ascii="Times New Roman" w:hAnsi="Times New Roman" w:cs="Times New Roman"/>
        </w:rPr>
        <w:t>Dongqu</w:t>
      </w:r>
      <w:del w:id="2289" w:author="lv-xyr" w:date="2019-02-23T19:41:25Z">
        <w:r>
          <w:rPr>
            <w:rFonts w:hint="eastAsia" w:ascii="Times New Roman" w:hAnsi="Times New Roman" w:cs="Times New Roman"/>
          </w:rPr>
          <w:delText xml:space="preserve"> </w:delText>
        </w:r>
      </w:del>
      <w:del w:id="2290" w:author="lv-xyr" w:date="2019-02-23T19:41:20Z">
        <w:r>
          <w:rPr>
            <w:rFonts w:hint="eastAsia" w:ascii="Times New Roman" w:hAnsi="Times New Roman" w:cs="Times New Roman"/>
          </w:rPr>
          <w:delText>No. 2</w:delText>
        </w:r>
      </w:del>
      <w:r>
        <w:rPr>
          <w:rFonts w:hint="eastAsia" w:ascii="Times New Roman" w:hAnsi="Times New Roman" w:cs="Times New Roman"/>
        </w:rPr>
        <w:t xml:space="preserve"> coal</w:t>
      </w:r>
      <w:del w:id="2291" w:author="lv-xyr" w:date="2019-02-23T19:41:34Z">
        <w:r>
          <w:rPr>
            <w:rFonts w:hint="eastAsia" w:ascii="Times New Roman" w:hAnsi="Times New Roman" w:cs="Times New Roman"/>
          </w:rPr>
          <w:delText xml:space="preserve"> were calculated</w:delText>
        </w:r>
      </w:del>
      <w:r>
        <w:rPr>
          <w:rFonts w:hint="eastAsia" w:ascii="Times New Roman" w:hAnsi="Times New Roman" w:cs="Times New Roman"/>
        </w:rPr>
        <w:t>. The</w:t>
      </w:r>
      <w:ins w:id="2292" w:author="lv-xyr" w:date="2019-02-23T19:43:18Z">
        <w:r>
          <w:rPr>
            <w:rFonts w:hint="eastAsia" w:ascii="Times New Roman" w:hAnsi="Times New Roman" w:cs="Times New Roman"/>
            <w:lang w:val="en-US" w:eastAsia="zh-CN"/>
          </w:rPr>
          <w:t>n</w:t>
        </w:r>
      </w:ins>
      <w:ins w:id="2293" w:author="lv-xyr" w:date="2019-02-23T19:57:04Z">
        <w:r>
          <w:rPr>
            <w:rFonts w:hint="eastAsia" w:ascii="Times New Roman" w:hAnsi="Times New Roman" w:cs="Times New Roman"/>
          </w:rPr>
          <w:t xml:space="preserve"> </w:t>
        </w:r>
      </w:ins>
      <w:ins w:id="2294" w:author="lv-xyr" w:date="2019-02-23T19:57:04Z">
        <w:r>
          <w:rPr>
            <w:rFonts w:hint="eastAsia" w:ascii="Times New Roman" w:hAnsi="Times New Roman" w:cs="Times New Roman"/>
            <w:lang w:val="en-US" w:eastAsia="zh-CN"/>
          </w:rPr>
          <w:t>the</w:t>
        </w:r>
      </w:ins>
      <w:ins w:id="2295" w:author="lv-xyr" w:date="2019-02-23T19:57:04Z">
        <w:r>
          <w:rPr>
            <w:rFonts w:hint="eastAsia" w:ascii="Times New Roman" w:hAnsi="Times New Roman" w:cs="Times New Roman"/>
          </w:rPr>
          <w:t xml:space="preserve"> software</w:t>
        </w:r>
      </w:ins>
      <w:ins w:id="2296" w:author="lv-xyr" w:date="2019-02-23T19:57:04Z">
        <w:r>
          <w:rPr>
            <w:rFonts w:hint="eastAsia" w:ascii="Times New Roman" w:hAnsi="Times New Roman" w:cs="Times New Roman"/>
            <w:lang w:val="en-US" w:eastAsia="zh-CN"/>
          </w:rPr>
          <w:t xml:space="preserve"> </w:t>
        </w:r>
      </w:ins>
      <w:ins w:id="2297" w:author="lv-xyr" w:date="2019-02-23T19:57:04Z">
        <w:r>
          <w:rPr>
            <w:rFonts w:hint="eastAsia" w:ascii="Times New Roman" w:hAnsi="Times New Roman" w:cs="Times New Roman"/>
          </w:rPr>
          <w:t>ACD/C NMR</w:t>
        </w:r>
      </w:ins>
      <w:ins w:id="2298" w:author="lv-xyr" w:date="2019-02-23T19:43:28Z">
        <w:r>
          <w:rPr>
            <w:rFonts w:hint="eastAsia" w:ascii="Times New Roman" w:hAnsi="Times New Roman" w:cs="Times New Roman"/>
            <w:lang w:val="en-US" w:eastAsia="zh-CN"/>
          </w:rPr>
          <w:t xml:space="preserve"> </w:t>
        </w:r>
      </w:ins>
      <w:ins w:id="2299" w:author="lv-xyr" w:date="2019-02-23T19:57:09Z">
        <w:r>
          <w:rPr>
            <w:rFonts w:hint="eastAsia" w:ascii="Times New Roman" w:hAnsi="Times New Roman" w:cs="Times New Roman"/>
            <w:lang w:val="en-US" w:eastAsia="zh-CN"/>
          </w:rPr>
          <w:t xml:space="preserve">was </w:t>
        </w:r>
      </w:ins>
      <w:ins w:id="2300" w:author="lv-xyr" w:date="2019-02-23T19:57:10Z">
        <w:r>
          <w:rPr>
            <w:rFonts w:hint="eastAsia" w:ascii="Times New Roman" w:hAnsi="Times New Roman" w:cs="Times New Roman"/>
            <w:lang w:val="en-US" w:eastAsia="zh-CN"/>
          </w:rPr>
          <w:t>used</w:t>
        </w:r>
      </w:ins>
      <w:ins w:id="2301" w:author="lv-xyr" w:date="2019-02-23T19:57:11Z">
        <w:r>
          <w:rPr>
            <w:rFonts w:hint="eastAsia" w:ascii="Times New Roman" w:hAnsi="Times New Roman" w:cs="Times New Roman"/>
            <w:lang w:val="en-US" w:eastAsia="zh-CN"/>
          </w:rPr>
          <w:t xml:space="preserve"> </w:t>
        </w:r>
      </w:ins>
      <w:ins w:id="2302" w:author="lv-xyr" w:date="2019-02-23T19:57:12Z">
        <w:r>
          <w:rPr>
            <w:rFonts w:hint="eastAsia" w:ascii="Times New Roman" w:hAnsi="Times New Roman" w:cs="Times New Roman"/>
            <w:lang w:val="en-US" w:eastAsia="zh-CN"/>
          </w:rPr>
          <w:t>to</w:t>
        </w:r>
      </w:ins>
      <w:ins w:id="2303" w:author="lv-xyr" w:date="2019-02-23T19:57:18Z">
        <w:r>
          <w:rPr>
            <w:rFonts w:hint="eastAsia" w:ascii="Times New Roman" w:hAnsi="Times New Roman" w:cs="Times New Roman"/>
          </w:rPr>
          <w:t xml:space="preserve"> construct</w:t>
        </w:r>
      </w:ins>
      <w:ins w:id="2304" w:author="lv-xyr" w:date="2019-02-23T19:57:12Z">
        <w:r>
          <w:rPr>
            <w:rFonts w:hint="eastAsia" w:ascii="Times New Roman" w:hAnsi="Times New Roman" w:cs="Times New Roman"/>
            <w:lang w:val="en-US" w:eastAsia="zh-CN"/>
          </w:rPr>
          <w:t xml:space="preserve"> </w:t>
        </w:r>
      </w:ins>
      <w:ins w:id="2305" w:author="lv-xyr" w:date="2019-02-23T19:43:29Z">
        <w:r>
          <w:rPr>
            <w:rFonts w:hint="eastAsia" w:ascii="Times New Roman" w:hAnsi="Times New Roman" w:cs="Times New Roman"/>
            <w:lang w:val="en-US" w:eastAsia="zh-CN"/>
          </w:rPr>
          <w:t>the</w:t>
        </w:r>
      </w:ins>
      <w:r>
        <w:rPr>
          <w:rFonts w:hint="eastAsia" w:ascii="Times New Roman" w:hAnsi="Times New Roman" w:cs="Times New Roman"/>
        </w:rPr>
        <w:t xml:space="preserve"> coal macromolecular structure model</w:t>
      </w:r>
      <w:del w:id="2306" w:author="lv-xyr" w:date="2019-02-23T19:57:46Z">
        <w:r>
          <w:rPr>
            <w:rFonts w:hint="eastAsia" w:ascii="Times New Roman" w:hAnsi="Times New Roman" w:cs="Times New Roman"/>
          </w:rPr>
          <w:delText xml:space="preserve"> was constructed by</w:delText>
        </w:r>
      </w:del>
      <w:del w:id="2307" w:author="lv-xyr" w:date="2019-02-23T19:57:04Z">
        <w:r>
          <w:rPr>
            <w:rFonts w:hint="eastAsia" w:ascii="Times New Roman" w:hAnsi="Times New Roman" w:cs="Times New Roman"/>
          </w:rPr>
          <w:delText xml:space="preserve"> ACD/C NMR</w:delText>
        </w:r>
      </w:del>
      <w:del w:id="2308" w:author="lv-xyr" w:date="2019-02-23T19:56:55Z">
        <w:r>
          <w:rPr>
            <w:rFonts w:hint="eastAsia" w:ascii="Times New Roman" w:hAnsi="Times New Roman" w:cs="Times New Roman"/>
          </w:rPr>
          <w:delText xml:space="preserve"> software</w:delText>
        </w:r>
      </w:del>
      <w:r>
        <w:rPr>
          <w:rFonts w:hint="eastAsia" w:ascii="Times New Roman" w:hAnsi="Times New Roman" w:cs="Times New Roman"/>
        </w:rPr>
        <w:t>, and</w:t>
      </w:r>
      <w:ins w:id="2309" w:author="lv-xyr" w:date="2019-02-23T19:59:53Z">
        <w:r>
          <w:rPr>
            <w:rFonts w:hint="eastAsia" w:ascii="Times New Roman" w:hAnsi="Times New Roman" w:cs="Times New Roman"/>
          </w:rPr>
          <w:t xml:space="preserve"> software</w:t>
        </w:r>
      </w:ins>
      <w:ins w:id="2310" w:author="lv-xyr" w:date="2019-02-23T19:59:58Z">
        <w:r>
          <w:rPr>
            <w:rFonts w:hint="eastAsia" w:ascii="Times New Roman" w:hAnsi="Times New Roman" w:cs="Times New Roman"/>
          </w:rPr>
          <w:t xml:space="preserve"> gNMR</w:t>
        </w:r>
      </w:ins>
      <w:r>
        <w:rPr>
          <w:rFonts w:hint="eastAsia" w:ascii="Times New Roman" w:hAnsi="Times New Roman" w:cs="Times New Roman"/>
        </w:rPr>
        <w:t xml:space="preserve"> </w:t>
      </w:r>
      <w:ins w:id="2311" w:author="lv-xyr" w:date="2019-02-23T20:00:06Z">
        <w:r>
          <w:rPr>
            <w:rFonts w:hint="eastAsia" w:ascii="Times New Roman" w:hAnsi="Times New Roman" w:cs="Times New Roman"/>
            <w:lang w:val="en-US" w:eastAsia="zh-CN"/>
          </w:rPr>
          <w:t>w</w:t>
        </w:r>
      </w:ins>
      <w:ins w:id="2312" w:author="lv-xyr" w:date="2019-02-23T20:00:07Z">
        <w:r>
          <w:rPr>
            <w:rFonts w:hint="eastAsia" w:ascii="Times New Roman" w:hAnsi="Times New Roman" w:cs="Times New Roman"/>
            <w:lang w:val="en-US" w:eastAsia="zh-CN"/>
          </w:rPr>
          <w:t xml:space="preserve">as </w:t>
        </w:r>
      </w:ins>
      <w:ins w:id="2313" w:author="lv-xyr" w:date="2019-02-23T20:00:08Z">
        <w:r>
          <w:rPr>
            <w:rFonts w:hint="eastAsia" w:ascii="Times New Roman" w:hAnsi="Times New Roman" w:cs="Times New Roman"/>
            <w:lang w:val="en-US" w:eastAsia="zh-CN"/>
          </w:rPr>
          <w:t>u</w:t>
        </w:r>
      </w:ins>
      <w:ins w:id="2314" w:author="lv-xyr" w:date="2019-02-23T20:00:09Z">
        <w:r>
          <w:rPr>
            <w:rFonts w:hint="eastAsia" w:ascii="Times New Roman" w:hAnsi="Times New Roman" w:cs="Times New Roman"/>
            <w:lang w:val="en-US" w:eastAsia="zh-CN"/>
          </w:rPr>
          <w:t>sed to</w:t>
        </w:r>
      </w:ins>
      <w:ins w:id="2315" w:author="lv-xyr" w:date="2019-02-23T20:00:18Z">
        <w:r>
          <w:rPr>
            <w:rFonts w:hint="eastAsia" w:ascii="Times New Roman" w:hAnsi="Times New Roman" w:cs="Times New Roman"/>
          </w:rPr>
          <w:t xml:space="preserve"> calculate</w:t>
        </w:r>
      </w:ins>
      <w:ins w:id="2316" w:author="lv-xyr" w:date="2019-02-23T20:00:34Z">
        <w:r>
          <w:rPr>
            <w:rFonts w:hint="eastAsia" w:ascii="Times New Roman" w:hAnsi="Times New Roman" w:cs="Times New Roman"/>
          </w:rPr>
          <w:t xml:space="preserve"> the chemical shift</w:t>
        </w:r>
      </w:ins>
      <w:ins w:id="2317" w:author="lv-xyr" w:date="2019-02-23T20:00:10Z">
        <w:r>
          <w:rPr>
            <w:rFonts w:hint="eastAsia" w:ascii="Times New Roman" w:hAnsi="Times New Roman" w:cs="Times New Roman"/>
            <w:lang w:val="en-US" w:eastAsia="zh-CN"/>
          </w:rPr>
          <w:t xml:space="preserve"> </w:t>
        </w:r>
      </w:ins>
      <w:ins w:id="2318" w:author="lv-xyr" w:date="2019-02-23T20:00:36Z">
        <w:r>
          <w:rPr>
            <w:rFonts w:hint="eastAsia" w:ascii="Times New Roman" w:hAnsi="Times New Roman" w:cs="Times New Roman"/>
            <w:lang w:val="en-US" w:eastAsia="zh-CN"/>
          </w:rPr>
          <w:t xml:space="preserve">of </w:t>
        </w:r>
      </w:ins>
      <w:r>
        <w:rPr>
          <w:rFonts w:hint="eastAsia" w:ascii="Times New Roman" w:hAnsi="Times New Roman" w:cs="Times New Roman"/>
        </w:rPr>
        <w:t xml:space="preserve">each carbon atom </w:t>
      </w:r>
      <w:del w:id="2319" w:author="lv-xyr" w:date="2019-02-23T20:00:45Z">
        <w:r>
          <w:rPr>
            <w:rFonts w:hint="eastAsia" w:ascii="Times New Roman" w:hAnsi="Times New Roman" w:cs="Times New Roman"/>
            <w:lang w:val="en-US"/>
          </w:rPr>
          <w:delText>was calculated by gNMR software. After the chemical shift, the</w:delText>
        </w:r>
      </w:del>
      <w:ins w:id="2320" w:author="lv-xyr" w:date="2019-02-23T20:00:45Z">
        <w:r>
          <w:rPr>
            <w:rFonts w:hint="eastAsia" w:ascii="Times New Roman" w:hAnsi="Times New Roman" w:cs="Times New Roman"/>
            <w:lang w:val="en-US" w:eastAsia="zh-CN"/>
          </w:rPr>
          <w:t>so</w:t>
        </w:r>
      </w:ins>
      <w:ins w:id="2321" w:author="lv-xyr" w:date="2019-02-23T20:00:49Z">
        <w:r>
          <w:rPr>
            <w:rFonts w:hint="eastAsia" w:ascii="Times New Roman" w:hAnsi="Times New Roman" w:cs="Times New Roman"/>
            <w:lang w:val="en-US" w:eastAsia="zh-CN"/>
          </w:rPr>
          <w:t xml:space="preserve"> as </w:t>
        </w:r>
      </w:ins>
      <w:ins w:id="2322" w:author="lv-xyr" w:date="2019-02-23T20:00:50Z">
        <w:r>
          <w:rPr>
            <w:rFonts w:hint="eastAsia" w:ascii="Times New Roman" w:hAnsi="Times New Roman" w:cs="Times New Roman"/>
            <w:lang w:val="en-US" w:eastAsia="zh-CN"/>
          </w:rPr>
          <w:t>to ma</w:t>
        </w:r>
      </w:ins>
      <w:ins w:id="2323" w:author="lv-xyr" w:date="2019-02-23T20:00:51Z">
        <w:r>
          <w:rPr>
            <w:rFonts w:hint="eastAsia" w:ascii="Times New Roman" w:hAnsi="Times New Roman" w:cs="Times New Roman"/>
            <w:lang w:val="en-US" w:eastAsia="zh-CN"/>
          </w:rPr>
          <w:t xml:space="preserve">ke </w:t>
        </w:r>
      </w:ins>
      <w:ins w:id="2324" w:author="lv-xyr" w:date="2019-02-23T20:00:54Z">
        <w:r>
          <w:rPr>
            <w:rFonts w:hint="eastAsia" w:ascii="Times New Roman" w:hAnsi="Times New Roman" w:cs="Times New Roman"/>
            <w:lang w:val="en-US" w:eastAsia="zh-CN"/>
          </w:rPr>
          <w:t>compa</w:t>
        </w:r>
      </w:ins>
      <w:ins w:id="2325" w:author="lv-xyr" w:date="2019-02-23T20:00:55Z">
        <w:r>
          <w:rPr>
            <w:rFonts w:hint="eastAsia" w:ascii="Times New Roman" w:hAnsi="Times New Roman" w:cs="Times New Roman"/>
            <w:lang w:val="en-US" w:eastAsia="zh-CN"/>
          </w:rPr>
          <w:t>rison</w:t>
        </w:r>
      </w:ins>
      <w:ins w:id="2326" w:author="lv-xyr" w:date="2019-02-23T20:00:56Z">
        <w:r>
          <w:rPr>
            <w:rFonts w:hint="eastAsia" w:ascii="Times New Roman" w:hAnsi="Times New Roman" w:cs="Times New Roman"/>
            <w:lang w:val="en-US" w:eastAsia="zh-CN"/>
          </w:rPr>
          <w:t xml:space="preserve"> </w:t>
        </w:r>
      </w:ins>
      <w:ins w:id="2327" w:author="lv-xyr" w:date="2019-02-23T20:00:59Z">
        <w:r>
          <w:rPr>
            <w:rFonts w:hint="eastAsia" w:ascii="Times New Roman" w:hAnsi="Times New Roman" w:cs="Times New Roman"/>
            <w:lang w:val="en-US" w:eastAsia="zh-CN"/>
          </w:rPr>
          <w:t>b</w:t>
        </w:r>
      </w:ins>
      <w:ins w:id="2328" w:author="lv-xyr" w:date="2019-02-23T20:01:00Z">
        <w:r>
          <w:rPr>
            <w:rFonts w:hint="eastAsia" w:ascii="Times New Roman" w:hAnsi="Times New Roman" w:cs="Times New Roman"/>
            <w:lang w:val="en-US" w:eastAsia="zh-CN"/>
          </w:rPr>
          <w:t>etwe</w:t>
        </w:r>
      </w:ins>
      <w:ins w:id="2329" w:author="lv-xyr" w:date="2019-02-23T20:01:01Z">
        <w:r>
          <w:rPr>
            <w:rFonts w:hint="eastAsia" w:ascii="Times New Roman" w:hAnsi="Times New Roman" w:cs="Times New Roman"/>
            <w:lang w:val="en-US" w:eastAsia="zh-CN"/>
          </w:rPr>
          <w:t>en</w:t>
        </w:r>
      </w:ins>
      <w:ins w:id="2330" w:author="lv-xyr" w:date="2019-02-23T20:01:03Z">
        <w:r>
          <w:rPr>
            <w:rFonts w:hint="eastAsia" w:ascii="Times New Roman" w:hAnsi="Times New Roman" w:cs="Times New Roman"/>
            <w:lang w:val="en-US" w:eastAsia="zh-CN"/>
          </w:rPr>
          <w:t xml:space="preserve"> t</w:t>
        </w:r>
      </w:ins>
      <w:ins w:id="2331" w:author="lv-xyr" w:date="2019-02-23T20:01:04Z">
        <w:r>
          <w:rPr>
            <w:rFonts w:hint="eastAsia" w:ascii="Times New Roman" w:hAnsi="Times New Roman" w:cs="Times New Roman"/>
            <w:lang w:val="en-US" w:eastAsia="zh-CN"/>
          </w:rPr>
          <w:t>he</w:t>
        </w:r>
      </w:ins>
      <w:r>
        <w:rPr>
          <w:rFonts w:hint="eastAsia" w:ascii="Times New Roman" w:hAnsi="Times New Roman" w:cs="Times New Roman"/>
        </w:rPr>
        <w:t xml:space="preserve"> predicted spectrum </w:t>
      </w:r>
      <w:del w:id="2332" w:author="lv-xyr" w:date="2019-02-23T20:01:11Z">
        <w:r>
          <w:rPr>
            <w:rFonts w:hint="eastAsia" w:ascii="Times New Roman" w:hAnsi="Times New Roman" w:cs="Times New Roman"/>
            <w:lang w:val="en-US"/>
          </w:rPr>
          <w:delText>is compared with</w:delText>
        </w:r>
      </w:del>
      <w:ins w:id="2333" w:author="lv-xyr" w:date="2019-02-23T20:01:11Z">
        <w:r>
          <w:rPr>
            <w:rFonts w:hint="eastAsia" w:ascii="Times New Roman" w:hAnsi="Times New Roman" w:cs="Times New Roman"/>
            <w:lang w:val="en-US" w:eastAsia="zh-CN"/>
          </w:rPr>
          <w:t>and</w:t>
        </w:r>
      </w:ins>
      <w:r>
        <w:rPr>
          <w:rFonts w:hint="eastAsia" w:ascii="Times New Roman" w:hAnsi="Times New Roman" w:cs="Times New Roman"/>
        </w:rPr>
        <w:t xml:space="preserve"> the experimental nuclear magnetic spectrum in the</w:t>
      </w:r>
      <w:ins w:id="2334" w:author="lv-xyr" w:date="2019-02-23T20:01:31Z">
        <w:r>
          <w:rPr>
            <w:rFonts w:hint="eastAsia" w:ascii="Times New Roman" w:hAnsi="Times New Roman" w:cs="Times New Roman"/>
          </w:rPr>
          <w:t xml:space="preserve"> software</w:t>
        </w:r>
      </w:ins>
      <w:r>
        <w:rPr>
          <w:rFonts w:hint="eastAsia" w:ascii="Times New Roman" w:hAnsi="Times New Roman" w:cs="Times New Roman"/>
        </w:rPr>
        <w:t xml:space="preserve"> Origin</w:t>
      </w:r>
      <w:del w:id="2335" w:author="lv-xyr" w:date="2019-02-23T20:01:31Z">
        <w:r>
          <w:rPr>
            <w:rFonts w:hint="eastAsia" w:ascii="Times New Roman" w:hAnsi="Times New Roman" w:cs="Times New Roman"/>
          </w:rPr>
          <w:delText xml:space="preserve"> software</w:delText>
        </w:r>
      </w:del>
      <w:r>
        <w:rPr>
          <w:rFonts w:hint="eastAsia" w:ascii="Times New Roman" w:hAnsi="Times New Roman" w:cs="Times New Roman"/>
        </w:rPr>
        <w:t xml:space="preserve">. If the difference between the two is large, the </w:t>
      </w:r>
      <w:ins w:id="2336" w:author="lv-xyr" w:date="2019-02-23T20:05:04Z">
        <w:r>
          <w:rPr>
            <w:rFonts w:hint="eastAsia" w:ascii="Times New Roman" w:hAnsi="Times New Roman" w:cs="Times New Roman"/>
          </w:rPr>
          <w:t xml:space="preserve">modification </w:t>
        </w:r>
      </w:ins>
      <w:del w:id="2337" w:author="lv-xyr" w:date="2019-02-23T20:05:07Z">
        <w:r>
          <w:rPr>
            <w:rFonts w:hint="eastAsia" w:ascii="Times New Roman" w:hAnsi="Times New Roman" w:cs="Times New Roman"/>
          </w:rPr>
          <w:delText xml:space="preserve">work </w:delText>
        </w:r>
      </w:del>
      <w:r>
        <w:rPr>
          <w:rFonts w:hint="eastAsia" w:ascii="Times New Roman" w:hAnsi="Times New Roman" w:cs="Times New Roman"/>
        </w:rPr>
        <w:t>of structur</w:t>
      </w:r>
      <w:del w:id="2338" w:author="lv-xyr" w:date="2019-02-23T20:08:04Z">
        <w:r>
          <w:rPr>
            <w:rFonts w:hint="eastAsia" w:ascii="Times New Roman" w:hAnsi="Times New Roman" w:cs="Times New Roman"/>
            <w:lang w:val="en-US"/>
          </w:rPr>
          <w:delText>al</w:delText>
        </w:r>
      </w:del>
      <w:ins w:id="2339" w:author="lv-xyr" w:date="2019-02-23T20:08:04Z">
        <w:r>
          <w:rPr>
            <w:rFonts w:hint="eastAsia" w:ascii="Times New Roman" w:hAnsi="Times New Roman" w:cs="Times New Roman"/>
            <w:lang w:val="en-US" w:eastAsia="zh-CN"/>
          </w:rPr>
          <w:t>e</w:t>
        </w:r>
      </w:ins>
      <w:r>
        <w:rPr>
          <w:rFonts w:hint="eastAsia" w:ascii="Times New Roman" w:hAnsi="Times New Roman" w:cs="Times New Roman"/>
        </w:rPr>
        <w:t xml:space="preserve"> model </w:t>
      </w:r>
      <w:del w:id="2340" w:author="lv-xyr" w:date="2019-02-23T20:05:04Z">
        <w:r>
          <w:rPr>
            <w:rFonts w:hint="eastAsia" w:ascii="Times New Roman" w:hAnsi="Times New Roman" w:cs="Times New Roman"/>
          </w:rPr>
          <w:delText xml:space="preserve">modification </w:delText>
        </w:r>
      </w:del>
      <w:r>
        <w:rPr>
          <w:rFonts w:hint="eastAsia" w:ascii="Times New Roman" w:hAnsi="Times New Roman" w:cs="Times New Roman"/>
        </w:rPr>
        <w:t xml:space="preserve">and </w:t>
      </w:r>
      <w:ins w:id="2341" w:author="lv-xyr" w:date="2019-02-23T20:05:50Z">
        <w:r>
          <w:rPr>
            <w:rFonts w:hint="eastAsia" w:ascii="Times New Roman" w:hAnsi="Times New Roman" w:cs="Times New Roman"/>
            <w:lang w:val="en-US" w:eastAsia="zh-CN"/>
          </w:rPr>
          <w:t>the</w:t>
        </w:r>
      </w:ins>
      <w:ins w:id="2342" w:author="lv-xyr" w:date="2019-02-23T20:05:51Z">
        <w:r>
          <w:rPr>
            <w:rFonts w:hint="eastAsia" w:ascii="Times New Roman" w:hAnsi="Times New Roman" w:cs="Times New Roman"/>
            <w:lang w:val="en-US" w:eastAsia="zh-CN"/>
          </w:rPr>
          <w:t xml:space="preserve"> </w:t>
        </w:r>
      </w:ins>
      <w:ins w:id="2343" w:author="lv-xyr" w:date="2019-02-23T20:05:55Z">
        <w:r>
          <w:rPr>
            <w:rFonts w:hint="eastAsia" w:ascii="Times New Roman" w:hAnsi="Times New Roman" w:cs="Times New Roman"/>
          </w:rPr>
          <w:t xml:space="preserve">comparison </w:t>
        </w:r>
      </w:ins>
      <w:ins w:id="2344" w:author="lv-xyr" w:date="2019-02-23T20:05:58Z">
        <w:r>
          <w:rPr>
            <w:rFonts w:hint="eastAsia" w:ascii="Times New Roman" w:hAnsi="Times New Roman" w:cs="Times New Roman"/>
            <w:lang w:val="en-US" w:eastAsia="zh-CN"/>
          </w:rPr>
          <w:t xml:space="preserve">of </w:t>
        </w:r>
      </w:ins>
      <w:r>
        <w:rPr>
          <w:rFonts w:hint="eastAsia" w:ascii="Times New Roman" w:hAnsi="Times New Roman" w:cs="Times New Roman"/>
        </w:rPr>
        <w:t>spectr</w:t>
      </w:r>
      <w:del w:id="2345" w:author="lv-xyr" w:date="2019-02-23T20:06:14Z">
        <w:r>
          <w:rPr>
            <w:rFonts w:hint="eastAsia" w:ascii="Times New Roman" w:hAnsi="Times New Roman" w:cs="Times New Roman"/>
            <w:lang w:val="en-US"/>
          </w:rPr>
          <w:delText>al</w:delText>
        </w:r>
      </w:del>
      <w:ins w:id="2346" w:author="lv-xyr" w:date="2019-02-23T20:06:14Z">
        <w:r>
          <w:rPr>
            <w:rFonts w:hint="eastAsia" w:ascii="Times New Roman" w:hAnsi="Times New Roman" w:cs="Times New Roman"/>
            <w:lang w:val="en-US" w:eastAsia="zh-CN"/>
          </w:rPr>
          <w:t>o</w:t>
        </w:r>
      </w:ins>
      <w:ins w:id="2347" w:author="lv-xyr" w:date="2019-02-23T20:06:15Z">
        <w:r>
          <w:rPr>
            <w:rFonts w:hint="eastAsia" w:ascii="Times New Roman" w:hAnsi="Times New Roman" w:cs="Times New Roman"/>
            <w:lang w:val="en-US" w:eastAsia="zh-CN"/>
          </w:rPr>
          <w:t>gra</w:t>
        </w:r>
      </w:ins>
      <w:ins w:id="2348" w:author="lv-xyr" w:date="2019-02-23T20:06:16Z">
        <w:r>
          <w:rPr>
            <w:rFonts w:hint="eastAsia" w:ascii="Times New Roman" w:hAnsi="Times New Roman" w:cs="Times New Roman"/>
            <w:lang w:val="en-US" w:eastAsia="zh-CN"/>
          </w:rPr>
          <w:t>m</w:t>
        </w:r>
      </w:ins>
      <w:r>
        <w:rPr>
          <w:rFonts w:hint="eastAsia" w:ascii="Times New Roman" w:hAnsi="Times New Roman" w:cs="Times New Roman"/>
        </w:rPr>
        <w:t xml:space="preserve"> </w:t>
      </w:r>
      <w:del w:id="2349" w:author="lv-xyr" w:date="2019-02-23T20:08:51Z">
        <w:r>
          <w:rPr>
            <w:rFonts w:hint="eastAsia" w:ascii="Times New Roman" w:hAnsi="Times New Roman" w:cs="Times New Roman"/>
            <w:lang w:val="en-US"/>
          </w:rPr>
          <w:delText>comparison is repeated</w:delText>
        </w:r>
      </w:del>
      <w:ins w:id="2350" w:author="lv-xyr" w:date="2019-02-23T20:08:51Z">
        <w:r>
          <w:rPr>
            <w:rFonts w:hint="eastAsia" w:ascii="Times New Roman" w:hAnsi="Times New Roman" w:cs="Times New Roman"/>
            <w:lang w:val="en-US" w:eastAsia="zh-CN"/>
          </w:rPr>
          <w:t>we</w:t>
        </w:r>
      </w:ins>
      <w:ins w:id="2351" w:author="lv-xyr" w:date="2019-02-23T20:08:52Z">
        <w:r>
          <w:rPr>
            <w:rFonts w:hint="eastAsia" w:ascii="Times New Roman" w:hAnsi="Times New Roman" w:cs="Times New Roman"/>
            <w:lang w:val="en-US" w:eastAsia="zh-CN"/>
          </w:rPr>
          <w:t>re</w:t>
        </w:r>
      </w:ins>
      <w:ins w:id="2352" w:author="lv-xyr" w:date="2019-02-23T20:08:53Z">
        <w:r>
          <w:rPr>
            <w:rFonts w:hint="eastAsia" w:ascii="Times New Roman" w:hAnsi="Times New Roman" w:cs="Times New Roman"/>
            <w:lang w:val="en-US" w:eastAsia="zh-CN"/>
          </w:rPr>
          <w:t xml:space="preserve"> </w:t>
        </w:r>
      </w:ins>
      <w:ins w:id="2353" w:author="lv-xyr" w:date="2019-02-23T20:08:55Z">
        <w:r>
          <w:rPr>
            <w:rFonts w:hint="eastAsia" w:ascii="Times New Roman" w:hAnsi="Times New Roman" w:cs="Times New Roman"/>
            <w:lang w:val="en-US" w:eastAsia="zh-CN"/>
          </w:rPr>
          <w:t>con</w:t>
        </w:r>
      </w:ins>
      <w:ins w:id="2354" w:author="lv-xyr" w:date="2019-02-23T20:08:56Z">
        <w:r>
          <w:rPr>
            <w:rFonts w:hint="eastAsia" w:ascii="Times New Roman" w:hAnsi="Times New Roman" w:cs="Times New Roman"/>
            <w:lang w:val="en-US" w:eastAsia="zh-CN"/>
          </w:rPr>
          <w:t>tin</w:t>
        </w:r>
      </w:ins>
      <w:ins w:id="2355" w:author="lv-xyr" w:date="2019-02-23T20:08:57Z">
        <w:r>
          <w:rPr>
            <w:rFonts w:hint="eastAsia" w:ascii="Times New Roman" w:hAnsi="Times New Roman" w:cs="Times New Roman"/>
            <w:lang w:val="en-US" w:eastAsia="zh-CN"/>
          </w:rPr>
          <w:t>uousl</w:t>
        </w:r>
      </w:ins>
      <w:ins w:id="2356" w:author="lv-xyr" w:date="2019-02-23T20:08:58Z">
        <w:r>
          <w:rPr>
            <w:rFonts w:hint="eastAsia" w:ascii="Times New Roman" w:hAnsi="Times New Roman" w:cs="Times New Roman"/>
            <w:lang w:val="en-US" w:eastAsia="zh-CN"/>
          </w:rPr>
          <w:t>y</w:t>
        </w:r>
      </w:ins>
      <w:ins w:id="2357" w:author="lv-xyr" w:date="2019-02-23T20:08:59Z">
        <w:r>
          <w:rPr>
            <w:rFonts w:hint="eastAsia" w:ascii="Times New Roman" w:hAnsi="Times New Roman" w:cs="Times New Roman"/>
            <w:lang w:val="en-US" w:eastAsia="zh-CN"/>
          </w:rPr>
          <w:t xml:space="preserve"> </w:t>
        </w:r>
      </w:ins>
      <w:ins w:id="2358" w:author="lv-xyr" w:date="2019-02-23T20:09:39Z">
        <w:r>
          <w:rPr>
            <w:rFonts w:hint="eastAsia" w:ascii="Times New Roman" w:hAnsi="Times New Roman" w:cs="Times New Roman"/>
            <w:lang w:val="en-US" w:eastAsia="zh-CN"/>
          </w:rPr>
          <w:t>bei</w:t>
        </w:r>
      </w:ins>
      <w:ins w:id="2359" w:author="lv-xyr" w:date="2019-02-23T20:09:40Z">
        <w:r>
          <w:rPr>
            <w:rFonts w:hint="eastAsia" w:ascii="Times New Roman" w:hAnsi="Times New Roman" w:cs="Times New Roman"/>
            <w:lang w:val="en-US" w:eastAsia="zh-CN"/>
          </w:rPr>
          <w:t xml:space="preserve">ng </w:t>
        </w:r>
      </w:ins>
      <w:ins w:id="2360" w:author="lv-xyr" w:date="2019-02-23T20:09:01Z">
        <w:r>
          <w:rPr>
            <w:rFonts w:hint="eastAsia" w:ascii="Times New Roman" w:hAnsi="Times New Roman" w:cs="Times New Roman"/>
            <w:lang w:val="en-US" w:eastAsia="zh-CN"/>
          </w:rPr>
          <w:t>ca</w:t>
        </w:r>
      </w:ins>
      <w:ins w:id="2361" w:author="lv-xyr" w:date="2019-02-23T20:09:02Z">
        <w:r>
          <w:rPr>
            <w:rFonts w:hint="eastAsia" w:ascii="Times New Roman" w:hAnsi="Times New Roman" w:cs="Times New Roman"/>
            <w:lang w:val="en-US" w:eastAsia="zh-CN"/>
          </w:rPr>
          <w:t>r</w:t>
        </w:r>
      </w:ins>
      <w:ins w:id="2362" w:author="lv-xyr" w:date="2019-02-23T20:09:03Z">
        <w:r>
          <w:rPr>
            <w:rFonts w:hint="eastAsia" w:ascii="Times New Roman" w:hAnsi="Times New Roman" w:cs="Times New Roman"/>
            <w:lang w:val="en-US" w:eastAsia="zh-CN"/>
          </w:rPr>
          <w:t>r</w:t>
        </w:r>
      </w:ins>
      <w:ins w:id="2363" w:author="lv-xyr" w:date="2019-02-23T20:09:13Z">
        <w:r>
          <w:rPr>
            <w:rFonts w:hint="eastAsia" w:ascii="Times New Roman" w:hAnsi="Times New Roman" w:cs="Times New Roman"/>
            <w:lang w:val="en-US" w:eastAsia="zh-CN"/>
          </w:rPr>
          <w:t xml:space="preserve">ied </w:t>
        </w:r>
      </w:ins>
      <w:ins w:id="2364" w:author="lv-xyr" w:date="2019-02-23T20:09:14Z">
        <w:r>
          <w:rPr>
            <w:rFonts w:hint="eastAsia" w:ascii="Times New Roman" w:hAnsi="Times New Roman" w:cs="Times New Roman"/>
            <w:lang w:val="en-US" w:eastAsia="zh-CN"/>
          </w:rPr>
          <w:t>out</w:t>
        </w:r>
      </w:ins>
      <w:ins w:id="2365" w:author="lv-xyr" w:date="2019-02-23T20:09:15Z">
        <w:r>
          <w:rPr>
            <w:rFonts w:hint="eastAsia" w:ascii="Times New Roman" w:hAnsi="Times New Roman" w:cs="Times New Roman"/>
            <w:lang w:val="en-US" w:eastAsia="zh-CN"/>
          </w:rPr>
          <w:t xml:space="preserve"> </w:t>
        </w:r>
      </w:ins>
      <w:del w:id="2366" w:author="lv-xyr" w:date="2019-02-23T20:09:45Z">
        <w:r>
          <w:rPr>
            <w:rFonts w:hint="eastAsia" w:ascii="Times New Roman" w:hAnsi="Times New Roman" w:cs="Times New Roman"/>
          </w:rPr>
          <w:delText xml:space="preserve"> </w:delText>
        </w:r>
      </w:del>
      <w:r>
        <w:rPr>
          <w:rFonts w:hint="eastAsia" w:ascii="Times New Roman" w:hAnsi="Times New Roman" w:cs="Times New Roman"/>
        </w:rPr>
        <w:t xml:space="preserve">until the experimental nuclear magnetic spectrum and </w:t>
      </w:r>
      <w:ins w:id="2367" w:author="lv-xyr" w:date="2019-02-23T20:10:43Z">
        <w:r>
          <w:rPr>
            <w:rFonts w:hint="eastAsia" w:ascii="Times New Roman" w:hAnsi="Times New Roman" w:cs="Times New Roman"/>
            <w:lang w:val="en-US" w:eastAsia="zh-CN"/>
          </w:rPr>
          <w:t xml:space="preserve">the </w:t>
        </w:r>
      </w:ins>
      <w:r>
        <w:rPr>
          <w:rFonts w:hint="eastAsia" w:ascii="Times New Roman" w:hAnsi="Times New Roman" w:cs="Times New Roman"/>
        </w:rPr>
        <w:t>predict</w:t>
      </w:r>
      <w:del w:id="2368" w:author="lv-xyr" w:date="2019-02-23T20:10:49Z">
        <w:r>
          <w:rPr>
            <w:rFonts w:hint="eastAsia" w:ascii="Times New Roman" w:hAnsi="Times New Roman" w:cs="Times New Roman"/>
            <w:lang w:val="en-US"/>
          </w:rPr>
          <w:delText>ion</w:delText>
        </w:r>
      </w:del>
      <w:ins w:id="2369" w:author="lv-xyr" w:date="2019-02-23T20:10:49Z">
        <w:r>
          <w:rPr>
            <w:rFonts w:hint="eastAsia" w:ascii="Times New Roman" w:hAnsi="Times New Roman" w:cs="Times New Roman"/>
            <w:lang w:val="en-US" w:eastAsia="zh-CN"/>
          </w:rPr>
          <w:t>e</w:t>
        </w:r>
      </w:ins>
      <w:ins w:id="2370" w:author="lv-xyr" w:date="2019-02-23T20:10:50Z">
        <w:r>
          <w:rPr>
            <w:rFonts w:hint="eastAsia" w:ascii="Times New Roman" w:hAnsi="Times New Roman" w:cs="Times New Roman"/>
            <w:lang w:val="en-US" w:eastAsia="zh-CN"/>
          </w:rPr>
          <w:t>d</w:t>
        </w:r>
      </w:ins>
      <w:r>
        <w:rPr>
          <w:rFonts w:hint="eastAsia" w:ascii="Times New Roman" w:hAnsi="Times New Roman" w:cs="Times New Roman"/>
        </w:rPr>
        <w:t xml:space="preserve"> </w:t>
      </w:r>
      <w:ins w:id="2371" w:author="lv-xyr" w:date="2019-02-23T20:12:28Z">
        <w:r>
          <w:rPr>
            <w:rFonts w:ascii="Times New Roman" w:hAnsi="Times New Roman" w:cs="Times New Roman"/>
            <w:vertAlign w:val="superscript"/>
          </w:rPr>
          <w:t>13</w:t>
        </w:r>
      </w:ins>
      <w:ins w:id="2372" w:author="lv-xyr" w:date="2019-02-23T20:12:28Z">
        <w:r>
          <w:rPr>
            <w:rFonts w:hint="eastAsia" w:ascii="Times New Roman" w:hAnsi="Times New Roman" w:cs="Times New Roman"/>
          </w:rPr>
          <w:t>C-NMR spectra</w:t>
        </w:r>
      </w:ins>
      <w:ins w:id="2373" w:author="lv-xyr" w:date="2019-02-23T20:12:36Z">
        <w:r>
          <w:rPr>
            <w:rFonts w:hint="eastAsia" w:ascii="Times New Roman" w:hAnsi="Times New Roman" w:cs="Times New Roman"/>
            <w:lang w:val="en-US" w:eastAsia="zh-CN"/>
          </w:rPr>
          <w:t xml:space="preserve"> </w:t>
        </w:r>
      </w:ins>
      <w:del w:id="2374" w:author="lv-xyr" w:date="2019-02-23T20:12:46Z">
        <w:r>
          <w:rPr>
            <w:rFonts w:hint="eastAsia" w:ascii="Times New Roman" w:hAnsi="Times New Roman" w:cs="Times New Roman"/>
          </w:rPr>
          <w:delText>are performed.</w:delText>
        </w:r>
      </w:del>
      <w:del w:id="2375" w:author="lv-xyr" w:date="2019-02-23T20:12:46Z">
        <w:r>
          <w:rPr>
            <w:rFonts w:ascii="Times New Roman" w:hAnsi="Times New Roman" w:cs="Times New Roman"/>
            <w:vertAlign w:val="superscript"/>
          </w:rPr>
          <w:delText>13</w:delText>
        </w:r>
      </w:del>
      <w:del w:id="2376" w:author="lv-xyr" w:date="2019-02-23T20:12:46Z">
        <w:r>
          <w:rPr>
            <w:rFonts w:hint="eastAsia" w:ascii="Times New Roman" w:hAnsi="Times New Roman" w:cs="Times New Roman"/>
          </w:rPr>
          <w:delText xml:space="preserve">The C-NMR spectra </w:delText>
        </w:r>
      </w:del>
      <w:r>
        <w:rPr>
          <w:rFonts w:hint="eastAsia" w:ascii="Times New Roman" w:hAnsi="Times New Roman" w:cs="Times New Roman"/>
        </w:rPr>
        <w:t>were matched</w:t>
      </w:r>
      <w:del w:id="2377" w:author="lv-xyr" w:date="2019-02-23T20:12:58Z">
        <w:r>
          <w:rPr>
            <w:rFonts w:hint="eastAsia" w:ascii="Times New Roman" w:hAnsi="Times New Roman" w:cs="Times New Roman"/>
          </w:rPr>
          <w:delText xml:space="preserve"> and matched </w:delText>
        </w:r>
      </w:del>
      <w:r>
        <w:rPr>
          <w:rFonts w:hint="eastAsia" w:ascii="Times New Roman" w:hAnsi="Times New Roman" w:cs="Times New Roman"/>
        </w:rPr>
        <w:t>(Fig. 2)</w:t>
      </w:r>
      <w:ins w:id="2378" w:author="lv-xyr" w:date="2019-02-23T20:13:05Z">
        <w:r>
          <w:rPr>
            <w:rFonts w:hint="eastAsia" w:ascii="Times New Roman" w:hAnsi="Times New Roman" w:cs="Times New Roman"/>
            <w:lang w:val="en-US" w:eastAsia="zh-CN"/>
          </w:rPr>
          <w:t>,</w:t>
        </w:r>
      </w:ins>
      <w:r>
        <w:rPr>
          <w:rFonts w:hint="eastAsia" w:ascii="Times New Roman" w:hAnsi="Times New Roman" w:cs="Times New Roman"/>
        </w:rPr>
        <w:t xml:space="preserve"> </w:t>
      </w:r>
      <w:ins w:id="2379" w:author="lv-xyr" w:date="2019-02-23T20:13:33Z">
        <w:r>
          <w:rPr>
            <w:rFonts w:hint="eastAsia" w:ascii="Times New Roman" w:hAnsi="Times New Roman" w:cs="Times New Roman"/>
            <w:lang w:val="en-US" w:eastAsia="zh-CN"/>
          </w:rPr>
          <w:t>w</w:t>
        </w:r>
      </w:ins>
      <w:ins w:id="2380" w:author="lv-xyr" w:date="2019-02-23T20:13:34Z">
        <w:r>
          <w:rPr>
            <w:rFonts w:hint="eastAsia" w:ascii="Times New Roman" w:hAnsi="Times New Roman" w:cs="Times New Roman"/>
            <w:lang w:val="en-US" w:eastAsia="zh-CN"/>
          </w:rPr>
          <w:t xml:space="preserve">ith </w:t>
        </w:r>
      </w:ins>
      <w:del w:id="2381" w:author="lv-xyr" w:date="2019-02-23T20:13:14Z">
        <w:r>
          <w:rPr>
            <w:rFonts w:hint="eastAsia" w:ascii="Times New Roman" w:hAnsi="Times New Roman" w:cs="Times New Roman"/>
          </w:rPr>
          <w:delText xml:space="preserve">to obtain </w:delText>
        </w:r>
      </w:del>
      <w:r>
        <w:rPr>
          <w:rFonts w:hint="eastAsia" w:ascii="Times New Roman" w:hAnsi="Times New Roman" w:cs="Times New Roman"/>
        </w:rPr>
        <w:t>the most suitable macromolecular average structure model</w:t>
      </w:r>
      <w:ins w:id="2382" w:author="lv-xyr" w:date="2019-02-23T20:13:37Z">
        <w:r>
          <w:rPr>
            <w:rFonts w:hint="eastAsia" w:ascii="Times New Roman" w:hAnsi="Times New Roman" w:cs="Times New Roman"/>
            <w:lang w:val="en-US" w:eastAsia="zh-CN"/>
          </w:rPr>
          <w:t xml:space="preserve"> </w:t>
        </w:r>
      </w:ins>
      <w:ins w:id="2383" w:author="lv-xyr" w:date="2019-02-23T20:13:38Z">
        <w:r>
          <w:rPr>
            <w:rFonts w:hint="eastAsia" w:ascii="Times New Roman" w:hAnsi="Times New Roman" w:cs="Times New Roman"/>
            <w:lang w:val="en-US" w:eastAsia="zh-CN"/>
          </w:rPr>
          <w:t>b</w:t>
        </w:r>
      </w:ins>
      <w:ins w:id="2384" w:author="lv-xyr" w:date="2019-02-23T20:13:39Z">
        <w:r>
          <w:rPr>
            <w:rFonts w:hint="eastAsia" w:ascii="Times New Roman" w:hAnsi="Times New Roman" w:cs="Times New Roman"/>
            <w:lang w:val="en-US" w:eastAsia="zh-CN"/>
          </w:rPr>
          <w:t>e</w:t>
        </w:r>
      </w:ins>
      <w:ins w:id="2385" w:author="lv-xyr" w:date="2019-02-23T20:13:40Z">
        <w:r>
          <w:rPr>
            <w:rFonts w:hint="eastAsia" w:ascii="Times New Roman" w:hAnsi="Times New Roman" w:cs="Times New Roman"/>
            <w:lang w:val="en-US" w:eastAsia="zh-CN"/>
          </w:rPr>
          <w:t xml:space="preserve">ing </w:t>
        </w:r>
      </w:ins>
      <w:ins w:id="2386" w:author="lv-xyr" w:date="2019-02-23T20:13:47Z">
        <w:r>
          <w:rPr>
            <w:rFonts w:hint="eastAsia" w:ascii="Times New Roman" w:hAnsi="Times New Roman" w:cs="Times New Roman"/>
            <w:lang w:val="en-US" w:eastAsia="zh-CN"/>
          </w:rPr>
          <w:t>gotte</w:t>
        </w:r>
      </w:ins>
      <w:ins w:id="2387" w:author="lv-xyr" w:date="2019-02-23T20:13:48Z">
        <w:r>
          <w:rPr>
            <w:rFonts w:hint="eastAsia" w:ascii="Times New Roman" w:hAnsi="Times New Roman" w:cs="Times New Roman"/>
            <w:lang w:val="en-US" w:eastAsia="zh-CN"/>
          </w:rPr>
          <w:t>n</w:t>
        </w:r>
      </w:ins>
      <w:r>
        <w:rPr>
          <w:rFonts w:hint="eastAsia" w:ascii="Times New Roman" w:hAnsi="Times New Roman" w:cs="Times New Roman"/>
        </w:rPr>
        <w:t xml:space="preserve">. </w:t>
      </w:r>
      <w:ins w:id="2388" w:author="lv-xyr" w:date="2019-02-23T20:32:01Z">
        <w:r>
          <w:rPr>
            <w:rFonts w:hint="eastAsia" w:ascii="Times New Roman" w:hAnsi="Times New Roman" w:cs="Times New Roman"/>
            <w:lang w:val="en-US" w:eastAsia="zh-CN"/>
          </w:rPr>
          <w:t>I</w:t>
        </w:r>
      </w:ins>
      <w:ins w:id="2389" w:author="lv-xyr" w:date="2019-02-23T20:32:01Z">
        <w:r>
          <w:rPr>
            <w:rFonts w:hint="eastAsia" w:ascii="Times New Roman" w:hAnsi="Times New Roman" w:cs="Times New Roman"/>
          </w:rPr>
          <w:t xml:space="preserve">n the </w:t>
        </w:r>
      </w:ins>
      <w:ins w:id="2390" w:author="lv-xyr" w:date="2019-02-23T20:32:34Z">
        <w:r>
          <w:rPr>
            <w:rFonts w:hint="eastAsia" w:ascii="Times New Roman" w:hAnsi="Times New Roman" w:cs="Times New Roman"/>
            <w:lang w:val="en-US" w:eastAsia="zh-CN"/>
          </w:rPr>
          <w:t>pr</w:t>
        </w:r>
      </w:ins>
      <w:ins w:id="2391" w:author="lv-xyr" w:date="2019-02-23T20:32:35Z">
        <w:r>
          <w:rPr>
            <w:rFonts w:hint="eastAsia" w:ascii="Times New Roman" w:hAnsi="Times New Roman" w:cs="Times New Roman"/>
            <w:lang w:val="en-US" w:eastAsia="zh-CN"/>
          </w:rPr>
          <w:t>ocess</w:t>
        </w:r>
      </w:ins>
      <w:ins w:id="2392" w:author="lv-xyr" w:date="2019-02-23T20:32:41Z">
        <w:r>
          <w:rPr>
            <w:rFonts w:hint="eastAsia" w:ascii="Times New Roman" w:hAnsi="Times New Roman" w:cs="Times New Roman"/>
          </w:rPr>
          <w:t xml:space="preserve"> of</w:t>
        </w:r>
      </w:ins>
      <w:ins w:id="2393" w:author="lv-xyr" w:date="2019-02-23T20:32:36Z">
        <w:r>
          <w:rPr>
            <w:rFonts w:hint="eastAsia" w:ascii="Times New Roman" w:hAnsi="Times New Roman" w:cs="Times New Roman"/>
            <w:lang w:val="en-US" w:eastAsia="zh-CN"/>
          </w:rPr>
          <w:t xml:space="preserve"> </w:t>
        </w:r>
      </w:ins>
      <w:ins w:id="2394" w:author="lv-xyr" w:date="2019-02-23T20:32:01Z">
        <w:r>
          <w:rPr>
            <w:rFonts w:hint="eastAsia" w:ascii="Times New Roman" w:hAnsi="Times New Roman" w:cs="Times New Roman"/>
          </w:rPr>
          <w:t>analy</w:t>
        </w:r>
      </w:ins>
      <w:ins w:id="2395" w:author="lv-xyr" w:date="2019-02-23T20:32:44Z">
        <w:r>
          <w:rPr>
            <w:rFonts w:hint="eastAsia" w:ascii="Times New Roman" w:hAnsi="Times New Roman" w:cs="Times New Roman"/>
            <w:lang w:val="en-US" w:eastAsia="zh-CN"/>
          </w:rPr>
          <w:t>zing</w:t>
        </w:r>
      </w:ins>
      <w:ins w:id="2396" w:author="lv-xyr" w:date="2019-02-23T20:32:01Z">
        <w:r>
          <w:rPr>
            <w:rFonts w:hint="eastAsia" w:ascii="Times New Roman" w:hAnsi="Times New Roman" w:cs="Times New Roman"/>
          </w:rPr>
          <w:t xml:space="preserve"> sample elements</w:t>
        </w:r>
      </w:ins>
      <w:ins w:id="2397" w:author="lv-xyr" w:date="2019-02-23T20:32:06Z">
        <w:r>
          <w:rPr>
            <w:rFonts w:hint="eastAsia" w:ascii="Times New Roman" w:hAnsi="Times New Roman" w:cs="Times New Roman"/>
            <w:lang w:val="en-US" w:eastAsia="zh-CN"/>
          </w:rPr>
          <w:t xml:space="preserve">, </w:t>
        </w:r>
      </w:ins>
      <w:ins w:id="2398" w:author="lv-xyr" w:date="2019-02-23T20:33:22Z">
        <w:r>
          <w:rPr>
            <w:rFonts w:hint="eastAsia" w:ascii="Times New Roman" w:hAnsi="Times New Roman" w:cs="Times New Roman"/>
            <w:lang w:val="en-US" w:eastAsia="zh-CN"/>
          </w:rPr>
          <w:t>sin</w:t>
        </w:r>
      </w:ins>
      <w:ins w:id="2399" w:author="lv-xyr" w:date="2019-02-23T20:33:23Z">
        <w:r>
          <w:rPr>
            <w:rFonts w:hint="eastAsia" w:ascii="Times New Roman" w:hAnsi="Times New Roman" w:cs="Times New Roman"/>
            <w:lang w:val="en-US" w:eastAsia="zh-CN"/>
          </w:rPr>
          <w:t xml:space="preserve">ce </w:t>
        </w:r>
      </w:ins>
      <w:del w:id="2400" w:author="lv-xyr" w:date="2019-02-23T20:33:28Z">
        <w:r>
          <w:rPr>
            <w:rFonts w:hint="eastAsia" w:ascii="Times New Roman" w:hAnsi="Times New Roman" w:cs="Times New Roman"/>
            <w:lang w:val="en-US"/>
          </w:rPr>
          <w:delText>T</w:delText>
        </w:r>
      </w:del>
      <w:ins w:id="2401" w:author="lv-xyr" w:date="2019-02-23T20:33:28Z">
        <w:r>
          <w:rPr>
            <w:rFonts w:hint="eastAsia" w:ascii="Times New Roman" w:hAnsi="Times New Roman" w:cs="Times New Roman"/>
            <w:lang w:val="en-US" w:eastAsia="zh-CN"/>
          </w:rPr>
          <w:t>t</w:t>
        </w:r>
      </w:ins>
      <w:r>
        <w:rPr>
          <w:rFonts w:hint="eastAsia" w:ascii="Times New Roman" w:hAnsi="Times New Roman" w:cs="Times New Roman"/>
        </w:rPr>
        <w:t xml:space="preserve">he factors affecting the determination of hydrogen </w:t>
      </w:r>
      <w:del w:id="2402" w:author="lv-xyr" w:date="2019-02-23T20:34:11Z">
        <w:r>
          <w:rPr>
            <w:rFonts w:hint="eastAsia" w:ascii="Times New Roman" w:hAnsi="Times New Roman" w:cs="Times New Roman"/>
            <w:lang w:val="en-US"/>
          </w:rPr>
          <w:delText>i</w:delText>
        </w:r>
      </w:del>
      <w:del w:id="2403" w:author="lv-xyr" w:date="2019-02-23T20:34:11Z">
        <w:r>
          <w:rPr>
            <w:rFonts w:hint="eastAsia" w:ascii="Times New Roman" w:hAnsi="Times New Roman" w:cs="Times New Roman"/>
          </w:rPr>
          <w:delText xml:space="preserve">n the analysis of sample elements </w:delText>
        </w:r>
      </w:del>
      <w:r>
        <w:rPr>
          <w:rFonts w:hint="eastAsia" w:ascii="Times New Roman" w:hAnsi="Times New Roman" w:cs="Times New Roman"/>
        </w:rPr>
        <w:t xml:space="preserve">are numerous and complex, </w:t>
      </w:r>
      <w:del w:id="2404" w:author="lv-xyr" w:date="2019-02-23T20:34:31Z">
        <w:r>
          <w:rPr>
            <w:rFonts w:hint="eastAsia" w:ascii="Times New Roman" w:hAnsi="Times New Roman" w:cs="Times New Roman"/>
          </w:rPr>
          <w:delText xml:space="preserve">so </w:delText>
        </w:r>
      </w:del>
      <w:r>
        <w:rPr>
          <w:rFonts w:hint="eastAsia" w:ascii="Times New Roman" w:hAnsi="Times New Roman" w:cs="Times New Roman"/>
        </w:rPr>
        <w:t xml:space="preserve">the hydrogen content in the model </w:t>
      </w:r>
      <w:del w:id="2405" w:author="lv-xyr" w:date="2019-02-23T20:34:41Z">
        <w:r>
          <w:rPr>
            <w:rFonts w:hint="eastAsia" w:ascii="Times New Roman" w:hAnsi="Times New Roman" w:cs="Times New Roman"/>
            <w:lang w:val="en-US"/>
          </w:rPr>
          <w:delText>i</w:delText>
        </w:r>
      </w:del>
      <w:ins w:id="2406" w:author="lv-xyr" w:date="2019-02-23T20:34:41Z">
        <w:r>
          <w:rPr>
            <w:rFonts w:hint="eastAsia" w:ascii="Times New Roman" w:hAnsi="Times New Roman" w:cs="Times New Roman"/>
            <w:lang w:val="en-US" w:eastAsia="zh-CN"/>
          </w:rPr>
          <w:t>w</w:t>
        </w:r>
      </w:ins>
      <w:ins w:id="2407" w:author="lv-xyr" w:date="2019-02-23T20:34:42Z">
        <w:r>
          <w:rPr>
            <w:rFonts w:hint="eastAsia" w:ascii="Times New Roman" w:hAnsi="Times New Roman" w:cs="Times New Roman"/>
            <w:lang w:val="en-US" w:eastAsia="zh-CN"/>
          </w:rPr>
          <w:t>a</w:t>
        </w:r>
      </w:ins>
      <w:r>
        <w:rPr>
          <w:rFonts w:hint="eastAsia" w:ascii="Times New Roman" w:hAnsi="Times New Roman" w:cs="Times New Roman"/>
        </w:rPr>
        <w:t xml:space="preserve">s used as the final result. </w:t>
      </w:r>
      <w:ins w:id="2408" w:author="lv-xyr" w:date="2019-02-23T20:34:58Z">
        <w:r>
          <w:rPr>
            <w:rFonts w:hint="eastAsia" w:ascii="Times New Roman" w:hAnsi="Times New Roman" w:cs="Times New Roman"/>
            <w:lang w:val="en-US" w:eastAsia="zh-CN"/>
          </w:rPr>
          <w:t>A</w:t>
        </w:r>
      </w:ins>
      <w:ins w:id="2409" w:author="lv-xyr" w:date="2019-02-23T20:34:59Z">
        <w:r>
          <w:rPr>
            <w:rFonts w:hint="eastAsia" w:ascii="Times New Roman" w:hAnsi="Times New Roman" w:cs="Times New Roman"/>
            <w:lang w:val="en-US" w:eastAsia="zh-CN"/>
          </w:rPr>
          <w:t xml:space="preserve">fter </w:t>
        </w:r>
      </w:ins>
      <w:ins w:id="2410" w:author="lv-xyr" w:date="2019-02-23T20:35:01Z">
        <w:r>
          <w:rPr>
            <w:rFonts w:hint="eastAsia" w:ascii="Times New Roman" w:hAnsi="Times New Roman" w:cs="Times New Roman"/>
            <w:lang w:val="en-US" w:eastAsia="zh-CN"/>
          </w:rPr>
          <w:t>the c</w:t>
        </w:r>
      </w:ins>
      <w:ins w:id="2411" w:author="lv-xyr" w:date="2019-02-23T20:35:02Z">
        <w:r>
          <w:rPr>
            <w:rFonts w:hint="eastAsia" w:ascii="Times New Roman" w:hAnsi="Times New Roman" w:cs="Times New Roman"/>
            <w:lang w:val="en-US" w:eastAsia="zh-CN"/>
          </w:rPr>
          <w:t>o</w:t>
        </w:r>
      </w:ins>
      <w:ins w:id="2412" w:author="lv-xyr" w:date="2019-02-23T20:35:03Z">
        <w:r>
          <w:rPr>
            <w:rFonts w:hint="eastAsia" w:ascii="Times New Roman" w:hAnsi="Times New Roman" w:cs="Times New Roman"/>
            <w:lang w:val="en-US" w:eastAsia="zh-CN"/>
          </w:rPr>
          <w:t>rre</w:t>
        </w:r>
      </w:ins>
      <w:ins w:id="2413" w:author="lv-xyr" w:date="2019-02-23T20:35:04Z">
        <w:r>
          <w:rPr>
            <w:rFonts w:hint="eastAsia" w:ascii="Times New Roman" w:hAnsi="Times New Roman" w:cs="Times New Roman"/>
            <w:lang w:val="en-US" w:eastAsia="zh-CN"/>
          </w:rPr>
          <w:t>ct</w:t>
        </w:r>
      </w:ins>
      <w:ins w:id="2414" w:author="lv-xyr" w:date="2019-02-23T20:35:05Z">
        <w:r>
          <w:rPr>
            <w:rFonts w:hint="eastAsia" w:ascii="Times New Roman" w:hAnsi="Times New Roman" w:cs="Times New Roman"/>
            <w:lang w:val="en-US" w:eastAsia="zh-CN"/>
          </w:rPr>
          <w:t xml:space="preserve">ion, </w:t>
        </w:r>
      </w:ins>
      <w:del w:id="2415" w:author="lv-xyr" w:date="2019-02-23T20:35:21Z">
        <w:r>
          <w:rPr>
            <w:rFonts w:hint="eastAsia" w:ascii="Times New Roman" w:hAnsi="Times New Roman" w:cs="Times New Roman"/>
            <w:lang w:val="en-US"/>
          </w:rPr>
          <w:delText>T</w:delText>
        </w:r>
      </w:del>
      <w:ins w:id="2416" w:author="lv-xyr" w:date="2019-02-23T20:35:21Z">
        <w:r>
          <w:rPr>
            <w:rFonts w:hint="eastAsia" w:ascii="Times New Roman" w:hAnsi="Times New Roman" w:cs="Times New Roman"/>
            <w:lang w:val="en-US" w:eastAsia="zh-CN"/>
          </w:rPr>
          <w:t>t</w:t>
        </w:r>
      </w:ins>
      <w:r>
        <w:rPr>
          <w:rFonts w:hint="eastAsia" w:ascii="Times New Roman" w:hAnsi="Times New Roman" w:cs="Times New Roman"/>
        </w:rPr>
        <w:t xml:space="preserve">he molecular formula of </w:t>
      </w:r>
      <w:del w:id="2417" w:author="lv-xyr" w:date="2019-02-23T20:35:59Z">
        <w:r>
          <w:rPr>
            <w:rFonts w:hint="eastAsia" w:ascii="Times New Roman" w:hAnsi="Times New Roman" w:cs="Times New Roman"/>
          </w:rPr>
          <w:delText xml:space="preserve">the corrected </w:delText>
        </w:r>
      </w:del>
      <w:r>
        <w:rPr>
          <w:rFonts w:hint="eastAsia" w:ascii="Times New Roman" w:hAnsi="Times New Roman" w:cs="Times New Roman"/>
        </w:rPr>
        <w:t>coal macromolecule is</w:t>
      </w:r>
      <w:ins w:id="2418" w:author="lv-xyr" w:date="2019-02-23T20:36:12Z">
        <w:r>
          <w:rPr>
            <w:rFonts w:hint="eastAsia" w:ascii="Times New Roman" w:hAnsi="Times New Roman" w:cs="Times New Roman"/>
            <w:lang w:val="en-US" w:eastAsia="zh-CN"/>
          </w:rPr>
          <w:t xml:space="preserve"> </w:t>
        </w:r>
      </w:ins>
      <m:oMath>
        <m:sSub>
          <m:sSubPr>
            <m:ctrlPr>
              <w:rPr>
                <w:rFonts w:ascii="Cambria Math" w:hAnsi="Cambria Math" w:cs="Times New Roman"/>
              </w:rPr>
            </m:ctrlPr>
          </m:sSubPr>
          <m:e>
            <m:r>
              <m:rPr>
                <m:sty m:val="p"/>
              </m:rP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174</m:t>
            </m:r>
            <m:ctrlPr>
              <w:rPr>
                <w:rFonts w:ascii="Cambria Math" w:hAnsi="Cambria Math" w:cs="Times New Roman"/>
              </w:rPr>
            </m:ctrlPr>
          </m:sub>
        </m:sSub>
        <m:sSub>
          <m:sSubPr>
            <m:ctrlPr>
              <w:rPr>
                <w:rFonts w:ascii="Cambria Math" w:hAnsi="Cambria Math" w:cs="Times New Roman"/>
              </w:rPr>
            </m:ctrlPr>
          </m:sSubPr>
          <m:e>
            <m:r>
              <m:rPr>
                <m:sty m:val="p"/>
              </m:rPr>
              <w:rPr>
                <w:rFonts w:ascii="Cambria Math" w:hAnsi="Cambria Math" w:cs="Times New Roman"/>
              </w:rPr>
              <m:t>H</m:t>
            </m:r>
            <m:ctrlPr>
              <w:rPr>
                <w:rFonts w:ascii="Cambria Math" w:hAnsi="Cambria Math" w:cs="Times New Roman"/>
              </w:rPr>
            </m:ctrlPr>
          </m:e>
          <m:sub>
            <m:r>
              <m:rPr>
                <m:sty m:val="p"/>
              </m:rPr>
              <w:rPr>
                <w:rFonts w:ascii="Cambria Math" w:hAnsi="Cambria Math" w:cs="Times New Roman"/>
              </w:rPr>
              <m:t>148</m:t>
            </m:r>
            <m:ctrlPr>
              <w:rPr>
                <w:rFonts w:ascii="Cambria Math" w:hAnsi="Cambria Math" w:cs="Times New Roman"/>
              </w:rPr>
            </m:ctrlP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O</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oMath>
      <w:del w:id="2419" w:author="lv-xyr" w:date="2019-02-23T20:36:15Z">
        <w:r>
          <w:rPr>
            <w:rFonts w:ascii="Times New Roman" w:hAnsi="Times New Roman" w:cs="Times New Roman"/>
            <w:lang w:val="en-US"/>
          </w:rPr>
          <w:delText xml:space="preserve">。 </w:delText>
        </w:r>
      </w:del>
      <w:ins w:id="2420" w:author="lv-xyr" w:date="2019-02-23T20:36:15Z">
        <w:r>
          <w:rPr>
            <w:rFonts w:hint="eastAsia" w:ascii="Times New Roman" w:hAnsi="Times New Roman" w:cs="Times New Roman"/>
            <w:lang w:val="en-US" w:eastAsia="zh-CN"/>
          </w:rPr>
          <w:t>.</w:t>
        </w:r>
      </w:ins>
      <w:ins w:id="2421" w:author="lv-xyr" w:date="2019-02-23T20:36:17Z">
        <w:r>
          <w:rPr>
            <w:rFonts w:hint="eastAsia" w:ascii="Times New Roman" w:hAnsi="Times New Roman" w:cs="Times New Roman"/>
            <w:lang w:val="en-US" w:eastAsia="zh-CN"/>
          </w:rPr>
          <w:t xml:space="preserve"> </w:t>
        </w:r>
      </w:ins>
      <w:r>
        <w:rPr>
          <w:rFonts w:ascii="Times New Roman" w:hAnsi="Times New Roman" w:cs="Times New Roman"/>
        </w:rPr>
        <w:t xml:space="preserve">The macromolecular structure model of </w:t>
      </w:r>
      <w:ins w:id="2422" w:author="lv-xyr" w:date="2019-02-23T20:43:34Z">
        <w:r>
          <w:rPr>
            <w:rFonts w:ascii="Times New Roman" w:hAnsi="Times New Roman" w:cs="Times New Roman"/>
          </w:rPr>
          <w:t xml:space="preserve">No.2 </w:t>
        </w:r>
      </w:ins>
      <w:r>
        <w:rPr>
          <w:rFonts w:ascii="Times New Roman" w:hAnsi="Times New Roman" w:cs="Times New Roman"/>
        </w:rPr>
        <w:t xml:space="preserve">Dongqu </w:t>
      </w:r>
      <w:del w:id="2423" w:author="lv-xyr" w:date="2019-02-23T20:43:34Z">
        <w:r>
          <w:rPr>
            <w:rFonts w:ascii="Times New Roman" w:hAnsi="Times New Roman" w:cs="Times New Roman"/>
          </w:rPr>
          <w:delText xml:space="preserve">No. 2 </w:delText>
        </w:r>
      </w:del>
      <w:r>
        <w:rPr>
          <w:rFonts w:ascii="Times New Roman" w:hAnsi="Times New Roman" w:cs="Times New Roman"/>
        </w:rPr>
        <w:t xml:space="preserve">coal (Fig. 3) is connected by </w:t>
      </w:r>
      <w:del w:id="2424" w:author="lv-xyr" w:date="2019-02-23T20:44:39Z">
        <w:r>
          <w:rPr>
            <w:rFonts w:ascii="Times New Roman" w:hAnsi="Times New Roman" w:cs="Times New Roman"/>
          </w:rPr>
          <w:delText xml:space="preserve">a </w:delText>
        </w:r>
      </w:del>
      <w:r>
        <w:rPr>
          <w:rFonts w:ascii="Times New Roman" w:hAnsi="Times New Roman" w:cs="Times New Roman"/>
        </w:rPr>
        <w:t>fat</w:t>
      </w:r>
      <w:ins w:id="2425" w:author="lv-xyr" w:date="2019-02-23T20:44:31Z">
        <w:r>
          <w:rPr>
            <w:rFonts w:hint="eastAsia" w:ascii="Times New Roman" w:hAnsi="Times New Roman" w:cs="Times New Roman"/>
            <w:lang w:val="en-US" w:eastAsia="zh-CN"/>
          </w:rPr>
          <w:t>ty</w:t>
        </w:r>
      </w:ins>
      <w:r>
        <w:rPr>
          <w:rFonts w:ascii="Times New Roman" w:hAnsi="Times New Roman" w:cs="Times New Roman"/>
        </w:rPr>
        <w:t xml:space="preserve"> carbon bond or </w:t>
      </w:r>
      <w:del w:id="2426" w:author="lv-xyr" w:date="2019-02-23T20:44:57Z">
        <w:r>
          <w:rPr>
            <w:rFonts w:ascii="Times New Roman" w:hAnsi="Times New Roman" w:cs="Times New Roman"/>
          </w:rPr>
          <w:delText xml:space="preserve">a </w:delText>
        </w:r>
      </w:del>
      <w:r>
        <w:rPr>
          <w:rFonts w:ascii="Times New Roman" w:hAnsi="Times New Roman" w:cs="Times New Roman"/>
        </w:rPr>
        <w:t>carbon bond directly connected to two aromatic rings, and consists of a main</w:t>
      </w:r>
      <w:ins w:id="2427" w:author="lv-xyr" w:date="2019-02-23T20:46:11Z">
        <w:r>
          <w:rPr>
            <w:rFonts w:ascii="Times New Roman" w:hAnsi="Times New Roman" w:cs="Times New Roman"/>
          </w:rPr>
          <w:t xml:space="preserve"> skeleton</w:t>
        </w:r>
      </w:ins>
      <w:del w:id="2428" w:author="lv-xyr" w:date="2019-02-23T20:46:43Z">
        <w:r>
          <w:rPr>
            <w:rFonts w:ascii="Times New Roman" w:hAnsi="Times New Roman" w:cs="Times New Roman"/>
          </w:rPr>
          <w:delText xml:space="preserve"> chain</w:delText>
        </w:r>
      </w:del>
      <w:r>
        <w:rPr>
          <w:rFonts w:ascii="Times New Roman" w:hAnsi="Times New Roman" w:cs="Times New Roman"/>
        </w:rPr>
        <w:t xml:space="preserve"> with an aromatic ring as the main</w:t>
      </w:r>
      <w:ins w:id="2429" w:author="lv-xyr" w:date="2019-02-23T20:46:43Z">
        <w:r>
          <w:rPr>
            <w:rFonts w:ascii="Times New Roman" w:hAnsi="Times New Roman" w:cs="Times New Roman"/>
          </w:rPr>
          <w:t xml:space="preserve"> chain</w:t>
        </w:r>
      </w:ins>
      <w:del w:id="2430" w:author="lv-xyr" w:date="2019-02-23T20:46:11Z">
        <w:r>
          <w:rPr>
            <w:rFonts w:ascii="Times New Roman" w:hAnsi="Times New Roman" w:cs="Times New Roman"/>
          </w:rPr>
          <w:delText xml:space="preserve"> skeleton</w:delText>
        </w:r>
      </w:del>
      <w:r>
        <w:rPr>
          <w:rFonts w:ascii="Times New Roman" w:hAnsi="Times New Roman" w:cs="Times New Roman"/>
        </w:rPr>
        <w:t xml:space="preserve"> and three side</w:t>
      </w:r>
      <w:ins w:id="2431" w:author="lv-xyr" w:date="2019-02-23T20:47:45Z">
        <w:r>
          <w:rPr>
            <w:rFonts w:ascii="Times New Roman" w:hAnsi="Times New Roman" w:cs="Times New Roman"/>
          </w:rPr>
          <w:t xml:space="preserve"> </w:t>
        </w:r>
      </w:ins>
      <w:ins w:id="2432" w:author="lv-xyr" w:date="2019-02-23T20:47:45Z">
        <w:r>
          <w:rPr>
            <w:rFonts w:hint="eastAsia" w:ascii="Times New Roman" w:hAnsi="Times New Roman" w:cs="Times New Roman"/>
            <w:lang w:val="en-US" w:eastAsia="zh-CN"/>
          </w:rPr>
          <w:t>c</w:t>
        </w:r>
      </w:ins>
      <w:ins w:id="2433" w:author="lv-xyr" w:date="2019-02-23T20:47:45Z">
        <w:r>
          <w:rPr>
            <w:rFonts w:ascii="Times New Roman" w:hAnsi="Times New Roman" w:cs="Times New Roman"/>
          </w:rPr>
          <w:t>hain</w:t>
        </w:r>
      </w:ins>
      <w:r>
        <w:rPr>
          <w:rFonts w:ascii="Times New Roman" w:hAnsi="Times New Roman" w:cs="Times New Roman"/>
        </w:rPr>
        <w:t xml:space="preserve">s with strong cross-linking </w:t>
      </w:r>
      <w:del w:id="2434" w:author="lv-xyr" w:date="2019-02-23T20:48:42Z">
        <w:r>
          <w:rPr>
            <w:rFonts w:ascii="Times New Roman" w:hAnsi="Times New Roman" w:cs="Times New Roman"/>
            <w:lang w:val="en-US"/>
          </w:rPr>
          <w:delText>action. Chain composition</w:delText>
        </w:r>
      </w:del>
      <w:ins w:id="2435" w:author="lv-xyr" w:date="2019-02-23T20:48:42Z">
        <w:r>
          <w:rPr>
            <w:rFonts w:hint="eastAsia" w:ascii="Times New Roman" w:hAnsi="Times New Roman" w:cs="Times New Roman"/>
            <w:lang w:val="en-US" w:eastAsia="zh-CN"/>
          </w:rPr>
          <w:t>pro</w:t>
        </w:r>
      </w:ins>
      <w:ins w:id="2436" w:author="lv-xyr" w:date="2019-02-23T20:48:43Z">
        <w:r>
          <w:rPr>
            <w:rFonts w:hint="eastAsia" w:ascii="Times New Roman" w:hAnsi="Times New Roman" w:cs="Times New Roman"/>
            <w:lang w:val="en-US" w:eastAsia="zh-CN"/>
          </w:rPr>
          <w:t>per</w:t>
        </w:r>
      </w:ins>
      <w:ins w:id="2437" w:author="lv-xyr" w:date="2019-02-23T20:48:44Z">
        <w:r>
          <w:rPr>
            <w:rFonts w:hint="eastAsia" w:ascii="Times New Roman" w:hAnsi="Times New Roman" w:cs="Times New Roman"/>
            <w:lang w:val="en-US" w:eastAsia="zh-CN"/>
          </w:rPr>
          <w:t>ty</w:t>
        </w:r>
      </w:ins>
      <w:r>
        <w:rPr>
          <w:rFonts w:hint="eastAsia" w:ascii="Times New Roman" w:hAnsi="Times New Roman" w:cs="Times New Roman"/>
          <w:vertAlign w:val="superscript"/>
        </w:rPr>
        <w:t>[3-5, 8, 22-23]</w:t>
      </w:r>
      <w:del w:id="2438" w:author="lv-xyr" w:date="2019-02-23T20:48:05Z">
        <w:r>
          <w:rPr>
            <w:rFonts w:ascii="Times New Roman" w:hAnsi="Times New Roman" w:cs="Times New Roman"/>
            <w:lang w:val="en-US"/>
          </w:rPr>
          <w:delText>。</w:delText>
        </w:r>
      </w:del>
      <w:ins w:id="2439" w:author="lv-xyr" w:date="2019-02-23T20:48:05Z">
        <w:r>
          <w:rPr>
            <w:rFonts w:hint="eastAsia" w:ascii="Times New Roman" w:hAnsi="Times New Roman" w:cs="Times New Roman"/>
            <w:lang w:val="en-US" w:eastAsia="zh-CN"/>
          </w:rPr>
          <w:t>.</w:t>
        </w:r>
      </w:ins>
    </w:p>
    <w:p>
      <w:pPr>
        <w:jc w:val="center"/>
      </w:pPr>
    </w:p>
    <w:p>
      <w:pPr>
        <w:jc w:val="center"/>
      </w:pPr>
      <w:r>
        <w:object>
          <v:shape id="_x0000_i1031" o:spt="75" type="#_x0000_t75" style="height:172.8pt;width:220.3pt;" o:ole="t" filled="f" o:preferrelative="t" stroked="f" coordsize="21600,21600">
            <v:path/>
            <v:fill on="f" focussize="0,0"/>
            <v:stroke on="f" joinstyle="miter"/>
            <v:imagedata r:id="rId18" o:title=""/>
            <o:lock v:ext="edit" aspectratio="t"/>
            <w10:wrap type="none"/>
            <w10:anchorlock/>
          </v:shape>
          <o:OLEObject Type="Embed" ProgID="Origin50.Graph" ShapeID="_x0000_i1031" DrawAspect="Content" ObjectID="_1468075731" r:id="rId17">
            <o:LockedField>false</o:LockedField>
          </o:OLEObject>
        </w:object>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2</w:t>
      </w:r>
      <w:r>
        <w:rPr>
          <w:rFonts w:ascii="Times New Roman" w:hAnsi="Times New Roman" w:cs="Times New Roman"/>
          <w:bCs/>
          <w:sz w:val="18"/>
          <w:szCs w:val="18"/>
        </w:rPr>
        <w:t xml:space="preserve"> 试验与模拟谱图对比</w:t>
      </w:r>
    </w:p>
    <w:p>
      <w:pPr>
        <w:jc w:val="center"/>
        <w:rPr>
          <w:rFonts w:hint="eastAsia" w:ascii="Times New Roman" w:hAnsi="Times New Roman" w:cs="Times New Roman" w:eastAsiaTheme="minorEastAsia"/>
          <w:bCs/>
          <w:sz w:val="18"/>
          <w:szCs w:val="18"/>
          <w:lang w:val="en-US" w:eastAsia="zh-CN"/>
        </w:rPr>
      </w:pPr>
      <w:r>
        <w:rPr>
          <w:rFonts w:ascii="Times New Roman" w:hAnsi="Times New Roman" w:cs="Times New Roman"/>
          <w:bCs/>
          <w:sz w:val="18"/>
          <w:szCs w:val="18"/>
          <w:highlight w:val="yellow"/>
          <w:rPrChange w:id="2440" w:author="lv-xyr" w:date="2019-02-23T19:09:41Z">
            <w:rPr>
              <w:rFonts w:ascii="Times New Roman" w:hAnsi="Times New Roman" w:cs="Times New Roman"/>
              <w:bCs/>
              <w:sz w:val="18"/>
              <w:szCs w:val="18"/>
            </w:rPr>
          </w:rPrChange>
        </w:rPr>
        <w:t>Fig.</w:t>
      </w:r>
      <w:r>
        <w:rPr>
          <w:rFonts w:hint="eastAsia" w:ascii="Times New Roman" w:hAnsi="Times New Roman" w:cs="Times New Roman"/>
          <w:bCs/>
          <w:sz w:val="18"/>
          <w:szCs w:val="18"/>
          <w:highlight w:val="yellow"/>
          <w:rPrChange w:id="2441" w:author="lv-xyr" w:date="2019-02-23T19:09:41Z">
            <w:rPr>
              <w:rFonts w:hint="eastAsia" w:ascii="Times New Roman" w:hAnsi="Times New Roman" w:cs="Times New Roman"/>
              <w:bCs/>
              <w:sz w:val="18"/>
              <w:szCs w:val="18"/>
            </w:rPr>
          </w:rPrChange>
        </w:rPr>
        <w:t>2</w:t>
      </w:r>
      <w:r>
        <w:rPr>
          <w:rFonts w:ascii="Times New Roman" w:hAnsi="Times New Roman" w:cs="Times New Roman"/>
          <w:bCs/>
          <w:sz w:val="18"/>
          <w:szCs w:val="18"/>
        </w:rPr>
        <w:t xml:space="preserve"> </w:t>
      </w:r>
      <w:ins w:id="2442" w:author="lv-xyr" w:date="2019-02-23T19:11:05Z">
        <w:r>
          <w:rPr>
            <w:rFonts w:hint="eastAsia" w:ascii="Times New Roman" w:hAnsi="Times New Roman" w:cs="Times New Roman"/>
            <w:bCs/>
            <w:sz w:val="18"/>
            <w:szCs w:val="18"/>
            <w:lang w:val="en-US" w:eastAsia="zh-CN"/>
          </w:rPr>
          <w:t>T</w:t>
        </w:r>
      </w:ins>
      <w:ins w:id="2443" w:author="lv-xyr" w:date="2019-02-23T19:11:06Z">
        <w:r>
          <w:rPr>
            <w:rFonts w:hint="eastAsia" w:ascii="Times New Roman" w:hAnsi="Times New Roman" w:cs="Times New Roman"/>
            <w:bCs/>
            <w:sz w:val="18"/>
            <w:szCs w:val="18"/>
            <w:lang w:val="en-US" w:eastAsia="zh-CN"/>
          </w:rPr>
          <w:t xml:space="preserve">he </w:t>
        </w:r>
      </w:ins>
      <w:r>
        <w:rPr>
          <w:rFonts w:ascii="Times New Roman" w:hAnsi="Times New Roman" w:cs="Times New Roman"/>
          <w:bCs/>
          <w:sz w:val="18"/>
          <w:szCs w:val="18"/>
        </w:rPr>
        <w:t xml:space="preserve">Comparison </w:t>
      </w:r>
      <w:del w:id="2444" w:author="lv-xyr" w:date="2019-02-23T19:08:59Z">
        <w:r>
          <w:rPr>
            <w:rFonts w:ascii="Times New Roman" w:hAnsi="Times New Roman" w:cs="Times New Roman"/>
            <w:bCs/>
            <w:sz w:val="18"/>
            <w:szCs w:val="18"/>
            <w:lang w:val="en-US"/>
          </w:rPr>
          <w:delText xml:space="preserve">of </w:delText>
        </w:r>
      </w:del>
      <w:ins w:id="2445" w:author="lv-xyr" w:date="2019-02-23T19:08:59Z">
        <w:r>
          <w:rPr>
            <w:rFonts w:hint="eastAsia" w:ascii="Times New Roman" w:hAnsi="Times New Roman" w:cs="Times New Roman"/>
            <w:bCs/>
            <w:sz w:val="18"/>
            <w:szCs w:val="18"/>
            <w:lang w:val="en-US" w:eastAsia="zh-CN"/>
          </w:rPr>
          <w:t>b</w:t>
        </w:r>
      </w:ins>
      <w:ins w:id="2446" w:author="lv-xyr" w:date="2019-02-23T19:09:00Z">
        <w:r>
          <w:rPr>
            <w:rFonts w:hint="eastAsia" w:ascii="Times New Roman" w:hAnsi="Times New Roman" w:cs="Times New Roman"/>
            <w:bCs/>
            <w:sz w:val="18"/>
            <w:szCs w:val="18"/>
            <w:lang w:val="en-US" w:eastAsia="zh-CN"/>
          </w:rPr>
          <w:t>etwe</w:t>
        </w:r>
      </w:ins>
      <w:ins w:id="2447" w:author="lv-xyr" w:date="2019-02-23T19:09:01Z">
        <w:r>
          <w:rPr>
            <w:rFonts w:hint="eastAsia" w:ascii="Times New Roman" w:hAnsi="Times New Roman" w:cs="Times New Roman"/>
            <w:bCs/>
            <w:sz w:val="18"/>
            <w:szCs w:val="18"/>
            <w:lang w:val="en-US" w:eastAsia="zh-CN"/>
          </w:rPr>
          <w:t xml:space="preserve">en </w:t>
        </w:r>
      </w:ins>
      <w:del w:id="2448" w:author="lv-xyr" w:date="2019-02-23T19:10:46Z">
        <w:r>
          <w:rPr>
            <w:rFonts w:ascii="Times New Roman" w:hAnsi="Times New Roman" w:cs="Times New Roman"/>
            <w:bCs/>
            <w:sz w:val="18"/>
            <w:szCs w:val="18"/>
          </w:rPr>
          <w:delText xml:space="preserve">the </w:delText>
        </w:r>
      </w:del>
      <w:del w:id="2449" w:author="lv-xyr" w:date="2019-02-23T19:09:46Z">
        <w:r>
          <w:rPr>
            <w:rFonts w:ascii="Times New Roman" w:hAnsi="Times New Roman" w:cs="Times New Roman"/>
            <w:bCs/>
            <w:sz w:val="18"/>
            <w:szCs w:val="18"/>
            <w:lang w:val="en-US"/>
          </w:rPr>
          <w:delText>e</w:delText>
        </w:r>
      </w:del>
      <w:ins w:id="2450" w:author="lv-xyr" w:date="2019-02-23T19:09:46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 xml:space="preserve">xperimental </w:t>
      </w:r>
      <w:del w:id="2451" w:author="lv-xyr" w:date="2019-02-23T19:09:49Z">
        <w:r>
          <w:rPr>
            <w:rFonts w:ascii="Times New Roman" w:hAnsi="Times New Roman" w:cs="Times New Roman"/>
            <w:bCs/>
            <w:sz w:val="18"/>
            <w:szCs w:val="18"/>
            <w:lang w:val="en-US"/>
          </w:rPr>
          <w:delText>s</w:delText>
        </w:r>
      </w:del>
      <w:ins w:id="2452" w:author="lv-xyr" w:date="2019-02-23T19:09:49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pectr</w:t>
      </w:r>
      <w:del w:id="2453" w:author="lv-xyr" w:date="2019-02-23T19:10:36Z">
        <w:r>
          <w:rPr>
            <w:rFonts w:ascii="Times New Roman" w:hAnsi="Times New Roman" w:cs="Times New Roman"/>
            <w:bCs/>
            <w:sz w:val="18"/>
            <w:szCs w:val="18"/>
            <w:lang w:val="en-US"/>
          </w:rPr>
          <w:delText>a</w:delText>
        </w:r>
      </w:del>
      <w:ins w:id="2454" w:author="lv-xyr" w:date="2019-02-23T19:10:36Z">
        <w:r>
          <w:rPr>
            <w:rFonts w:hint="eastAsia" w:ascii="Times New Roman" w:hAnsi="Times New Roman" w:cs="Times New Roman"/>
            <w:bCs/>
            <w:sz w:val="18"/>
            <w:szCs w:val="18"/>
            <w:lang w:val="en-US" w:eastAsia="zh-CN"/>
          </w:rPr>
          <w:t>o</w:t>
        </w:r>
      </w:ins>
      <w:ins w:id="2455" w:author="lv-xyr" w:date="2019-02-23T19:10:37Z">
        <w:r>
          <w:rPr>
            <w:rFonts w:hint="eastAsia" w:ascii="Times New Roman" w:hAnsi="Times New Roman" w:cs="Times New Roman"/>
            <w:bCs/>
            <w:sz w:val="18"/>
            <w:szCs w:val="18"/>
            <w:lang w:val="en-US" w:eastAsia="zh-CN"/>
          </w:rPr>
          <w:t>g</w:t>
        </w:r>
      </w:ins>
      <w:ins w:id="2456" w:author="lv-xyr" w:date="2019-02-23T19:10:38Z">
        <w:r>
          <w:rPr>
            <w:rFonts w:hint="eastAsia" w:ascii="Times New Roman" w:hAnsi="Times New Roman" w:cs="Times New Roman"/>
            <w:bCs/>
            <w:sz w:val="18"/>
            <w:szCs w:val="18"/>
            <w:lang w:val="en-US" w:eastAsia="zh-CN"/>
          </w:rPr>
          <w:t>ram</w:t>
        </w:r>
      </w:ins>
      <w:r>
        <w:rPr>
          <w:rFonts w:ascii="Times New Roman" w:hAnsi="Times New Roman" w:cs="Times New Roman"/>
          <w:bCs/>
          <w:sz w:val="18"/>
          <w:szCs w:val="18"/>
        </w:rPr>
        <w:t xml:space="preserve"> </w:t>
      </w:r>
      <w:del w:id="2457" w:author="lv-xyr" w:date="2019-02-23T19:10:51Z">
        <w:r>
          <w:rPr>
            <w:rFonts w:ascii="Times New Roman" w:hAnsi="Times New Roman" w:cs="Times New Roman"/>
            <w:bCs/>
            <w:sz w:val="18"/>
            <w:szCs w:val="18"/>
            <w:lang w:val="en-US"/>
          </w:rPr>
          <w:delText>with</w:delText>
        </w:r>
      </w:del>
      <w:ins w:id="2458" w:author="lv-xyr" w:date="2019-02-23T19:10:51Z">
        <w:r>
          <w:rPr>
            <w:rFonts w:hint="eastAsia" w:ascii="Times New Roman" w:hAnsi="Times New Roman" w:cs="Times New Roman"/>
            <w:bCs/>
            <w:sz w:val="18"/>
            <w:szCs w:val="18"/>
            <w:lang w:val="en-US" w:eastAsia="zh-CN"/>
          </w:rPr>
          <w:t>and</w:t>
        </w:r>
      </w:ins>
      <w:r>
        <w:rPr>
          <w:rFonts w:ascii="Times New Roman" w:hAnsi="Times New Roman" w:cs="Times New Roman"/>
          <w:bCs/>
          <w:sz w:val="18"/>
          <w:szCs w:val="18"/>
        </w:rPr>
        <w:t xml:space="preserve"> </w:t>
      </w:r>
      <w:del w:id="2459" w:author="lv-xyr" w:date="2019-02-23T19:09:57Z">
        <w:r>
          <w:rPr>
            <w:rFonts w:ascii="Times New Roman" w:hAnsi="Times New Roman" w:cs="Times New Roman"/>
            <w:bCs/>
            <w:sz w:val="18"/>
            <w:szCs w:val="18"/>
            <w:lang w:val="en-US"/>
          </w:rPr>
          <w:delText>s</w:delText>
        </w:r>
      </w:del>
      <w:ins w:id="2460" w:author="lv-xyr" w:date="2019-02-23T19:09:57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imulated</w:t>
      </w:r>
      <w:ins w:id="2461" w:author="lv-xyr" w:date="2019-02-23T19:10:00Z">
        <w:r>
          <w:rPr>
            <w:rFonts w:hint="eastAsia" w:ascii="Times New Roman" w:hAnsi="Times New Roman" w:cs="Times New Roman"/>
            <w:bCs/>
            <w:sz w:val="18"/>
            <w:szCs w:val="18"/>
            <w:lang w:val="en-US" w:eastAsia="zh-CN"/>
          </w:rPr>
          <w:t xml:space="preserve"> </w:t>
        </w:r>
      </w:ins>
      <w:ins w:id="2462" w:author="lv-xyr" w:date="2019-02-23T19:11:11Z">
        <w:r>
          <w:rPr>
            <w:rFonts w:hint="eastAsia" w:ascii="Times New Roman" w:hAnsi="Times New Roman" w:cs="Times New Roman"/>
            <w:bCs/>
            <w:sz w:val="18"/>
            <w:szCs w:val="18"/>
            <w:lang w:val="en-US" w:eastAsia="zh-CN"/>
          </w:rPr>
          <w:t>S</w:t>
        </w:r>
      </w:ins>
      <w:ins w:id="2463" w:author="lv-xyr" w:date="2019-02-23T19:11:13Z">
        <w:r>
          <w:rPr>
            <w:rFonts w:hint="eastAsia" w:ascii="Times New Roman" w:hAnsi="Times New Roman" w:cs="Times New Roman"/>
            <w:bCs/>
            <w:sz w:val="18"/>
            <w:szCs w:val="18"/>
            <w:lang w:val="en-US" w:eastAsia="zh-CN"/>
          </w:rPr>
          <w:t>pec</w:t>
        </w:r>
      </w:ins>
      <w:ins w:id="2464" w:author="lv-xyr" w:date="2019-02-23T19:11:15Z">
        <w:r>
          <w:rPr>
            <w:rFonts w:hint="eastAsia" w:ascii="Times New Roman" w:hAnsi="Times New Roman" w:cs="Times New Roman"/>
            <w:bCs/>
            <w:sz w:val="18"/>
            <w:szCs w:val="18"/>
            <w:lang w:val="en-US" w:eastAsia="zh-CN"/>
          </w:rPr>
          <w:t>tr</w:t>
        </w:r>
      </w:ins>
      <w:ins w:id="2465" w:author="lv-xyr" w:date="2019-02-23T19:11:16Z">
        <w:r>
          <w:rPr>
            <w:rFonts w:hint="eastAsia" w:ascii="Times New Roman" w:hAnsi="Times New Roman" w:cs="Times New Roman"/>
            <w:bCs/>
            <w:sz w:val="18"/>
            <w:szCs w:val="18"/>
            <w:lang w:val="en-US" w:eastAsia="zh-CN"/>
          </w:rPr>
          <w:t>ogra</w:t>
        </w:r>
      </w:ins>
      <w:ins w:id="2466" w:author="lv-xyr" w:date="2019-02-23T19:11:17Z">
        <w:r>
          <w:rPr>
            <w:rFonts w:hint="eastAsia" w:ascii="Times New Roman" w:hAnsi="Times New Roman" w:cs="Times New Roman"/>
            <w:bCs/>
            <w:sz w:val="18"/>
            <w:szCs w:val="18"/>
            <w:lang w:val="en-US" w:eastAsia="zh-CN"/>
          </w:rPr>
          <w:t>m</w:t>
        </w:r>
      </w:ins>
    </w:p>
    <w:p>
      <w:pPr>
        <w:jc w:val="center"/>
        <w:rPr>
          <w:rFonts w:ascii="Times New Roman" w:hAnsi="Times New Roman"/>
          <w:sz w:val="24"/>
          <w:szCs w:val="24"/>
        </w:rPr>
      </w:pPr>
      <w:r>
        <w:rPr>
          <w:rFonts w:ascii="Times New Roman" w:hAnsi="Times New Roman"/>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3</w:t>
      </w:r>
      <w:r>
        <w:rPr>
          <w:rFonts w:ascii="Times New Roman" w:hAnsi="Times New Roman" w:cs="Times New Roman"/>
          <w:bCs/>
          <w:sz w:val="18"/>
          <w:szCs w:val="18"/>
        </w:rPr>
        <w:t xml:space="preserve"> 东曲2号煤的大分子模型</w:t>
      </w:r>
    </w:p>
    <w:p>
      <w:pPr>
        <w:jc w:val="center"/>
        <w:rPr>
          <w:rFonts w:ascii="Times New Roman" w:hAnsi="Times New Roman" w:cs="Times New Roman"/>
          <w:bCs/>
          <w:sz w:val="18"/>
          <w:szCs w:val="18"/>
        </w:rPr>
      </w:pPr>
      <w:r>
        <w:rPr>
          <w:rFonts w:ascii="Times New Roman" w:hAnsi="Times New Roman" w:cs="Times New Roman"/>
          <w:bCs/>
          <w:sz w:val="18"/>
          <w:szCs w:val="18"/>
        </w:rPr>
        <w:t>F</w:t>
      </w:r>
      <w:r>
        <w:rPr>
          <w:rFonts w:hint="eastAsia" w:ascii="Times New Roman" w:hAnsi="Times New Roman" w:cs="Times New Roman"/>
          <w:bCs/>
          <w:sz w:val="18"/>
          <w:szCs w:val="18"/>
        </w:rPr>
        <w:t>ig.3 M</w:t>
      </w:r>
      <w:r>
        <w:rPr>
          <w:rFonts w:ascii="Times New Roman" w:hAnsi="Times New Roman" w:cs="Times New Roman"/>
          <w:bCs/>
          <w:sz w:val="18"/>
          <w:szCs w:val="18"/>
        </w:rPr>
        <w:t xml:space="preserve">acromolecular </w:t>
      </w:r>
      <w:del w:id="2467" w:author="lv-xyr" w:date="2019-02-23T19:16:11Z">
        <w:r>
          <w:rPr>
            <w:rFonts w:ascii="Times New Roman" w:hAnsi="Times New Roman" w:cs="Times New Roman"/>
            <w:bCs/>
            <w:sz w:val="18"/>
            <w:szCs w:val="18"/>
            <w:lang w:val="en-US"/>
          </w:rPr>
          <w:delText>m</w:delText>
        </w:r>
      </w:del>
      <w:ins w:id="2468" w:author="lv-xyr" w:date="2019-02-23T19:16:11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odel </w:t>
      </w:r>
      <w:r>
        <w:rPr>
          <w:rFonts w:hint="eastAsia" w:ascii="Times New Roman" w:hAnsi="Times New Roman" w:cs="Times New Roman"/>
          <w:bCs/>
          <w:sz w:val="18"/>
          <w:szCs w:val="18"/>
        </w:rPr>
        <w:t xml:space="preserve">of </w:t>
      </w:r>
      <w:ins w:id="2469" w:author="lv-xyr" w:date="2019-02-23T19:16:03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2470" w:author="lv-xyr" w:date="2019-02-23T19:16:06Z">
        <w:r>
          <w:rPr>
            <w:rFonts w:ascii="Times New Roman" w:hAnsi="Times New Roman" w:cs="Times New Roman"/>
            <w:bCs/>
            <w:sz w:val="18"/>
            <w:szCs w:val="18"/>
            <w:lang w:val="en-US"/>
          </w:rPr>
          <w:delText>No.2 c</w:delText>
        </w:r>
      </w:del>
      <w:ins w:id="2471" w:author="lv-xyr" w:date="2019-02-23T19:16:06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oal</w:t>
      </w:r>
    </w:p>
    <w:p>
      <w:pPr>
        <w:spacing w:line="312" w:lineRule="atLeast"/>
        <w:outlineLvl w:val="0"/>
        <w:rPr>
          <w:rFonts w:ascii="Times New Roman" w:hAnsi="Times New Roman" w:eastAsia="黑体" w:cs="Times New Roman"/>
          <w:b/>
          <w:sz w:val="24"/>
          <w:szCs w:val="24"/>
        </w:rPr>
        <w:sectPr>
          <w:type w:val="continuous"/>
          <w:pgSz w:w="11906" w:h="16838"/>
          <w:pgMar w:top="1440" w:right="1800" w:bottom="1440" w:left="1800" w:header="851" w:footer="992" w:gutter="0"/>
          <w:cols w:space="425" w:num="1"/>
          <w:docGrid w:type="lines" w:linePitch="312" w:charSpace="0"/>
        </w:sectPr>
      </w:pPr>
    </w:p>
    <w:p>
      <w:pPr>
        <w:spacing w:line="312" w:lineRule="atLeast"/>
        <w:outlineLvl w:val="0"/>
        <w:rPr>
          <w:rFonts w:ascii="Times New Roman" w:hAnsi="Times New Roman" w:eastAsia="黑体" w:cs="Times New Roman"/>
          <w:b/>
          <w:sz w:val="24"/>
          <w:szCs w:val="24"/>
        </w:rPr>
      </w:pPr>
      <w:r>
        <w:rPr>
          <w:rFonts w:hint="eastAsia" w:ascii="Times New Roman" w:hAnsi="Times New Roman" w:eastAsia="黑体" w:cs="Times New Roman"/>
          <w:b/>
          <w:sz w:val="24"/>
          <w:szCs w:val="24"/>
        </w:rPr>
        <w:t>2.2 东曲2号煤结构模型的热解模拟</w:t>
      </w: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szCs w:val="21"/>
        </w:rPr>
        <w:t>2.2.1 单个煤大分子热解模拟分析</w:t>
      </w:r>
    </w:p>
    <w:p>
      <w:pPr>
        <w:spacing w:line="312" w:lineRule="atLeast"/>
        <w:outlineLvl w:val="0"/>
        <w:rPr>
          <w:rFonts w:ascii="Times New Roman" w:hAnsi="Times New Roman" w:eastAsia="黑体" w:cs="Times New Roman"/>
          <w:b/>
          <w:sz w:val="24"/>
        </w:rPr>
      </w:pPr>
      <w:r>
        <w:rPr>
          <w:rFonts w:hint="eastAsia" w:ascii="Times New Roman" w:hAnsi="Times New Roman" w:eastAsia="黑体" w:cs="Times New Roman"/>
          <w:b/>
          <w:sz w:val="24"/>
        </w:rPr>
        <w:t xml:space="preserve">2.2 </w:t>
      </w:r>
      <w:ins w:id="2472" w:author="lv-xyr" w:date="2019-02-17T20:47:14Z">
        <w:r>
          <w:rPr>
            <w:rFonts w:hint="eastAsia" w:ascii="Times New Roman" w:hAnsi="Times New Roman" w:eastAsia="黑体" w:cs="Times New Roman"/>
            <w:b/>
            <w:sz w:val="24"/>
            <w:lang w:val="en-US" w:eastAsia="zh-CN"/>
          </w:rPr>
          <w:t>T</w:t>
        </w:r>
      </w:ins>
      <w:ins w:id="2473" w:author="lv-xyr" w:date="2019-02-17T20:47:15Z">
        <w:r>
          <w:rPr>
            <w:rFonts w:hint="eastAsia" w:ascii="Times New Roman" w:hAnsi="Times New Roman" w:eastAsia="黑体" w:cs="Times New Roman"/>
            <w:b/>
            <w:sz w:val="24"/>
            <w:lang w:val="en-US" w:eastAsia="zh-CN"/>
          </w:rPr>
          <w:t xml:space="preserve">he </w:t>
        </w:r>
      </w:ins>
      <w:r>
        <w:rPr>
          <w:rFonts w:hint="eastAsia" w:ascii="Times New Roman" w:hAnsi="Times New Roman" w:eastAsia="黑体" w:cs="Times New Roman"/>
          <w:b/>
          <w:sz w:val="24"/>
        </w:rPr>
        <w:t>Pyrolysis Simulation of</w:t>
      </w:r>
      <w:ins w:id="2474" w:author="lv-xyr" w:date="2019-02-17T20:47:06Z">
        <w:r>
          <w:rPr>
            <w:rFonts w:hint="eastAsia" w:ascii="Times New Roman" w:hAnsi="Times New Roman" w:eastAsia="黑体" w:cs="Times New Roman"/>
            <w:b/>
            <w:sz w:val="24"/>
          </w:rPr>
          <w:t xml:space="preserve"> No. 2</w:t>
        </w:r>
      </w:ins>
      <w:r>
        <w:rPr>
          <w:rFonts w:hint="eastAsia" w:ascii="Times New Roman" w:hAnsi="Times New Roman" w:eastAsia="黑体" w:cs="Times New Roman"/>
          <w:b/>
          <w:sz w:val="24"/>
        </w:rPr>
        <w:t xml:space="preserve"> Dongqu</w:t>
      </w:r>
      <w:del w:id="2475" w:author="lv-xyr" w:date="2019-02-17T20:47:06Z">
        <w:r>
          <w:rPr>
            <w:rFonts w:hint="eastAsia" w:ascii="Times New Roman" w:hAnsi="Times New Roman" w:eastAsia="黑体" w:cs="Times New Roman"/>
            <w:b/>
            <w:sz w:val="24"/>
          </w:rPr>
          <w:delText xml:space="preserve"> No. 2</w:delText>
        </w:r>
      </w:del>
      <w:r>
        <w:rPr>
          <w:rFonts w:hint="eastAsia" w:ascii="Times New Roman" w:hAnsi="Times New Roman" w:eastAsia="黑体" w:cs="Times New Roman"/>
          <w:b/>
          <w:sz w:val="24"/>
        </w:rPr>
        <w:t xml:space="preserve"> Coal Structure Model</w:t>
      </w:r>
    </w:p>
    <w:p>
      <w:pPr>
        <w:spacing w:line="312" w:lineRule="atLeast"/>
        <w:outlineLvl w:val="0"/>
      </w:pPr>
      <w:r>
        <w:rPr>
          <w:rFonts w:hint="eastAsia" w:ascii="Times New Roman" w:hAnsi="Times New Roman" w:eastAsia="黑体" w:cs="Times New Roman"/>
          <w:b/>
        </w:rPr>
        <w:t xml:space="preserve">2.2.1 </w:t>
      </w:r>
      <w:ins w:id="2476" w:author="lv-xyr" w:date="2019-02-17T20:47:22Z">
        <w:r>
          <w:rPr>
            <w:rFonts w:hint="eastAsia" w:ascii="Times New Roman" w:hAnsi="Times New Roman" w:eastAsia="黑体" w:cs="Times New Roman"/>
            <w:b/>
            <w:lang w:val="en-US" w:eastAsia="zh-CN"/>
          </w:rPr>
          <w:t>The</w:t>
        </w:r>
      </w:ins>
      <w:ins w:id="2477" w:author="lv-xyr" w:date="2019-02-17T20:47:33Z">
        <w:r>
          <w:rPr>
            <w:rFonts w:hint="eastAsia" w:ascii="Times New Roman" w:hAnsi="Times New Roman" w:eastAsia="黑体" w:cs="Times New Roman"/>
            <w:b/>
          </w:rPr>
          <w:t xml:space="preserve"> </w:t>
        </w:r>
      </w:ins>
      <w:ins w:id="2478" w:author="lv-xyr" w:date="2019-02-17T20:47:35Z">
        <w:r>
          <w:rPr>
            <w:rFonts w:hint="eastAsia" w:ascii="Times New Roman" w:hAnsi="Times New Roman" w:eastAsia="黑体" w:cs="Times New Roman"/>
            <w:b/>
            <w:lang w:val="en-US" w:eastAsia="zh-CN"/>
          </w:rPr>
          <w:t>P</w:t>
        </w:r>
      </w:ins>
      <w:ins w:id="2479" w:author="lv-xyr" w:date="2019-02-17T20:47:33Z">
        <w:r>
          <w:rPr>
            <w:rFonts w:hint="eastAsia" w:ascii="Times New Roman" w:hAnsi="Times New Roman" w:eastAsia="黑体" w:cs="Times New Roman"/>
            <w:b/>
          </w:rPr>
          <w:t>yrolysis</w:t>
        </w:r>
      </w:ins>
      <w:ins w:id="2480" w:author="lv-xyr" w:date="2019-02-17T20:47:23Z">
        <w:r>
          <w:rPr>
            <w:rFonts w:hint="eastAsia" w:ascii="Times New Roman" w:hAnsi="Times New Roman" w:eastAsia="黑体" w:cs="Times New Roman"/>
            <w:b/>
            <w:lang w:val="en-US" w:eastAsia="zh-CN"/>
          </w:rPr>
          <w:t xml:space="preserve"> </w:t>
        </w:r>
      </w:ins>
      <w:r>
        <w:rPr>
          <w:rFonts w:hint="eastAsia" w:ascii="Times New Roman" w:hAnsi="Times New Roman" w:eastAsia="黑体" w:cs="Times New Roman"/>
          <w:b/>
        </w:rPr>
        <w:t xml:space="preserve">Simulation </w:t>
      </w:r>
      <w:del w:id="2481" w:author="lv-xyr" w:date="2019-02-17T20:47:40Z">
        <w:r>
          <w:rPr>
            <w:rFonts w:hint="eastAsia" w:ascii="Times New Roman" w:hAnsi="Times New Roman" w:eastAsia="黑体" w:cs="Times New Roman"/>
            <w:b/>
            <w:lang w:val="en-US"/>
          </w:rPr>
          <w:delText>a</w:delText>
        </w:r>
      </w:del>
      <w:ins w:id="2482" w:author="lv-xyr" w:date="2019-02-17T20:47:40Z">
        <w:r>
          <w:rPr>
            <w:rFonts w:hint="eastAsia" w:ascii="Times New Roman" w:hAnsi="Times New Roman" w:eastAsia="黑体" w:cs="Times New Roman"/>
            <w:b/>
            <w:lang w:val="en-US" w:eastAsia="zh-CN"/>
          </w:rPr>
          <w:t>A</w:t>
        </w:r>
      </w:ins>
      <w:r>
        <w:rPr>
          <w:rFonts w:hint="eastAsia" w:ascii="Times New Roman" w:hAnsi="Times New Roman" w:eastAsia="黑体" w:cs="Times New Roman"/>
          <w:b/>
        </w:rPr>
        <w:t xml:space="preserve">nalysis of </w:t>
      </w:r>
      <w:del w:id="2483" w:author="lv-xyr" w:date="2019-02-17T20:47:44Z">
        <w:r>
          <w:rPr>
            <w:rFonts w:hint="eastAsia" w:ascii="Times New Roman" w:hAnsi="Times New Roman" w:eastAsia="黑体" w:cs="Times New Roman"/>
            <w:b/>
            <w:lang w:val="en-US"/>
          </w:rPr>
          <w:delText>s</w:delText>
        </w:r>
      </w:del>
      <w:ins w:id="2484" w:author="lv-xyr" w:date="2019-02-17T20:47:44Z">
        <w:r>
          <w:rPr>
            <w:rFonts w:hint="eastAsia" w:ascii="Times New Roman" w:hAnsi="Times New Roman" w:eastAsia="黑体" w:cs="Times New Roman"/>
            <w:b/>
            <w:lang w:val="en-US" w:eastAsia="zh-CN"/>
          </w:rPr>
          <w:t>S</w:t>
        </w:r>
      </w:ins>
      <w:r>
        <w:rPr>
          <w:rFonts w:hint="eastAsia" w:ascii="Times New Roman" w:hAnsi="Times New Roman" w:eastAsia="黑体" w:cs="Times New Roman"/>
          <w:b/>
        </w:rPr>
        <w:t xml:space="preserve">ingle </w:t>
      </w:r>
      <w:del w:id="2485" w:author="lv-xyr" w:date="2019-02-17T20:47:49Z">
        <w:r>
          <w:rPr>
            <w:rFonts w:hint="eastAsia" w:ascii="Times New Roman" w:hAnsi="Times New Roman" w:eastAsia="黑体" w:cs="Times New Roman"/>
            <w:b/>
            <w:lang w:val="en-US"/>
          </w:rPr>
          <w:delText>c</w:delText>
        </w:r>
      </w:del>
      <w:ins w:id="2486" w:author="lv-xyr" w:date="2019-02-17T20:47:49Z">
        <w:r>
          <w:rPr>
            <w:rFonts w:hint="eastAsia" w:ascii="Times New Roman" w:hAnsi="Times New Roman" w:eastAsia="黑体" w:cs="Times New Roman"/>
            <w:b/>
            <w:lang w:val="en-US" w:eastAsia="zh-CN"/>
          </w:rPr>
          <w:t>C</w:t>
        </w:r>
      </w:ins>
      <w:r>
        <w:rPr>
          <w:rFonts w:hint="eastAsia" w:ascii="Times New Roman" w:hAnsi="Times New Roman" w:eastAsia="黑体" w:cs="Times New Roman"/>
          <w:b/>
        </w:rPr>
        <w:t xml:space="preserve">oal </w:t>
      </w:r>
      <w:del w:id="2487" w:author="lv-xyr" w:date="2019-02-17T20:47:51Z">
        <w:r>
          <w:rPr>
            <w:rFonts w:hint="eastAsia" w:ascii="Times New Roman" w:hAnsi="Times New Roman" w:eastAsia="黑体" w:cs="Times New Roman"/>
            <w:b/>
            <w:lang w:val="en-US"/>
          </w:rPr>
          <w:delText>m</w:delText>
        </w:r>
      </w:del>
      <w:ins w:id="2488" w:author="lv-xyr" w:date="2019-02-17T20:47:51Z">
        <w:r>
          <w:rPr>
            <w:rFonts w:hint="eastAsia" w:ascii="Times New Roman" w:hAnsi="Times New Roman" w:eastAsia="黑体" w:cs="Times New Roman"/>
            <w:b/>
            <w:lang w:val="en-US" w:eastAsia="zh-CN"/>
          </w:rPr>
          <w:t>M</w:t>
        </w:r>
      </w:ins>
      <w:r>
        <w:rPr>
          <w:rFonts w:hint="eastAsia" w:ascii="Times New Roman" w:hAnsi="Times New Roman" w:eastAsia="黑体" w:cs="Times New Roman"/>
          <w:b/>
        </w:rPr>
        <w:t>acromolecular</w:t>
      </w:r>
      <w:del w:id="2489" w:author="lv-xyr" w:date="2019-02-17T20:47:33Z">
        <w:r>
          <w:rPr>
            <w:rFonts w:hint="eastAsia" w:ascii="Times New Roman" w:hAnsi="Times New Roman" w:eastAsia="黑体" w:cs="Times New Roman"/>
            <w:b/>
          </w:rPr>
          <w:delText xml:space="preserve"> pyrolysis</w:delText>
        </w:r>
      </w:del>
    </w:p>
    <w:p>
      <w:pPr>
        <w:spacing w:line="312" w:lineRule="exact"/>
        <w:ind w:firstLine="420" w:firstLineChars="200"/>
        <w:jc w:val="left"/>
        <w:rPr>
          <w:rFonts w:ascii="Times New Roman" w:hAnsi="Times New Roman" w:cs="Times New Roman"/>
          <w:szCs w:val="21"/>
        </w:rPr>
      </w:pPr>
      <w:r>
        <w:rPr>
          <w:rFonts w:ascii="Times New Roman" w:hAnsi="Times New Roman" w:cs="Times New Roman"/>
        </w:rPr>
        <w:t>单个煤大分子热解模拟过程中计算出</w:t>
      </w:r>
      <w:r>
        <w:rPr>
          <w:rFonts w:ascii="Times New Roman" w:hAnsi="Times New Roman" w:cs="Times New Roman"/>
          <w:szCs w:val="21"/>
        </w:rPr>
        <w:t>最低能量构型(图4)，模拟完成后选取开始和结束两个</w:t>
      </w:r>
      <w:r>
        <w:rPr>
          <w:rFonts w:hint="eastAsia" w:ascii="Times New Roman" w:hAnsi="Times New Roman" w:cs="Times New Roman"/>
          <w:szCs w:val="21"/>
        </w:rPr>
        <w:t>时间</w:t>
      </w:r>
      <w:r>
        <w:rPr>
          <w:rFonts w:ascii="Times New Roman" w:hAnsi="Times New Roman" w:cs="Times New Roman"/>
          <w:szCs w:val="21"/>
        </w:rPr>
        <w:t>点</w:t>
      </w:r>
      <w:r>
        <w:rPr>
          <w:rFonts w:hint="eastAsia" w:ascii="Times New Roman" w:hAnsi="Times New Roman" w:cs="Times New Roman"/>
          <w:szCs w:val="21"/>
        </w:rPr>
        <w:t>的能量</w:t>
      </w:r>
      <w:r>
        <w:rPr>
          <w:rFonts w:ascii="Times New Roman" w:hAnsi="Times New Roman" w:cs="Times New Roman"/>
          <w:szCs w:val="21"/>
        </w:rPr>
        <w:t xml:space="preserve"> (表4)进行对比。</w:t>
      </w:r>
    </w:p>
    <w:p>
      <w:pPr>
        <w:spacing w:line="312" w:lineRule="exact"/>
        <w:ind w:firstLine="420" w:firstLineChars="200"/>
        <w:jc w:val="left"/>
        <w:rPr>
          <w:rFonts w:ascii="Times New Roman" w:hAnsi="Times New Roman" w:cs="Times New Roman"/>
        </w:rPr>
      </w:pPr>
    </w:p>
    <w:p>
      <w:pPr>
        <w:jc w:val="left"/>
        <w:rPr>
          <w:rFonts w:ascii="Times New Roman" w:hAnsi="Times New Roman" w:cs="Times New Roman"/>
          <w:szCs w:val="21"/>
        </w:rPr>
        <w:sectPr>
          <w:type w:val="continuous"/>
          <w:pgSz w:w="11906" w:h="16838"/>
          <w:pgMar w:top="1440" w:right="1800" w:bottom="1440" w:left="1800" w:header="851" w:footer="992" w:gutter="0"/>
          <w:cols w:space="425" w:num="1"/>
          <w:docGrid w:type="lines" w:linePitch="312" w:charSpace="0"/>
        </w:sectPr>
      </w:pPr>
      <w:ins w:id="2490" w:author="lv-xyr" w:date="2019-02-23T21:10:35Z">
        <w:r>
          <w:rPr>
            <w:rFonts w:hint="eastAsia" w:ascii="Times New Roman" w:hAnsi="Times New Roman" w:cs="Times New Roman"/>
            <w:lang w:val="en-US" w:eastAsia="zh-CN"/>
          </w:rPr>
          <w:t>D</w:t>
        </w:r>
      </w:ins>
      <w:ins w:id="2491" w:author="lv-xyr" w:date="2019-02-23T21:10:35Z">
        <w:r>
          <w:rPr>
            <w:rFonts w:hint="eastAsia" w:ascii="Times New Roman" w:hAnsi="Times New Roman" w:cs="Times New Roman"/>
          </w:rPr>
          <w:t>uring the pyrolysis simulation of single coal macromolecule</w:t>
        </w:r>
      </w:ins>
      <w:ins w:id="2492" w:author="lv-xyr" w:date="2019-02-23T21:10:38Z">
        <w:r>
          <w:rPr>
            <w:rFonts w:hint="eastAsia" w:ascii="Times New Roman" w:hAnsi="Times New Roman" w:cs="Times New Roman"/>
            <w:lang w:val="en-US" w:eastAsia="zh-CN"/>
          </w:rPr>
          <w:t xml:space="preserve">, </w:t>
        </w:r>
      </w:ins>
      <w:del w:id="2493" w:author="lv-xyr" w:date="2019-02-23T21:11:08Z">
        <w:r>
          <w:rPr>
            <w:rFonts w:hint="eastAsia" w:ascii="Times New Roman" w:hAnsi="Times New Roman" w:cs="Times New Roman"/>
            <w:lang w:val="en-US"/>
          </w:rPr>
          <w:delText>T</w:delText>
        </w:r>
      </w:del>
      <w:ins w:id="2494" w:author="lv-xyr" w:date="2019-02-23T21:11:08Z">
        <w:r>
          <w:rPr>
            <w:rFonts w:hint="eastAsia" w:ascii="Times New Roman" w:hAnsi="Times New Roman" w:cs="Times New Roman"/>
            <w:lang w:val="en-US" w:eastAsia="zh-CN"/>
          </w:rPr>
          <w:t>t</w:t>
        </w:r>
      </w:ins>
      <w:r>
        <w:rPr>
          <w:rFonts w:hint="eastAsia" w:ascii="Times New Roman" w:hAnsi="Times New Roman" w:cs="Times New Roman"/>
        </w:rPr>
        <w:t>he lowest energy configuration was calculated</w:t>
      </w:r>
      <w:del w:id="2495" w:author="lv-xyr" w:date="2019-02-23T21:11:48Z">
        <w:r>
          <w:rPr>
            <w:rFonts w:hint="eastAsia" w:ascii="Times New Roman" w:hAnsi="Times New Roman" w:cs="Times New Roman"/>
          </w:rPr>
          <w:delText xml:space="preserve"> </w:delText>
        </w:r>
      </w:del>
      <w:del w:id="2496" w:author="lv-xyr" w:date="2019-02-23T21:11:48Z">
        <w:r>
          <w:rPr>
            <w:rFonts w:hint="eastAsia" w:ascii="Times New Roman" w:hAnsi="Times New Roman" w:cs="Times New Roman"/>
            <w:lang w:val="en-US"/>
          </w:rPr>
          <w:delText>d</w:delText>
        </w:r>
      </w:del>
      <w:del w:id="2497" w:author="lv-xyr" w:date="2019-02-23T21:11:48Z">
        <w:r>
          <w:rPr>
            <w:rFonts w:hint="eastAsia" w:ascii="Times New Roman" w:hAnsi="Times New Roman" w:cs="Times New Roman"/>
          </w:rPr>
          <w:delText xml:space="preserve">uring the pyrolysis simulation of a single coal macromolecule </w:delText>
        </w:r>
      </w:del>
      <w:r>
        <w:rPr>
          <w:rFonts w:hint="eastAsia" w:ascii="Times New Roman" w:hAnsi="Times New Roman" w:cs="Times New Roman"/>
        </w:rPr>
        <w:t>(Fig. 4). After the simulation</w:t>
      </w:r>
      <w:del w:id="2498" w:author="lv-xyr" w:date="2019-02-23T21:12:01Z">
        <w:r>
          <w:rPr>
            <w:rFonts w:hint="eastAsia" w:ascii="Times New Roman" w:hAnsi="Times New Roman" w:cs="Times New Roman"/>
          </w:rPr>
          <w:delText xml:space="preserve"> was completed</w:delText>
        </w:r>
      </w:del>
      <w:r>
        <w:rPr>
          <w:rFonts w:hint="eastAsia" w:ascii="Times New Roman" w:hAnsi="Times New Roman" w:cs="Times New Roman"/>
        </w:rPr>
        <w:t xml:space="preserve">, the energy at the </w:t>
      </w:r>
      <w:del w:id="2499" w:author="lv-xyr" w:date="2019-02-24T20:04:04Z">
        <w:r>
          <w:rPr>
            <w:rFonts w:hint="eastAsia" w:ascii="Times New Roman" w:hAnsi="Times New Roman" w:cs="Times New Roman"/>
            <w:lang w:val="en-US"/>
          </w:rPr>
          <w:delText>beginning</w:delText>
        </w:r>
      </w:del>
      <w:ins w:id="2500" w:author="lv-xyr" w:date="2019-02-24T20:04:04Z">
        <w:r>
          <w:rPr>
            <w:rFonts w:hint="eastAsia" w:ascii="Times New Roman" w:hAnsi="Times New Roman" w:cs="Times New Roman"/>
            <w:lang w:val="en-US" w:eastAsia="zh-CN"/>
          </w:rPr>
          <w:t>star</w:t>
        </w:r>
      </w:ins>
      <w:ins w:id="2501" w:author="lv-xyr" w:date="2019-02-24T20:04:05Z">
        <w:r>
          <w:rPr>
            <w:rFonts w:hint="eastAsia" w:ascii="Times New Roman" w:hAnsi="Times New Roman" w:cs="Times New Roman"/>
            <w:lang w:val="en-US" w:eastAsia="zh-CN"/>
          </w:rPr>
          <w:t>t</w:t>
        </w:r>
      </w:ins>
      <w:ins w:id="2502" w:author="lv-xyr" w:date="2019-02-23T21:12:53Z">
        <w:r>
          <w:rPr>
            <w:rFonts w:hint="eastAsia" w:ascii="Times New Roman" w:hAnsi="Times New Roman" w:cs="Times New Roman"/>
            <w:lang w:val="en-US" w:eastAsia="zh-CN"/>
          </w:rPr>
          <w:t xml:space="preserve"> po</w:t>
        </w:r>
      </w:ins>
      <w:ins w:id="2503" w:author="lv-xyr" w:date="2019-02-23T21:12:54Z">
        <w:r>
          <w:rPr>
            <w:rFonts w:hint="eastAsia" w:ascii="Times New Roman" w:hAnsi="Times New Roman" w:cs="Times New Roman"/>
            <w:lang w:val="en-US" w:eastAsia="zh-CN"/>
          </w:rPr>
          <w:t>int</w:t>
        </w:r>
      </w:ins>
      <w:r>
        <w:rPr>
          <w:rFonts w:hint="eastAsia" w:ascii="Times New Roman" w:hAnsi="Times New Roman" w:cs="Times New Roman"/>
        </w:rPr>
        <w:t xml:space="preserve"> and </w:t>
      </w:r>
      <w:ins w:id="2504" w:author="lv-xyr" w:date="2019-02-23T21:12:31Z">
        <w:r>
          <w:rPr>
            <w:rFonts w:hint="eastAsia" w:ascii="Times New Roman" w:hAnsi="Times New Roman" w:cs="Times New Roman"/>
            <w:lang w:val="en-US" w:eastAsia="zh-CN"/>
          </w:rPr>
          <w:t>t</w:t>
        </w:r>
      </w:ins>
      <w:ins w:id="2505" w:author="lv-xyr" w:date="2019-02-23T21:12:32Z">
        <w:r>
          <w:rPr>
            <w:rFonts w:hint="eastAsia" w:ascii="Times New Roman" w:hAnsi="Times New Roman" w:cs="Times New Roman"/>
            <w:lang w:val="en-US" w:eastAsia="zh-CN"/>
          </w:rPr>
          <w:t xml:space="preserve">he </w:t>
        </w:r>
      </w:ins>
      <w:ins w:id="2506" w:author="lv-xyr" w:date="2019-02-23T21:12:33Z">
        <w:r>
          <w:rPr>
            <w:rFonts w:hint="eastAsia" w:ascii="Times New Roman" w:hAnsi="Times New Roman" w:cs="Times New Roman"/>
            <w:lang w:val="en-US" w:eastAsia="zh-CN"/>
          </w:rPr>
          <w:t>e</w:t>
        </w:r>
      </w:ins>
      <w:ins w:id="2507" w:author="lv-xyr" w:date="2019-02-23T21:12:34Z">
        <w:r>
          <w:rPr>
            <w:rFonts w:hint="eastAsia" w:ascii="Times New Roman" w:hAnsi="Times New Roman" w:cs="Times New Roman"/>
            <w:lang w:val="en-US" w:eastAsia="zh-CN"/>
          </w:rPr>
          <w:t>ner</w:t>
        </w:r>
      </w:ins>
      <w:ins w:id="2508" w:author="lv-xyr" w:date="2019-02-23T21:12:35Z">
        <w:r>
          <w:rPr>
            <w:rFonts w:hint="eastAsia" w:ascii="Times New Roman" w:hAnsi="Times New Roman" w:cs="Times New Roman"/>
            <w:lang w:val="en-US" w:eastAsia="zh-CN"/>
          </w:rPr>
          <w:t>gy</w:t>
        </w:r>
      </w:ins>
      <w:ins w:id="2509" w:author="lv-xyr" w:date="2019-02-23T21:12:36Z">
        <w:r>
          <w:rPr>
            <w:rFonts w:hint="eastAsia" w:ascii="Times New Roman" w:hAnsi="Times New Roman" w:cs="Times New Roman"/>
            <w:lang w:val="en-US" w:eastAsia="zh-CN"/>
          </w:rPr>
          <w:t xml:space="preserve"> at </w:t>
        </w:r>
      </w:ins>
      <w:ins w:id="2510" w:author="lv-xyr" w:date="2019-02-23T21:12:37Z">
        <w:r>
          <w:rPr>
            <w:rFonts w:hint="eastAsia" w:ascii="Times New Roman" w:hAnsi="Times New Roman" w:cs="Times New Roman"/>
            <w:lang w:val="en-US" w:eastAsia="zh-CN"/>
          </w:rPr>
          <w:t>th</w:t>
        </w:r>
      </w:ins>
      <w:ins w:id="2511" w:author="lv-xyr" w:date="2019-02-23T21:12:38Z">
        <w:r>
          <w:rPr>
            <w:rFonts w:hint="eastAsia" w:ascii="Times New Roman" w:hAnsi="Times New Roman" w:cs="Times New Roman"/>
            <w:lang w:val="en-US" w:eastAsia="zh-CN"/>
          </w:rPr>
          <w:t xml:space="preserve">e </w:t>
        </w:r>
      </w:ins>
      <w:r>
        <w:rPr>
          <w:rFonts w:hint="eastAsia" w:ascii="Times New Roman" w:hAnsi="Times New Roman" w:cs="Times New Roman"/>
        </w:rPr>
        <w:t xml:space="preserve">end </w:t>
      </w:r>
      <w:del w:id="2512" w:author="lv-xyr" w:date="2019-02-23T21:13:00Z">
        <w:r>
          <w:rPr>
            <w:rFonts w:hint="eastAsia" w:ascii="Times New Roman" w:hAnsi="Times New Roman" w:cs="Times New Roman"/>
          </w:rPr>
          <w:delText xml:space="preserve">of the two time </w:delText>
        </w:r>
      </w:del>
      <w:r>
        <w:rPr>
          <w:rFonts w:hint="eastAsia" w:ascii="Times New Roman" w:hAnsi="Times New Roman" w:cs="Times New Roman"/>
        </w:rPr>
        <w:t>point</w:t>
      </w:r>
      <w:del w:id="2513" w:author="lv-xyr" w:date="2019-02-23T21:13:03Z">
        <w:r>
          <w:rPr>
            <w:rFonts w:hint="eastAsia" w:ascii="Times New Roman" w:hAnsi="Times New Roman" w:cs="Times New Roman"/>
          </w:rPr>
          <w:delText>s</w:delText>
        </w:r>
      </w:del>
      <w:r>
        <w:rPr>
          <w:rFonts w:hint="eastAsia" w:ascii="Times New Roman" w:hAnsi="Times New Roman" w:cs="Times New Roman"/>
        </w:rPr>
        <w:t xml:space="preserve"> (Table 4) w</w:t>
      </w:r>
      <w:del w:id="2514" w:author="lv-xyr" w:date="2019-02-23T21:13:24Z">
        <w:r>
          <w:rPr>
            <w:rFonts w:hint="eastAsia" w:ascii="Times New Roman" w:hAnsi="Times New Roman" w:cs="Times New Roman"/>
            <w:lang w:val="en-US"/>
          </w:rPr>
          <w:delText>as</w:delText>
        </w:r>
      </w:del>
      <w:ins w:id="2515" w:author="lv-xyr" w:date="2019-02-23T21:13:24Z">
        <w:r>
          <w:rPr>
            <w:rFonts w:hint="eastAsia" w:ascii="Times New Roman" w:hAnsi="Times New Roman" w:cs="Times New Roman"/>
            <w:lang w:val="en-US" w:eastAsia="zh-CN"/>
          </w:rPr>
          <w:t>ere</w:t>
        </w:r>
      </w:ins>
      <w:r>
        <w:rPr>
          <w:rFonts w:hint="eastAsia" w:ascii="Times New Roman" w:hAnsi="Times New Roman" w:cs="Times New Roman"/>
        </w:rPr>
        <w:t xml:space="preserve"> selected for comparison.</w:t>
      </w:r>
    </w:p>
    <w:p>
      <w:pPr>
        <w:jc w:val="center"/>
        <w:rPr>
          <w:rFonts w:ascii="Times New Roman" w:hAnsi="Times New Roman" w:cs="Times New Roman"/>
          <w:szCs w:val="21"/>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3320415" cy="3164205"/>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20922" cy="3164738"/>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ascii="Times New Roman" w:hAnsi="Times New Roman" w:cs="Times New Roman"/>
          <w:bCs/>
          <w:sz w:val="18"/>
          <w:szCs w:val="18"/>
        </w:rPr>
        <w:t>图4 东曲2号煤能量最低构型</w:t>
      </w:r>
    </w:p>
    <w:p>
      <w:pPr>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del w:id="2516" w:author="lv-xyr" w:date="2019-02-23T21:36:20Z">
        <w:r>
          <w:rPr>
            <w:rFonts w:ascii="Times New Roman" w:hAnsi="Times New Roman" w:cs="Times New Roman"/>
            <w:bCs/>
            <w:sz w:val="18"/>
            <w:szCs w:val="18"/>
            <w:lang w:val="en-US"/>
          </w:rPr>
          <w:delText>c</w:delText>
        </w:r>
      </w:del>
      <w:ins w:id="2517" w:author="lv-xyr" w:date="2019-02-23T21:36:20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onfiguration of </w:t>
      </w:r>
      <w:ins w:id="2518" w:author="lv-xyr" w:date="2019-02-23T21:13:44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2519" w:author="lv-xyr" w:date="2019-02-23T21:13:46Z">
        <w:r>
          <w:rPr>
            <w:rFonts w:ascii="Times New Roman" w:hAnsi="Times New Roman" w:cs="Times New Roman"/>
            <w:bCs/>
            <w:sz w:val="18"/>
            <w:szCs w:val="18"/>
            <w:lang w:val="en-US"/>
          </w:rPr>
          <w:delText>No.2 c</w:delText>
        </w:r>
      </w:del>
      <w:ins w:id="2520" w:author="lv-xyr" w:date="2019-02-23T21:13:46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oal</w:t>
      </w:r>
    </w:p>
    <w:p>
      <w:pPr>
        <w:jc w:val="center"/>
        <w:rPr>
          <w:rFonts w:ascii="Times New Roman" w:hAnsi="Times New Roman" w:cs="Times New Roman"/>
          <w:bCs/>
          <w:sz w:val="18"/>
          <w:szCs w:val="18"/>
        </w:rPr>
      </w:pPr>
      <w:r>
        <w:rPr>
          <w:rFonts w:hint="eastAsia" w:ascii="Times New Roman" w:hAnsi="Times New Roman" w:cs="Times New Roman"/>
          <w:bCs/>
          <w:sz w:val="18"/>
          <w:szCs w:val="18"/>
        </w:rPr>
        <w:t>表4 单个分子动力学模拟前后的能量(kcal /mol)对比</w:t>
      </w:r>
    </w:p>
    <w:p>
      <w:pPr>
        <w:jc w:val="center"/>
        <w:rPr>
          <w:rFonts w:hint="eastAsia" w:ascii="Times New Roman" w:hAnsi="Times New Roman" w:cs="Times New Roman" w:eastAsiaTheme="minorEastAsia"/>
          <w:bCs/>
          <w:sz w:val="18"/>
          <w:szCs w:val="18"/>
          <w:lang w:val="en-US" w:eastAsia="zh-CN"/>
        </w:rPr>
      </w:pPr>
      <w:r>
        <w:rPr>
          <w:rFonts w:ascii="Times New Roman" w:hAnsi="Times New Roman" w:cs="Times New Roman"/>
          <w:bCs/>
          <w:sz w:val="18"/>
          <w:szCs w:val="18"/>
        </w:rPr>
        <w:t>Table</w:t>
      </w:r>
      <w:r>
        <w:rPr>
          <w:rFonts w:hint="eastAsia" w:ascii="Times New Roman" w:hAnsi="Times New Roman" w:cs="Times New Roman"/>
          <w:bCs/>
          <w:sz w:val="18"/>
          <w:szCs w:val="18"/>
        </w:rPr>
        <w:t>4 Energy (kcal /mol)</w:t>
      </w:r>
      <w:del w:id="2521" w:author="lv-xyr" w:date="2019-02-23T22:07:26Z">
        <w:r>
          <w:rPr>
            <w:rFonts w:hint="eastAsia" w:ascii="Times New Roman" w:hAnsi="Times New Roman" w:cs="Times New Roman"/>
            <w:bCs/>
            <w:sz w:val="18"/>
            <w:szCs w:val="18"/>
            <w:lang w:val="en-US"/>
          </w:rPr>
          <w:delText>c</w:delText>
        </w:r>
      </w:del>
      <w:ins w:id="2522" w:author="lv-xyr" w:date="2019-02-23T22:07:26Z">
        <w:r>
          <w:rPr>
            <w:rFonts w:hint="eastAsia" w:ascii="Times New Roman" w:hAnsi="Times New Roman" w:cs="Times New Roman"/>
            <w:bCs/>
            <w:sz w:val="18"/>
            <w:szCs w:val="18"/>
            <w:lang w:val="en-US" w:eastAsia="zh-CN"/>
          </w:rPr>
          <w:t>C</w:t>
        </w:r>
      </w:ins>
      <w:r>
        <w:rPr>
          <w:rFonts w:hint="eastAsia" w:ascii="Times New Roman" w:hAnsi="Times New Roman" w:cs="Times New Roman"/>
          <w:bCs/>
          <w:sz w:val="18"/>
          <w:szCs w:val="18"/>
        </w:rPr>
        <w:t>omparison</w:t>
      </w:r>
      <w:ins w:id="2523" w:author="lv-xyr" w:date="2019-02-23T22:11:06Z">
        <w:r>
          <w:rPr>
            <w:rFonts w:hint="eastAsia" w:ascii="Times New Roman" w:hAnsi="Times New Roman" w:cs="Times New Roman"/>
            <w:bCs/>
            <w:sz w:val="18"/>
            <w:szCs w:val="18"/>
            <w:lang w:val="en-US" w:eastAsia="zh-CN"/>
          </w:rPr>
          <w:t xml:space="preserve"> </w:t>
        </w:r>
      </w:ins>
      <w:ins w:id="2524" w:author="lv-xyr" w:date="2019-02-23T22:11:08Z">
        <w:r>
          <w:rPr>
            <w:rFonts w:hint="eastAsia" w:ascii="Times New Roman" w:hAnsi="Times New Roman" w:cs="Times New Roman"/>
            <w:bCs/>
            <w:sz w:val="18"/>
            <w:szCs w:val="18"/>
            <w:lang w:val="en-US" w:eastAsia="zh-CN"/>
          </w:rPr>
          <w:t>be</w:t>
        </w:r>
      </w:ins>
      <w:ins w:id="2525" w:author="lv-xyr" w:date="2019-02-23T22:11:09Z">
        <w:r>
          <w:rPr>
            <w:rFonts w:hint="eastAsia" w:ascii="Times New Roman" w:hAnsi="Times New Roman" w:cs="Times New Roman"/>
            <w:bCs/>
            <w:sz w:val="18"/>
            <w:szCs w:val="18"/>
            <w:lang w:val="en-US" w:eastAsia="zh-CN"/>
          </w:rPr>
          <w:t>fore a</w:t>
        </w:r>
      </w:ins>
      <w:ins w:id="2526" w:author="lv-xyr" w:date="2019-02-23T22:11:10Z">
        <w:r>
          <w:rPr>
            <w:rFonts w:hint="eastAsia" w:ascii="Times New Roman" w:hAnsi="Times New Roman" w:cs="Times New Roman"/>
            <w:bCs/>
            <w:sz w:val="18"/>
            <w:szCs w:val="18"/>
            <w:lang w:val="en-US" w:eastAsia="zh-CN"/>
          </w:rPr>
          <w:t>nd</w:t>
        </w:r>
      </w:ins>
      <w:r>
        <w:rPr>
          <w:rFonts w:hint="eastAsia" w:ascii="Times New Roman" w:hAnsi="Times New Roman" w:cs="Times New Roman"/>
          <w:bCs/>
          <w:sz w:val="18"/>
          <w:szCs w:val="18"/>
        </w:rPr>
        <w:t xml:space="preserve"> after </w:t>
      </w:r>
      <w:del w:id="2527" w:author="lv-xyr" w:date="2019-02-23T22:11:28Z">
        <w:r>
          <w:rPr>
            <w:rFonts w:hint="eastAsia" w:ascii="Times New Roman" w:hAnsi="Times New Roman" w:cs="Times New Roman"/>
            <w:bCs/>
            <w:sz w:val="18"/>
            <w:szCs w:val="18"/>
            <w:lang w:val="en-US"/>
          </w:rPr>
          <w:delText>Anneal optimization</w:delText>
        </w:r>
      </w:del>
      <w:ins w:id="2528" w:author="lv-xyr" w:date="2019-02-23T22:11:28Z">
        <w:r>
          <w:rPr>
            <w:rFonts w:hint="eastAsia" w:ascii="Times New Roman" w:hAnsi="Times New Roman" w:cs="Times New Roman"/>
            <w:bCs/>
            <w:sz w:val="18"/>
            <w:szCs w:val="18"/>
            <w:lang w:val="en-US" w:eastAsia="zh-CN"/>
          </w:rPr>
          <w:t>Sing</w:t>
        </w:r>
      </w:ins>
      <w:ins w:id="2529" w:author="lv-xyr" w:date="2019-02-23T22:11:29Z">
        <w:r>
          <w:rPr>
            <w:rFonts w:hint="eastAsia" w:ascii="Times New Roman" w:hAnsi="Times New Roman" w:cs="Times New Roman"/>
            <w:bCs/>
            <w:sz w:val="18"/>
            <w:szCs w:val="18"/>
            <w:lang w:val="en-US" w:eastAsia="zh-CN"/>
          </w:rPr>
          <w:t>le</w:t>
        </w:r>
      </w:ins>
      <w:ins w:id="2530" w:author="lv-xyr" w:date="2019-02-23T22:11:31Z">
        <w:r>
          <w:rPr>
            <w:rFonts w:hint="eastAsia" w:ascii="Times New Roman" w:hAnsi="Times New Roman" w:cs="Times New Roman"/>
            <w:bCs/>
            <w:sz w:val="18"/>
            <w:szCs w:val="18"/>
            <w:lang w:val="en-US" w:eastAsia="zh-CN"/>
          </w:rPr>
          <w:t xml:space="preserve"> </w:t>
        </w:r>
      </w:ins>
      <w:ins w:id="2531" w:author="lv-xyr" w:date="2019-02-23T22:11:54Z">
        <w:r>
          <w:rPr>
            <w:rFonts w:hint="eastAsia" w:ascii="Times New Roman" w:hAnsi="Times New Roman" w:cs="Times New Roman"/>
            <w:bCs/>
            <w:sz w:val="18"/>
            <w:szCs w:val="18"/>
            <w:lang w:val="en-US" w:eastAsia="zh-CN"/>
          </w:rPr>
          <w:t>M</w:t>
        </w:r>
      </w:ins>
      <w:ins w:id="2532" w:author="lv-xyr" w:date="2019-02-23T22:11:37Z">
        <w:r>
          <w:rPr>
            <w:rFonts w:hint="eastAsia" w:ascii="Times New Roman" w:hAnsi="Times New Roman" w:cs="Times New Roman"/>
            <w:bCs/>
            <w:sz w:val="18"/>
            <w:szCs w:val="18"/>
            <w:lang w:val="en-US" w:eastAsia="zh-CN"/>
          </w:rPr>
          <w:t>ol</w:t>
        </w:r>
      </w:ins>
      <w:ins w:id="2533" w:author="lv-xyr" w:date="2019-02-23T22:11:38Z">
        <w:r>
          <w:rPr>
            <w:rFonts w:hint="eastAsia" w:ascii="Times New Roman" w:hAnsi="Times New Roman" w:cs="Times New Roman"/>
            <w:bCs/>
            <w:sz w:val="18"/>
            <w:szCs w:val="18"/>
            <w:lang w:val="en-US" w:eastAsia="zh-CN"/>
          </w:rPr>
          <w:t>ecu</w:t>
        </w:r>
      </w:ins>
      <w:ins w:id="2534" w:author="lv-xyr" w:date="2019-02-23T22:11:39Z">
        <w:r>
          <w:rPr>
            <w:rFonts w:hint="eastAsia" w:ascii="Times New Roman" w:hAnsi="Times New Roman" w:cs="Times New Roman"/>
            <w:bCs/>
            <w:sz w:val="18"/>
            <w:szCs w:val="18"/>
            <w:lang w:val="en-US" w:eastAsia="zh-CN"/>
          </w:rPr>
          <w:t>lar</w:t>
        </w:r>
      </w:ins>
      <w:ins w:id="2535" w:author="lv-xyr" w:date="2019-02-23T22:11:41Z">
        <w:r>
          <w:rPr>
            <w:rFonts w:hint="eastAsia" w:ascii="Times New Roman" w:hAnsi="Times New Roman" w:cs="Times New Roman"/>
            <w:bCs/>
            <w:sz w:val="18"/>
            <w:szCs w:val="18"/>
            <w:lang w:val="en-US" w:eastAsia="zh-CN"/>
          </w:rPr>
          <w:t xml:space="preserve"> </w:t>
        </w:r>
      </w:ins>
      <w:ins w:id="2536" w:author="lv-xyr" w:date="2019-02-23T22:11:46Z">
        <w:r>
          <w:rPr>
            <w:rFonts w:hint="eastAsia" w:ascii="Times New Roman" w:hAnsi="Times New Roman" w:cs="Times New Roman"/>
            <w:bCs/>
            <w:sz w:val="18"/>
            <w:szCs w:val="18"/>
            <w:lang w:val="en-US" w:eastAsia="zh-CN"/>
          </w:rPr>
          <w:t>Dy</w:t>
        </w:r>
      </w:ins>
      <w:ins w:id="2537" w:author="lv-xyr" w:date="2019-02-23T22:11:50Z">
        <w:r>
          <w:rPr>
            <w:rFonts w:hint="eastAsia" w:ascii="Times New Roman" w:hAnsi="Times New Roman" w:cs="Times New Roman"/>
            <w:bCs/>
            <w:sz w:val="18"/>
            <w:szCs w:val="18"/>
            <w:lang w:val="en-US" w:eastAsia="zh-CN"/>
          </w:rPr>
          <w:t>nami</w:t>
        </w:r>
      </w:ins>
      <w:ins w:id="2538" w:author="lv-xyr" w:date="2019-02-23T22:11:51Z">
        <w:r>
          <w:rPr>
            <w:rFonts w:hint="eastAsia" w:ascii="Times New Roman" w:hAnsi="Times New Roman" w:cs="Times New Roman"/>
            <w:bCs/>
            <w:sz w:val="18"/>
            <w:szCs w:val="18"/>
            <w:lang w:val="en-US" w:eastAsia="zh-CN"/>
          </w:rPr>
          <w:t>cs</w:t>
        </w:r>
      </w:ins>
    </w:p>
    <w:tbl>
      <w:tblPr>
        <w:tblStyle w:val="10"/>
        <w:tblW w:w="73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
        <w:gridCol w:w="1134"/>
        <w:gridCol w:w="993"/>
        <w:gridCol w:w="992"/>
        <w:gridCol w:w="992"/>
        <w:gridCol w:w="1191"/>
        <w:gridCol w:w="85"/>
        <w:gridCol w:w="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7"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ins w:id="2539" w:author="lv-xyr" w:date="2019-02-23T22:12:37Z">
              <w:r>
                <w:rPr>
                  <w:rFonts w:hint="eastAsia" w:ascii="Times New Roman" w:hAnsi="Times New Roman" w:cs="Times New Roman"/>
                  <w:kern w:val="0"/>
                  <w:sz w:val="15"/>
                  <w:szCs w:val="15"/>
                  <w:lang w:val="en-US" w:eastAsia="zh-CN"/>
                </w:rPr>
                <w:t>Simu</w:t>
              </w:r>
            </w:ins>
            <w:ins w:id="2540" w:author="lv-xyr" w:date="2019-02-23T22:12:38Z">
              <w:r>
                <w:rPr>
                  <w:rFonts w:hint="eastAsia" w:ascii="Times New Roman" w:hAnsi="Times New Roman" w:cs="Times New Roman"/>
                  <w:kern w:val="0"/>
                  <w:sz w:val="15"/>
                  <w:szCs w:val="15"/>
                  <w:lang w:val="en-US" w:eastAsia="zh-CN"/>
                </w:rPr>
                <w:t xml:space="preserve">lated </w:t>
              </w:r>
            </w:ins>
            <w:ins w:id="2541" w:author="lv-xyr" w:date="2019-02-23T22:12:39Z">
              <w:r>
                <w:rPr>
                  <w:rFonts w:hint="eastAsia" w:ascii="Times New Roman" w:hAnsi="Times New Roman" w:cs="Times New Roman"/>
                  <w:kern w:val="0"/>
                  <w:sz w:val="15"/>
                  <w:szCs w:val="15"/>
                  <w:lang w:val="en-US" w:eastAsia="zh-CN"/>
                </w:rPr>
                <w:t>Con</w:t>
              </w:r>
            </w:ins>
            <w:ins w:id="2542" w:author="lv-xyr" w:date="2019-02-23T22:12:40Z">
              <w:r>
                <w:rPr>
                  <w:rFonts w:hint="eastAsia" w:ascii="Times New Roman" w:hAnsi="Times New Roman" w:cs="Times New Roman"/>
                  <w:kern w:val="0"/>
                  <w:sz w:val="15"/>
                  <w:szCs w:val="15"/>
                  <w:lang w:val="en-US" w:eastAsia="zh-CN"/>
                </w:rPr>
                <w:t>di</w:t>
              </w:r>
            </w:ins>
            <w:ins w:id="2543" w:author="lv-xyr" w:date="2019-02-23T22:12:41Z">
              <w:r>
                <w:rPr>
                  <w:rFonts w:hint="eastAsia" w:ascii="Times New Roman" w:hAnsi="Times New Roman" w:cs="Times New Roman"/>
                  <w:kern w:val="0"/>
                  <w:sz w:val="15"/>
                  <w:szCs w:val="15"/>
                  <w:lang w:val="en-US" w:eastAsia="zh-CN"/>
                </w:rPr>
                <w:t>tion</w:t>
              </w:r>
            </w:ins>
            <w:del w:id="2544" w:author="lv-xyr" w:date="2019-02-23T22:12:36Z">
              <w:r>
                <w:rPr>
                  <w:rFonts w:ascii="Times New Roman" w:hAnsi="Times New Roman" w:cs="Times New Roman" w:eastAsiaTheme="minorEastAsia"/>
                  <w:kern w:val="0"/>
                  <w:sz w:val="15"/>
                  <w:szCs w:val="15"/>
                </w:rPr>
                <w:delText>模拟</w:delText>
              </w:r>
            </w:del>
            <w:del w:id="2545" w:author="lv-xyr" w:date="2019-02-23T22:12:35Z">
              <w:r>
                <w:rPr>
                  <w:rFonts w:ascii="Times New Roman" w:hAnsi="Times New Roman" w:cs="Times New Roman" w:eastAsiaTheme="minorEastAsia"/>
                  <w:kern w:val="0"/>
                  <w:sz w:val="15"/>
                  <w:szCs w:val="15"/>
                </w:rPr>
                <w:delText>状态</w:delText>
              </w:r>
            </w:del>
          </w:p>
        </w:tc>
        <w:tc>
          <w:tcPr>
            <w:tcW w:w="1134"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bond</w:t>
            </w:r>
          </w:p>
        </w:tc>
        <w:tc>
          <w:tcPr>
            <w:tcW w:w="993"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atom</w:t>
            </w:r>
          </w:p>
        </w:tc>
        <w:tc>
          <w:tcPr>
            <w:tcW w:w="992"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tors</w:t>
            </w:r>
          </w:p>
        </w:tc>
        <w:tc>
          <w:tcPr>
            <w:tcW w:w="992"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vdw</w:t>
            </w:r>
          </w:p>
        </w:tc>
        <w:tc>
          <w:tcPr>
            <w:tcW w:w="1191"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charge</w:t>
            </w:r>
          </w:p>
        </w:tc>
        <w:tc>
          <w:tcPr>
            <w:tcW w:w="1082" w:type="dxa"/>
            <w:gridSpan w:val="2"/>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7"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Start</w:t>
            </w:r>
          </w:p>
        </w:tc>
        <w:tc>
          <w:tcPr>
            <w:tcW w:w="1134"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-62408.01</w:t>
            </w:r>
          </w:p>
        </w:tc>
        <w:tc>
          <w:tcPr>
            <w:tcW w:w="993"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782.27</w:t>
            </w:r>
          </w:p>
        </w:tc>
        <w:tc>
          <w:tcPr>
            <w:tcW w:w="992"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223.29</w:t>
            </w:r>
          </w:p>
        </w:tc>
        <w:tc>
          <w:tcPr>
            <w:tcW w:w="992"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20311.21</w:t>
            </w:r>
          </w:p>
        </w:tc>
        <w:tc>
          <w:tcPr>
            <w:tcW w:w="1276" w:type="dxa"/>
            <w:gridSpan w:val="2"/>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806.09</w:t>
            </w:r>
          </w:p>
        </w:tc>
        <w:tc>
          <w:tcPr>
            <w:tcW w:w="997"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-36384.39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7"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End</w:t>
            </w:r>
          </w:p>
        </w:tc>
        <w:tc>
          <w:tcPr>
            <w:tcW w:w="1134"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-69678.87</w:t>
            </w:r>
          </w:p>
        </w:tc>
        <w:tc>
          <w:tcPr>
            <w:tcW w:w="993"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960.86</w:t>
            </w:r>
          </w:p>
        </w:tc>
        <w:tc>
          <w:tcPr>
            <w:tcW w:w="992"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191.72</w:t>
            </w:r>
          </w:p>
        </w:tc>
        <w:tc>
          <w:tcPr>
            <w:tcW w:w="992"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16381.67</w:t>
            </w:r>
          </w:p>
        </w:tc>
        <w:tc>
          <w:tcPr>
            <w:tcW w:w="1276" w:type="dxa"/>
            <w:gridSpan w:val="2"/>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901.39</w:t>
            </w:r>
          </w:p>
        </w:tc>
        <w:tc>
          <w:tcPr>
            <w:tcW w:w="997"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-43087.92</w:t>
            </w:r>
          </w:p>
        </w:tc>
      </w:tr>
    </w:tbl>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ascii="Times New Roman" w:hAnsi="Times New Roman" w:cs="Times New Roman"/>
        </w:rPr>
        <w:t>从表4可以看出在</w:t>
      </w:r>
      <w:r>
        <w:rPr>
          <w:rFonts w:hint="eastAsia" w:ascii="Times New Roman" w:hAnsi="Times New Roman" w:cs="Times New Roman"/>
          <w:highlight w:val="yellow"/>
          <w:rPrChange w:id="2546" w:author="lv-xyr" w:date="2019-02-23T22:17:24Z">
            <w:rPr>
              <w:rFonts w:hint="eastAsia" w:ascii="Times New Roman" w:hAnsi="Times New Roman" w:cs="Times New Roman"/>
            </w:rPr>
          </w:rPrChange>
        </w:rPr>
        <w:t>单</w:t>
      </w:r>
      <w:r>
        <w:rPr>
          <w:rFonts w:ascii="Times New Roman" w:hAnsi="Times New Roman" w:cs="Times New Roman"/>
          <w:highlight w:val="yellow"/>
          <w:rPrChange w:id="2547" w:author="lv-xyr" w:date="2019-02-23T22:17:24Z">
            <w:rPr>
              <w:rFonts w:ascii="Times New Roman" w:hAnsi="Times New Roman" w:cs="Times New Roman"/>
            </w:rPr>
          </w:rPrChange>
        </w:rPr>
        <w:t>个分子动力学模拟前后的总能量</w:t>
      </w:r>
      <w:r>
        <w:rPr>
          <w:rFonts w:ascii="Times New Roman" w:hAnsi="Times New Roman" w:cs="Times New Roman"/>
        </w:rPr>
        <w:t>由-36384.39 kcal/mol减小为-43087.92kcal/mol，键能由-62408.01kcal/mol减小为-69678.87kcal/mol，系统内部的扭转能和范德华力能都相应减小，</w:t>
      </w:r>
      <w:r>
        <w:rPr>
          <w:rFonts w:hint="eastAsia" w:ascii="Times New Roman" w:hAnsi="Times New Roman" w:cs="Times New Roman"/>
        </w:rPr>
        <w:t>造成此现象的原因为</w:t>
      </w:r>
      <w:r>
        <w:rPr>
          <w:rFonts w:ascii="Times New Roman" w:hAnsi="Times New Roman" w:cs="Times New Roman"/>
        </w:rPr>
        <w:t>热解过程中</w:t>
      </w:r>
      <w:r>
        <w:rPr>
          <w:rFonts w:hint="eastAsia" w:ascii="Times New Roman" w:hAnsi="Times New Roman" w:cs="Times New Roman"/>
        </w:rPr>
        <w:t>系统内部</w:t>
      </w:r>
      <w:r>
        <w:rPr>
          <w:rFonts w:ascii="Times New Roman" w:hAnsi="Times New Roman" w:cs="Times New Roman"/>
        </w:rPr>
        <w:t>产生了各种官能团片段，致使系统的总能量、键能、扭转能、范德华力能都有所减小，而系统的原子能由782.27 kcal/mol增大为960.86kcal/mol，</w:t>
      </w:r>
      <w:r>
        <w:rPr>
          <w:rFonts w:hint="eastAsia" w:ascii="Times New Roman" w:hAnsi="Times New Roman" w:cs="Times New Roman"/>
          <w:highlight w:val="yellow"/>
          <w:rPrChange w:id="2548" w:author="lv-xyr" w:date="2019-02-23T22:30:41Z">
            <w:rPr>
              <w:rFonts w:hint="eastAsia" w:ascii="Times New Roman" w:hAnsi="Times New Roman" w:cs="Times New Roman"/>
            </w:rPr>
          </w:rPrChange>
        </w:rPr>
        <w:t>电</w:t>
      </w:r>
      <w:r>
        <w:rPr>
          <w:rFonts w:ascii="Times New Roman" w:hAnsi="Times New Roman" w:cs="Times New Roman"/>
          <w:highlight w:val="yellow"/>
          <w:rPrChange w:id="2549" w:author="lv-xyr" w:date="2019-02-23T22:30:41Z">
            <w:rPr>
              <w:rFonts w:ascii="Times New Roman" w:hAnsi="Times New Roman" w:cs="Times New Roman"/>
            </w:rPr>
          </w:rPrChange>
        </w:rPr>
        <w:t>荷能</w:t>
      </w:r>
      <w:r>
        <w:rPr>
          <w:rFonts w:ascii="Times New Roman" w:hAnsi="Times New Roman" w:cs="Times New Roman"/>
        </w:rPr>
        <w:t>由806.09 kcal/mol增大为901.39kcal/mol，说明在此系统中</w:t>
      </w:r>
      <w:r>
        <w:rPr>
          <w:rFonts w:ascii="Times New Roman" w:hAnsi="Times New Roman" w:cs="Times New Roman"/>
          <w:highlight w:val="yellow"/>
          <w:rPrChange w:id="2550" w:author="lv-xyr" w:date="2019-02-23T22:39:08Z">
            <w:rPr>
              <w:rFonts w:ascii="Times New Roman" w:hAnsi="Times New Roman" w:cs="Times New Roman"/>
            </w:rPr>
          </w:rPrChange>
        </w:rPr>
        <w:t>程序升温模拟条件下</w:t>
      </w:r>
      <w:r>
        <w:rPr>
          <w:rFonts w:ascii="Times New Roman" w:hAnsi="Times New Roman" w:cs="Times New Roman"/>
        </w:rPr>
        <w:t>，大分子裂解成碎片后系统的稳定增强。</w:t>
      </w:r>
    </w:p>
    <w:p>
      <w:pPr>
        <w:sectPr>
          <w:type w:val="continuous"/>
          <w:pgSz w:w="11906" w:h="16838"/>
          <w:pgMar w:top="1440" w:right="1800" w:bottom="1440" w:left="1800" w:header="851" w:footer="992" w:gutter="0"/>
          <w:cols w:space="425" w:num="1"/>
          <w:docGrid w:type="lines" w:linePitch="312" w:charSpace="0"/>
        </w:sectPr>
      </w:pPr>
      <w:del w:id="2551" w:author="lv-xyr" w:date="2019-02-23T22:12:56Z">
        <w:r>
          <w:rPr>
            <w:rFonts w:hint="eastAsia" w:ascii="Times New Roman" w:hAnsi="Times New Roman" w:cs="Times New Roman"/>
            <w:lang w:val="en-US"/>
          </w:rPr>
          <w:delText>It can be seen f</w:delText>
        </w:r>
      </w:del>
      <w:ins w:id="2552" w:author="lv-xyr" w:date="2019-02-23T22:12:56Z">
        <w:r>
          <w:rPr>
            <w:rFonts w:hint="eastAsia" w:ascii="Times New Roman" w:hAnsi="Times New Roman" w:cs="Times New Roman"/>
            <w:lang w:val="en-US" w:eastAsia="zh-CN"/>
          </w:rPr>
          <w:t>F</w:t>
        </w:r>
      </w:ins>
      <w:r>
        <w:rPr>
          <w:rFonts w:hint="eastAsia" w:ascii="Times New Roman" w:hAnsi="Times New Roman" w:cs="Times New Roman"/>
        </w:rPr>
        <w:t>rom Table 4</w:t>
      </w:r>
      <w:ins w:id="2553" w:author="lv-xyr" w:date="2019-02-23T22:13:00Z">
        <w:r>
          <w:rPr>
            <w:rFonts w:hint="eastAsia" w:ascii="Times New Roman" w:hAnsi="Times New Roman" w:cs="Times New Roman"/>
            <w:lang w:val="en-US" w:eastAsia="zh-CN"/>
          </w:rPr>
          <w:t>,</w:t>
        </w:r>
      </w:ins>
      <w:ins w:id="2554" w:author="lv-xyr" w:date="2019-02-23T22:13:18Z">
        <w:r>
          <w:rPr>
            <w:rFonts w:hint="eastAsia" w:ascii="Times New Roman" w:hAnsi="Times New Roman" w:cs="Times New Roman"/>
            <w:lang w:val="en-US" w:eastAsia="zh-CN"/>
          </w:rPr>
          <w:t xml:space="preserve"> </w:t>
        </w:r>
      </w:ins>
      <w:ins w:id="2555" w:author="lv-xyr" w:date="2019-02-23T22:13:19Z">
        <w:r>
          <w:rPr>
            <w:rFonts w:hint="eastAsia" w:ascii="Times New Roman" w:hAnsi="Times New Roman" w:cs="Times New Roman"/>
            <w:lang w:val="en-US" w:eastAsia="zh-CN"/>
          </w:rPr>
          <w:t xml:space="preserve">it </w:t>
        </w:r>
      </w:ins>
      <w:ins w:id="2556" w:author="lv-xyr" w:date="2019-02-23T22:13:20Z">
        <w:r>
          <w:rPr>
            <w:rFonts w:hint="eastAsia" w:ascii="Times New Roman" w:hAnsi="Times New Roman" w:cs="Times New Roman"/>
            <w:lang w:val="en-US" w:eastAsia="zh-CN"/>
          </w:rPr>
          <w:t>i</w:t>
        </w:r>
      </w:ins>
      <w:ins w:id="2557" w:author="lv-xyr" w:date="2019-02-23T22:13:22Z">
        <w:r>
          <w:rPr>
            <w:rFonts w:hint="eastAsia" w:ascii="Times New Roman" w:hAnsi="Times New Roman" w:cs="Times New Roman"/>
            <w:lang w:val="en-US" w:eastAsia="zh-CN"/>
          </w:rPr>
          <w:t>s c</w:t>
        </w:r>
      </w:ins>
      <w:ins w:id="2558" w:author="lv-xyr" w:date="2019-02-23T22:13:23Z">
        <w:r>
          <w:rPr>
            <w:rFonts w:hint="eastAsia" w:ascii="Times New Roman" w:hAnsi="Times New Roman" w:cs="Times New Roman"/>
            <w:lang w:val="en-US" w:eastAsia="zh-CN"/>
          </w:rPr>
          <w:t>an be</w:t>
        </w:r>
      </w:ins>
      <w:ins w:id="2559" w:author="lv-xyr" w:date="2019-02-23T22:13:28Z">
        <w:r>
          <w:rPr>
            <w:rFonts w:hint="eastAsia" w:ascii="Times New Roman" w:hAnsi="Times New Roman" w:cs="Times New Roman"/>
            <w:lang w:val="en-US" w:eastAsia="zh-CN"/>
          </w:rPr>
          <w:t xml:space="preserve"> seen</w:t>
        </w:r>
      </w:ins>
      <w:r>
        <w:rPr>
          <w:rFonts w:hint="eastAsia" w:ascii="Times New Roman" w:hAnsi="Times New Roman" w:cs="Times New Roman"/>
        </w:rPr>
        <w:t xml:space="preserve"> that the total energy</w:t>
      </w:r>
      <w:ins w:id="2560" w:author="lv-xyr" w:date="2019-02-23T22:17:01Z">
        <w:r>
          <w:rPr>
            <w:rFonts w:hint="eastAsia" w:ascii="Times New Roman" w:hAnsi="Times New Roman" w:cs="Times New Roman"/>
          </w:rPr>
          <w:t xml:space="preserve"> is reduced from -36384.39 kcal/mol to -43087.92 kcal/mol</w:t>
        </w:r>
      </w:ins>
      <w:del w:id="2561" w:author="lv-xyr" w:date="2019-02-23T22:18:19Z">
        <w:r>
          <w:rPr>
            <w:rFonts w:hint="eastAsia" w:ascii="Times New Roman" w:hAnsi="Times New Roman" w:cs="Times New Roman"/>
          </w:rPr>
          <w:delText xml:space="preserve"> before and after the single molecular dynamics simulation</w:delText>
        </w:r>
      </w:del>
      <w:del w:id="2562" w:author="lv-xyr" w:date="2019-02-23T22:17:01Z">
        <w:r>
          <w:rPr>
            <w:rFonts w:hint="eastAsia" w:ascii="Times New Roman" w:hAnsi="Times New Roman" w:cs="Times New Roman"/>
          </w:rPr>
          <w:delText xml:space="preserve"> is reduced from -36384.39 kcal/mol to -43087.92 kcal/mol</w:delText>
        </w:r>
      </w:del>
      <w:r>
        <w:rPr>
          <w:rFonts w:hint="eastAsia" w:ascii="Times New Roman" w:hAnsi="Times New Roman" w:cs="Times New Roman"/>
        </w:rPr>
        <w:t>, and</w:t>
      </w:r>
      <w:ins w:id="2563" w:author="lv-xyr" w:date="2019-02-23T22:17:47Z">
        <w:r>
          <w:rPr>
            <w:rFonts w:hint="eastAsia" w:ascii="Times New Roman" w:hAnsi="Times New Roman" w:cs="Times New Roman"/>
            <w:lang w:val="en-US" w:eastAsia="zh-CN"/>
          </w:rPr>
          <w:t xml:space="preserve"> that</w:t>
        </w:r>
      </w:ins>
      <w:r>
        <w:rPr>
          <w:rFonts w:hint="eastAsia" w:ascii="Times New Roman" w:hAnsi="Times New Roman" w:cs="Times New Roman"/>
        </w:rPr>
        <w:t xml:space="preserve"> the bond energy is reduced from -62408.01 kcal/mol to -69678.87 kcal/mol</w:t>
      </w:r>
      <w:ins w:id="2564" w:author="lv-xyr" w:date="2019-02-23T22:18:19Z">
        <w:r>
          <w:rPr>
            <w:rFonts w:hint="eastAsia" w:ascii="Times New Roman" w:hAnsi="Times New Roman" w:cs="Times New Roman"/>
          </w:rPr>
          <w:t xml:space="preserve"> after the single molecular dynamics simulation</w:t>
        </w:r>
      </w:ins>
      <w:del w:id="2565" w:author="lv-xyr" w:date="2019-02-23T22:20:16Z">
        <w:r>
          <w:rPr>
            <w:rFonts w:hint="eastAsia" w:ascii="Times New Roman" w:hAnsi="Times New Roman" w:cs="Times New Roman"/>
            <w:lang w:val="en-US"/>
          </w:rPr>
          <w:delText>. Both</w:delText>
        </w:r>
      </w:del>
      <w:ins w:id="2566" w:author="lv-xyr" w:date="2019-02-23T22:20:16Z">
        <w:r>
          <w:rPr>
            <w:rFonts w:hint="eastAsia" w:ascii="Times New Roman" w:hAnsi="Times New Roman" w:cs="Times New Roman"/>
            <w:lang w:val="en-US" w:eastAsia="zh-CN"/>
          </w:rPr>
          <w:t>,</w:t>
        </w:r>
      </w:ins>
      <w:ins w:id="2567" w:author="lv-xyr" w:date="2019-02-23T22:20:17Z">
        <w:r>
          <w:rPr>
            <w:rFonts w:hint="eastAsia" w:ascii="Times New Roman" w:hAnsi="Times New Roman" w:cs="Times New Roman"/>
            <w:lang w:val="en-US" w:eastAsia="zh-CN"/>
          </w:rPr>
          <w:t xml:space="preserve"> </w:t>
        </w:r>
      </w:ins>
      <w:ins w:id="2568" w:author="lv-xyr" w:date="2019-02-23T22:20:49Z">
        <w:r>
          <w:rPr>
            <w:rFonts w:hint="eastAsia" w:ascii="Times New Roman" w:hAnsi="Times New Roman" w:cs="Times New Roman"/>
            <w:lang w:val="en-US" w:eastAsia="zh-CN"/>
          </w:rPr>
          <w:t>causing</w:t>
        </w:r>
      </w:ins>
      <w:r>
        <w:rPr>
          <w:rFonts w:hint="eastAsia" w:ascii="Times New Roman" w:hAnsi="Times New Roman" w:cs="Times New Roman"/>
        </w:rPr>
        <w:t xml:space="preserve"> the torsional energy and the </w:t>
      </w:r>
      <w:ins w:id="2569" w:author="lv-xyr" w:date="2019-02-23T22:19:32Z">
        <w:r>
          <w:rPr>
            <w:rFonts w:hint="eastAsia" w:ascii="Times New Roman" w:hAnsi="Times New Roman" w:cs="Times New Roman"/>
            <w:lang w:val="en-US" w:eastAsia="zh-CN"/>
          </w:rPr>
          <w:t>energ</w:t>
        </w:r>
      </w:ins>
      <w:ins w:id="2570" w:author="lv-xyr" w:date="2019-02-23T22:19:33Z">
        <w:r>
          <w:rPr>
            <w:rFonts w:hint="eastAsia" w:ascii="Times New Roman" w:hAnsi="Times New Roman" w:cs="Times New Roman"/>
            <w:lang w:val="en-US" w:eastAsia="zh-CN"/>
          </w:rPr>
          <w:t>y of</w:t>
        </w:r>
      </w:ins>
      <w:ins w:id="2571" w:author="lv-xyr" w:date="2019-02-23T22:19:39Z">
        <w:r>
          <w:rPr>
            <w:rFonts w:hint="eastAsia" w:ascii="Times New Roman" w:hAnsi="Times New Roman" w:cs="Times New Roman"/>
            <w:lang w:val="en-US" w:eastAsia="zh-CN"/>
          </w:rPr>
          <w:t xml:space="preserve"> </w:t>
        </w:r>
      </w:ins>
      <w:r>
        <w:rPr>
          <w:rFonts w:hint="eastAsia" w:ascii="Times New Roman" w:hAnsi="Times New Roman" w:cs="Times New Roman"/>
        </w:rPr>
        <w:t xml:space="preserve">van der Waals force </w:t>
      </w:r>
      <w:del w:id="2572" w:author="lv-xyr" w:date="2019-02-23T22:19:46Z">
        <w:r>
          <w:rPr>
            <w:rFonts w:hint="eastAsia" w:ascii="Times New Roman" w:hAnsi="Times New Roman" w:cs="Times New Roman"/>
            <w:lang w:val="en-US"/>
          </w:rPr>
          <w:delText>a</w:delText>
        </w:r>
      </w:del>
      <w:ins w:id="2573" w:author="lv-xyr" w:date="2019-02-23T22:19:46Z">
        <w:r>
          <w:rPr>
            <w:rFonts w:hint="eastAsia" w:ascii="Times New Roman" w:hAnsi="Times New Roman" w:cs="Times New Roman"/>
            <w:lang w:val="en-US" w:eastAsia="zh-CN"/>
          </w:rPr>
          <w:t>we</w:t>
        </w:r>
      </w:ins>
      <w:r>
        <w:rPr>
          <w:rFonts w:hint="eastAsia" w:ascii="Times New Roman" w:hAnsi="Times New Roman" w:cs="Times New Roman"/>
        </w:rPr>
        <w:t>re reduced accordingly. The reason for th</w:t>
      </w:r>
      <w:del w:id="2574" w:author="lv-xyr" w:date="2019-02-23T22:21:00Z">
        <w:r>
          <w:rPr>
            <w:rFonts w:hint="eastAsia" w:ascii="Times New Roman" w:hAnsi="Times New Roman" w:cs="Times New Roman"/>
            <w:lang w:val="en-US"/>
          </w:rPr>
          <w:delText>is</w:delText>
        </w:r>
      </w:del>
      <w:ins w:id="2575" w:author="lv-xyr" w:date="2019-02-23T22:21:00Z">
        <w:r>
          <w:rPr>
            <w:rFonts w:hint="eastAsia" w:ascii="Times New Roman" w:hAnsi="Times New Roman" w:cs="Times New Roman"/>
            <w:lang w:val="en-US" w:eastAsia="zh-CN"/>
          </w:rPr>
          <w:t>e</w:t>
        </w:r>
      </w:ins>
      <w:r>
        <w:rPr>
          <w:rFonts w:hint="eastAsia" w:ascii="Times New Roman" w:hAnsi="Times New Roman" w:cs="Times New Roman"/>
        </w:rPr>
        <w:t xml:space="preserve"> phenomenon is that various functional group fragments </w:t>
      </w:r>
      <w:del w:id="2576" w:author="lv-xyr" w:date="2019-02-23T22:21:32Z">
        <w:r>
          <w:rPr>
            <w:rFonts w:hint="eastAsia" w:ascii="Times New Roman" w:hAnsi="Times New Roman" w:cs="Times New Roman"/>
            <w:lang w:val="en-US"/>
          </w:rPr>
          <w:delText>a</w:delText>
        </w:r>
      </w:del>
      <w:ins w:id="2577" w:author="lv-xyr" w:date="2019-02-23T22:21:32Z">
        <w:r>
          <w:rPr>
            <w:rFonts w:hint="eastAsia" w:ascii="Times New Roman" w:hAnsi="Times New Roman" w:cs="Times New Roman"/>
            <w:lang w:val="en-US" w:eastAsia="zh-CN"/>
          </w:rPr>
          <w:t>we</w:t>
        </w:r>
      </w:ins>
      <w:r>
        <w:rPr>
          <w:rFonts w:hint="eastAsia" w:ascii="Times New Roman" w:hAnsi="Times New Roman" w:cs="Times New Roman"/>
        </w:rPr>
        <w:t xml:space="preserve">re generated inside the system during the pyrolysis process, resulting in </w:t>
      </w:r>
      <w:del w:id="2578" w:author="lv-xyr" w:date="2019-02-23T22:23:23Z">
        <w:r>
          <w:rPr>
            <w:rFonts w:hint="eastAsia" w:ascii="Times New Roman" w:hAnsi="Times New Roman" w:cs="Times New Roman"/>
            <w:lang w:val="en-US"/>
          </w:rPr>
          <w:delText>a</w:delText>
        </w:r>
      </w:del>
      <w:ins w:id="2579" w:author="lv-xyr" w:date="2019-02-23T22:23:23Z">
        <w:r>
          <w:rPr>
            <w:rFonts w:hint="eastAsia" w:ascii="Times New Roman" w:hAnsi="Times New Roman" w:cs="Times New Roman"/>
            <w:lang w:val="en-US" w:eastAsia="zh-CN"/>
          </w:rPr>
          <w:t>the</w:t>
        </w:r>
      </w:ins>
      <w:r>
        <w:rPr>
          <w:rFonts w:hint="eastAsia" w:ascii="Times New Roman" w:hAnsi="Times New Roman" w:cs="Times New Roman"/>
        </w:rPr>
        <w:t xml:space="preserve"> reduction in </w:t>
      </w:r>
      <w:del w:id="2580" w:author="lv-xyr" w:date="2019-02-23T22:23:31Z">
        <w:r>
          <w:rPr>
            <w:rFonts w:hint="eastAsia" w:ascii="Times New Roman" w:hAnsi="Times New Roman" w:cs="Times New Roman"/>
          </w:rPr>
          <w:delText xml:space="preserve">the </w:delText>
        </w:r>
      </w:del>
      <w:r>
        <w:rPr>
          <w:rFonts w:hint="eastAsia" w:ascii="Times New Roman" w:hAnsi="Times New Roman" w:cs="Times New Roman"/>
        </w:rPr>
        <w:t>total energy, bond energy, torsion</w:t>
      </w:r>
      <w:ins w:id="2581" w:author="lv-xyr" w:date="2019-02-23T22:31:11Z">
        <w:r>
          <w:rPr>
            <w:rFonts w:hint="eastAsia" w:ascii="Times New Roman" w:hAnsi="Times New Roman" w:cs="Times New Roman"/>
            <w:lang w:val="en-US" w:eastAsia="zh-CN"/>
          </w:rPr>
          <w:t>a</w:t>
        </w:r>
      </w:ins>
      <w:ins w:id="2582" w:author="lv-xyr" w:date="2019-02-23T22:31:12Z">
        <w:r>
          <w:rPr>
            <w:rFonts w:hint="eastAsia" w:ascii="Times New Roman" w:hAnsi="Times New Roman" w:cs="Times New Roman"/>
            <w:lang w:val="en-US" w:eastAsia="zh-CN"/>
          </w:rPr>
          <w:t>l</w:t>
        </w:r>
      </w:ins>
      <w:r>
        <w:rPr>
          <w:rFonts w:hint="eastAsia" w:ascii="Times New Roman" w:hAnsi="Times New Roman" w:cs="Times New Roman"/>
        </w:rPr>
        <w:t xml:space="preserve"> energy, and </w:t>
      </w:r>
      <w:ins w:id="2583" w:author="lv-xyr" w:date="2019-02-23T22:23:44Z">
        <w:r>
          <w:rPr>
            <w:rFonts w:hint="eastAsia" w:ascii="Times New Roman" w:hAnsi="Times New Roman" w:cs="Times New Roman"/>
            <w:lang w:val="en-US" w:eastAsia="zh-CN"/>
          </w:rPr>
          <w:t>e</w:t>
        </w:r>
      </w:ins>
      <w:ins w:id="2584" w:author="lv-xyr" w:date="2019-02-23T22:23:45Z">
        <w:r>
          <w:rPr>
            <w:rFonts w:hint="eastAsia" w:ascii="Times New Roman" w:hAnsi="Times New Roman" w:cs="Times New Roman"/>
            <w:lang w:val="en-US" w:eastAsia="zh-CN"/>
          </w:rPr>
          <w:t>nerg</w:t>
        </w:r>
      </w:ins>
      <w:ins w:id="2585" w:author="lv-xyr" w:date="2019-02-23T22:23:46Z">
        <w:r>
          <w:rPr>
            <w:rFonts w:hint="eastAsia" w:ascii="Times New Roman" w:hAnsi="Times New Roman" w:cs="Times New Roman"/>
            <w:lang w:val="en-US" w:eastAsia="zh-CN"/>
          </w:rPr>
          <w:t xml:space="preserve">y </w:t>
        </w:r>
      </w:ins>
      <w:ins w:id="2586" w:author="lv-xyr" w:date="2019-02-23T22:23:48Z">
        <w:r>
          <w:rPr>
            <w:rFonts w:hint="eastAsia" w:ascii="Times New Roman" w:hAnsi="Times New Roman" w:cs="Times New Roman"/>
            <w:lang w:val="en-US" w:eastAsia="zh-CN"/>
          </w:rPr>
          <w:t xml:space="preserve">of </w:t>
        </w:r>
      </w:ins>
      <w:r>
        <w:rPr>
          <w:rFonts w:hint="eastAsia" w:ascii="Times New Roman" w:hAnsi="Times New Roman" w:cs="Times New Roman"/>
        </w:rPr>
        <w:t xml:space="preserve">van der Waals force </w:t>
      </w:r>
      <w:del w:id="2587" w:author="lv-xyr" w:date="2019-02-23T22:23:55Z">
        <w:r>
          <w:rPr>
            <w:rFonts w:hint="eastAsia" w:ascii="Times New Roman" w:hAnsi="Times New Roman" w:cs="Times New Roman"/>
            <w:lang w:val="en-US"/>
          </w:rPr>
          <w:delText>of</w:delText>
        </w:r>
      </w:del>
      <w:ins w:id="2588" w:author="lv-xyr" w:date="2019-02-23T22:23:55Z">
        <w:r>
          <w:rPr>
            <w:rFonts w:hint="eastAsia" w:ascii="Times New Roman" w:hAnsi="Times New Roman" w:cs="Times New Roman"/>
            <w:lang w:val="en-US" w:eastAsia="zh-CN"/>
          </w:rPr>
          <w:t>i</w:t>
        </w:r>
      </w:ins>
      <w:ins w:id="2589" w:author="lv-xyr" w:date="2019-02-23T22:23:56Z">
        <w:r>
          <w:rPr>
            <w:rFonts w:hint="eastAsia" w:ascii="Times New Roman" w:hAnsi="Times New Roman" w:cs="Times New Roman"/>
            <w:lang w:val="en-US" w:eastAsia="zh-CN"/>
          </w:rPr>
          <w:t>n</w:t>
        </w:r>
      </w:ins>
      <w:r>
        <w:rPr>
          <w:rFonts w:hint="eastAsia" w:ascii="Times New Roman" w:hAnsi="Times New Roman" w:cs="Times New Roman"/>
        </w:rPr>
        <w:t xml:space="preserve"> the system. </w:t>
      </w:r>
      <w:ins w:id="2590" w:author="lv-xyr" w:date="2019-02-23T22:30:15Z">
        <w:r>
          <w:rPr>
            <w:rFonts w:hint="eastAsia" w:ascii="Times New Roman" w:hAnsi="Times New Roman" w:cs="Times New Roman"/>
            <w:lang w:val="en-US" w:eastAsia="zh-CN"/>
          </w:rPr>
          <w:t>H</w:t>
        </w:r>
      </w:ins>
      <w:ins w:id="2591" w:author="lv-xyr" w:date="2019-02-23T22:30:16Z">
        <w:r>
          <w:rPr>
            <w:rFonts w:hint="eastAsia" w:ascii="Times New Roman" w:hAnsi="Times New Roman" w:cs="Times New Roman"/>
            <w:lang w:val="en-US" w:eastAsia="zh-CN"/>
          </w:rPr>
          <w:t>o</w:t>
        </w:r>
      </w:ins>
      <w:ins w:id="2592" w:author="lv-xyr" w:date="2019-02-23T22:30:17Z">
        <w:r>
          <w:rPr>
            <w:rFonts w:hint="eastAsia" w:ascii="Times New Roman" w:hAnsi="Times New Roman" w:cs="Times New Roman"/>
            <w:lang w:val="en-US" w:eastAsia="zh-CN"/>
          </w:rPr>
          <w:t>we</w:t>
        </w:r>
      </w:ins>
      <w:ins w:id="2593" w:author="lv-xyr" w:date="2019-02-23T22:30:18Z">
        <w:r>
          <w:rPr>
            <w:rFonts w:hint="eastAsia" w:ascii="Times New Roman" w:hAnsi="Times New Roman" w:cs="Times New Roman"/>
            <w:lang w:val="en-US" w:eastAsia="zh-CN"/>
          </w:rPr>
          <w:t>ver,</w:t>
        </w:r>
      </w:ins>
      <w:ins w:id="2594" w:author="lv-xyr" w:date="2019-02-23T22:24:14Z">
        <w:r>
          <w:rPr>
            <w:rFonts w:hint="eastAsia" w:ascii="Times New Roman" w:hAnsi="Times New Roman" w:cs="Times New Roman"/>
            <w:lang w:val="en-US" w:eastAsia="zh-CN"/>
          </w:rPr>
          <w:t xml:space="preserve"> </w:t>
        </w:r>
      </w:ins>
      <w:ins w:id="2595" w:author="lv-xyr" w:date="2019-02-23T22:24:27Z">
        <w:r>
          <w:rPr>
            <w:rFonts w:hint="eastAsia" w:ascii="Times New Roman" w:hAnsi="Times New Roman" w:cs="Times New Roman"/>
          </w:rPr>
          <w:t xml:space="preserve">the atomic energy </w:t>
        </w:r>
      </w:ins>
      <w:ins w:id="2596" w:author="lv-xyr" w:date="2019-02-23T22:24:32Z">
        <w:r>
          <w:rPr>
            <w:rFonts w:hint="eastAsia" w:ascii="Times New Roman" w:hAnsi="Times New Roman" w:cs="Times New Roman"/>
            <w:lang w:val="en-US" w:eastAsia="zh-CN"/>
          </w:rPr>
          <w:t>in</w:t>
        </w:r>
      </w:ins>
      <w:ins w:id="2597" w:author="lv-xyr" w:date="2019-02-23T22:24:27Z">
        <w:r>
          <w:rPr>
            <w:rFonts w:hint="eastAsia" w:ascii="Times New Roman" w:hAnsi="Times New Roman" w:cs="Times New Roman"/>
          </w:rPr>
          <w:t xml:space="preserve"> the system </w:t>
        </w:r>
      </w:ins>
      <w:del w:id="2598" w:author="lv-xyr" w:date="2019-02-23T22:24:39Z">
        <w:r>
          <w:rPr>
            <w:rFonts w:hint="eastAsia" w:ascii="Times New Roman" w:hAnsi="Times New Roman" w:cs="Times New Roman"/>
          </w:rPr>
          <w:delText xml:space="preserve">Small, and </w:delText>
        </w:r>
      </w:del>
      <w:del w:id="2599" w:author="lv-xyr" w:date="2019-02-23T22:24:27Z">
        <w:r>
          <w:rPr>
            <w:rFonts w:hint="eastAsia" w:ascii="Times New Roman" w:hAnsi="Times New Roman" w:cs="Times New Roman"/>
          </w:rPr>
          <w:delText xml:space="preserve">the atomic energy of the system </w:delText>
        </w:r>
      </w:del>
      <w:r>
        <w:rPr>
          <w:rFonts w:hint="eastAsia" w:ascii="Times New Roman" w:hAnsi="Times New Roman" w:cs="Times New Roman"/>
        </w:rPr>
        <w:t>increase</w:t>
      </w:r>
      <w:del w:id="2600" w:author="lv-xyr" w:date="2019-02-23T22:24:42Z">
        <w:r>
          <w:rPr>
            <w:rFonts w:hint="eastAsia" w:ascii="Times New Roman" w:hAnsi="Times New Roman" w:cs="Times New Roman"/>
            <w:lang w:val="en-US"/>
          </w:rPr>
          <w:delText>s</w:delText>
        </w:r>
      </w:del>
      <w:ins w:id="2601" w:author="lv-xyr" w:date="2019-02-23T22:24:42Z">
        <w:r>
          <w:rPr>
            <w:rFonts w:hint="eastAsia" w:ascii="Times New Roman" w:hAnsi="Times New Roman" w:cs="Times New Roman"/>
            <w:lang w:val="en-US" w:eastAsia="zh-CN"/>
          </w:rPr>
          <w:t>d</w:t>
        </w:r>
      </w:ins>
      <w:r>
        <w:rPr>
          <w:rFonts w:hint="eastAsia" w:ascii="Times New Roman" w:hAnsi="Times New Roman" w:cs="Times New Roman"/>
        </w:rPr>
        <w:t xml:space="preserve"> from 782.27 kcal/mol to 960.86kcal/mol, and the charge energy increase</w:t>
      </w:r>
      <w:del w:id="2602" w:author="lv-xyr" w:date="2019-02-23T22:30:27Z">
        <w:r>
          <w:rPr>
            <w:rFonts w:hint="eastAsia" w:ascii="Times New Roman" w:hAnsi="Times New Roman" w:cs="Times New Roman"/>
            <w:lang w:val="en-US"/>
          </w:rPr>
          <w:delText>s</w:delText>
        </w:r>
      </w:del>
      <w:ins w:id="2603" w:author="lv-xyr" w:date="2019-02-23T22:30:27Z">
        <w:r>
          <w:rPr>
            <w:rFonts w:hint="eastAsia" w:ascii="Times New Roman" w:hAnsi="Times New Roman" w:cs="Times New Roman"/>
            <w:lang w:val="en-US" w:eastAsia="zh-CN"/>
          </w:rPr>
          <w:t>d</w:t>
        </w:r>
      </w:ins>
      <w:r>
        <w:rPr>
          <w:rFonts w:hint="eastAsia" w:ascii="Times New Roman" w:hAnsi="Times New Roman" w:cs="Times New Roman"/>
        </w:rPr>
        <w:t xml:space="preserve"> from 806.09 kcal/mol to 901.39kcal/mol, indicating that the</w:t>
      </w:r>
      <w:ins w:id="2604" w:author="lv-xyr" w:date="2019-02-23T22:33:00Z">
        <w:r>
          <w:rPr>
            <w:rFonts w:hint="eastAsia" w:ascii="Times New Roman" w:hAnsi="Times New Roman" w:cs="Times New Roman"/>
          </w:rPr>
          <w:t xml:space="preserve"> system</w:t>
        </w:r>
      </w:ins>
      <w:ins w:id="2605" w:author="lv-xyr" w:date="2019-02-23T22:33:02Z">
        <w:r>
          <w:rPr>
            <w:rFonts w:hint="default" w:ascii="Times New Roman" w:hAnsi="Times New Roman" w:cs="Times New Roman"/>
            <w:lang w:val="en-US" w:eastAsia="zh-CN"/>
          </w:rPr>
          <w:t>’</w:t>
        </w:r>
      </w:ins>
      <w:ins w:id="2606" w:author="lv-xyr" w:date="2019-02-23T22:33:02Z">
        <w:r>
          <w:rPr>
            <w:rFonts w:hint="eastAsia" w:ascii="Times New Roman" w:hAnsi="Times New Roman" w:cs="Times New Roman"/>
            <w:lang w:val="en-US" w:eastAsia="zh-CN"/>
          </w:rPr>
          <w:t>s</w:t>
        </w:r>
      </w:ins>
      <w:r>
        <w:rPr>
          <w:rFonts w:hint="eastAsia" w:ascii="Times New Roman" w:hAnsi="Times New Roman" w:cs="Times New Roman"/>
        </w:rPr>
        <w:t xml:space="preserve"> </w:t>
      </w:r>
      <w:ins w:id="2607" w:author="lv-xyr" w:date="2019-02-23T22:32:33Z">
        <w:r>
          <w:rPr>
            <w:rFonts w:hint="eastAsia" w:ascii="Times New Roman" w:hAnsi="Times New Roman" w:cs="Times New Roman"/>
          </w:rPr>
          <w:t xml:space="preserve">stability </w:t>
        </w:r>
      </w:ins>
      <w:ins w:id="2608" w:author="lv-xyr" w:date="2019-02-23T22:33:07Z">
        <w:r>
          <w:rPr>
            <w:rFonts w:hint="eastAsia" w:ascii="Times New Roman" w:hAnsi="Times New Roman" w:cs="Times New Roman"/>
            <w:lang w:val="en-US" w:eastAsia="zh-CN"/>
          </w:rPr>
          <w:t>g</w:t>
        </w:r>
      </w:ins>
      <w:ins w:id="2609" w:author="lv-xyr" w:date="2019-02-23T22:33:08Z">
        <w:r>
          <w:rPr>
            <w:rFonts w:hint="eastAsia" w:ascii="Times New Roman" w:hAnsi="Times New Roman" w:cs="Times New Roman"/>
            <w:lang w:val="en-US" w:eastAsia="zh-CN"/>
          </w:rPr>
          <w:t>ot</w:t>
        </w:r>
      </w:ins>
      <w:ins w:id="2610" w:author="lv-xyr" w:date="2019-02-23T22:32:33Z">
        <w:r>
          <w:rPr>
            <w:rFonts w:hint="eastAsia" w:ascii="Times New Roman" w:hAnsi="Times New Roman" w:cs="Times New Roman"/>
          </w:rPr>
          <w:t xml:space="preserve"> enhanced</w:t>
        </w:r>
      </w:ins>
      <w:ins w:id="2611" w:author="lv-xyr" w:date="2019-02-23T22:33:16Z">
        <w:r>
          <w:rPr>
            <w:rFonts w:hint="eastAsia" w:ascii="Times New Roman" w:hAnsi="Times New Roman" w:cs="Times New Roman"/>
            <w:lang w:val="en-US" w:eastAsia="zh-CN"/>
          </w:rPr>
          <w:t xml:space="preserve"> </w:t>
        </w:r>
      </w:ins>
      <w:ins w:id="2612" w:author="lv-xyr" w:date="2019-02-23T22:33:13Z">
        <w:r>
          <w:rPr>
            <w:rFonts w:hint="eastAsia" w:ascii="Times New Roman" w:hAnsi="Times New Roman" w:cs="Times New Roman"/>
            <w:lang w:val="en-US" w:eastAsia="zh-CN"/>
          </w:rPr>
          <w:t>af</w:t>
        </w:r>
      </w:ins>
      <w:ins w:id="2613" w:author="lv-xyr" w:date="2019-02-23T22:33:14Z">
        <w:r>
          <w:rPr>
            <w:rFonts w:hint="eastAsia" w:ascii="Times New Roman" w:hAnsi="Times New Roman" w:cs="Times New Roman"/>
            <w:lang w:val="en-US" w:eastAsia="zh-CN"/>
          </w:rPr>
          <w:t>ter</w:t>
        </w:r>
      </w:ins>
      <w:ins w:id="2614" w:author="lv-xyr" w:date="2019-02-23T22:32:38Z">
        <w:r>
          <w:rPr>
            <w:rFonts w:hint="eastAsia" w:ascii="Times New Roman" w:hAnsi="Times New Roman" w:cs="Times New Roman"/>
            <w:lang w:val="en-US" w:eastAsia="zh-CN"/>
          </w:rPr>
          <w:t xml:space="preserve"> </w:t>
        </w:r>
      </w:ins>
      <w:r>
        <w:rPr>
          <w:rFonts w:hint="eastAsia" w:ascii="Times New Roman" w:hAnsi="Times New Roman" w:cs="Times New Roman"/>
        </w:rPr>
        <w:t xml:space="preserve">macromolecule </w:t>
      </w:r>
      <w:del w:id="2615" w:author="lv-xyr" w:date="2019-02-23T22:33:21Z">
        <w:r>
          <w:rPr>
            <w:rFonts w:hint="eastAsia" w:ascii="Times New Roman" w:hAnsi="Times New Roman" w:cs="Times New Roman"/>
            <w:lang w:val="en-US"/>
          </w:rPr>
          <w:delText>i</w:delText>
        </w:r>
      </w:del>
      <w:ins w:id="2616" w:author="lv-xyr" w:date="2019-02-23T22:33:21Z">
        <w:r>
          <w:rPr>
            <w:rFonts w:hint="eastAsia" w:ascii="Times New Roman" w:hAnsi="Times New Roman" w:cs="Times New Roman"/>
            <w:lang w:val="en-US" w:eastAsia="zh-CN"/>
          </w:rPr>
          <w:t>wa</w:t>
        </w:r>
      </w:ins>
      <w:r>
        <w:rPr>
          <w:rFonts w:hint="eastAsia" w:ascii="Times New Roman" w:hAnsi="Times New Roman" w:cs="Times New Roman"/>
        </w:rPr>
        <w:t xml:space="preserve">s </w:t>
      </w:r>
      <w:del w:id="2617" w:author="lv-xyr" w:date="2019-02-23T22:36:52Z">
        <w:r>
          <w:rPr>
            <w:rFonts w:hint="eastAsia" w:ascii="Times New Roman" w:hAnsi="Times New Roman" w:cs="Times New Roman"/>
            <w:lang w:val="en-US"/>
          </w:rPr>
          <w:delText>cleav</w:delText>
        </w:r>
      </w:del>
      <w:ins w:id="2618" w:author="lv-xyr" w:date="2019-02-23T22:36:52Z">
        <w:r>
          <w:rPr>
            <w:rFonts w:hint="eastAsia" w:ascii="Times New Roman" w:hAnsi="Times New Roman" w:cs="Times New Roman"/>
            <w:lang w:val="en-US" w:eastAsia="zh-CN"/>
          </w:rPr>
          <w:t>s</w:t>
        </w:r>
      </w:ins>
      <w:ins w:id="2619" w:author="lv-xyr" w:date="2019-02-23T22:36:53Z">
        <w:r>
          <w:rPr>
            <w:rFonts w:hint="eastAsia" w:ascii="Times New Roman" w:hAnsi="Times New Roman" w:cs="Times New Roman"/>
            <w:lang w:val="en-US" w:eastAsia="zh-CN"/>
          </w:rPr>
          <w:t>pl</w:t>
        </w:r>
      </w:ins>
      <w:ins w:id="2620" w:author="lv-xyr" w:date="2019-02-23T22:36:54Z">
        <w:r>
          <w:rPr>
            <w:rFonts w:hint="eastAsia" w:ascii="Times New Roman" w:hAnsi="Times New Roman" w:cs="Times New Roman"/>
            <w:lang w:val="en-US" w:eastAsia="zh-CN"/>
          </w:rPr>
          <w:t>i</w:t>
        </w:r>
      </w:ins>
      <w:ins w:id="2621" w:author="lv-xyr" w:date="2019-02-23T22:36:55Z">
        <w:r>
          <w:rPr>
            <w:rFonts w:hint="eastAsia" w:ascii="Times New Roman" w:hAnsi="Times New Roman" w:cs="Times New Roman"/>
            <w:lang w:val="en-US" w:eastAsia="zh-CN"/>
          </w:rPr>
          <w:t>t</w:t>
        </w:r>
      </w:ins>
      <w:r>
        <w:rPr>
          <w:rFonts w:hint="eastAsia" w:ascii="Times New Roman" w:hAnsi="Times New Roman" w:cs="Times New Roman"/>
        </w:rPr>
        <w:t xml:space="preserve">ed into fragments </w:t>
      </w:r>
      <w:del w:id="2622" w:author="lv-xyr" w:date="2019-02-23T22:37:36Z">
        <w:r>
          <w:rPr>
            <w:rFonts w:hint="eastAsia" w:ascii="Times New Roman" w:hAnsi="Times New Roman" w:cs="Times New Roman"/>
            <w:lang w:val="en-US"/>
          </w:rPr>
          <w:delText>under</w:delText>
        </w:r>
      </w:del>
      <w:ins w:id="2623" w:author="lv-xyr" w:date="2019-02-23T22:37:36Z">
        <w:r>
          <w:rPr>
            <w:rFonts w:hint="eastAsia" w:ascii="Times New Roman" w:hAnsi="Times New Roman" w:cs="Times New Roman"/>
            <w:lang w:val="en-US" w:eastAsia="zh-CN"/>
          </w:rPr>
          <w:t>in</w:t>
        </w:r>
      </w:ins>
      <w:r>
        <w:rPr>
          <w:rFonts w:hint="eastAsia" w:ascii="Times New Roman" w:hAnsi="Times New Roman" w:cs="Times New Roman"/>
        </w:rPr>
        <w:t xml:space="preserve"> the</w:t>
      </w:r>
      <w:ins w:id="2624" w:author="lv-xyr" w:date="2019-02-23T22:37:33Z">
        <w:r>
          <w:rPr>
            <w:rFonts w:hint="eastAsia" w:ascii="Times New Roman" w:hAnsi="Times New Roman" w:cs="Times New Roman"/>
          </w:rPr>
          <w:t xml:space="preserve"> </w:t>
        </w:r>
      </w:ins>
      <w:ins w:id="2625" w:author="lv-xyr" w:date="2019-02-23T22:38:01Z">
        <w:r>
          <w:rPr>
            <w:rFonts w:hint="eastAsia" w:ascii="Times New Roman" w:hAnsi="Times New Roman" w:cs="Times New Roman"/>
          </w:rPr>
          <w:t>simulat</w:t>
        </w:r>
      </w:ins>
      <w:ins w:id="2626" w:author="lv-xyr" w:date="2019-02-23T22:38:01Z">
        <w:r>
          <w:rPr>
            <w:rFonts w:hint="eastAsia" w:ascii="Times New Roman" w:hAnsi="Times New Roman" w:cs="Times New Roman"/>
            <w:lang w:val="en-US" w:eastAsia="zh-CN"/>
          </w:rPr>
          <w:t>ed</w:t>
        </w:r>
      </w:ins>
      <w:ins w:id="2627" w:author="lv-xyr" w:date="2019-02-23T22:38:01Z">
        <w:r>
          <w:rPr>
            <w:rFonts w:hint="eastAsia" w:ascii="Times New Roman" w:hAnsi="Times New Roman" w:cs="Times New Roman"/>
          </w:rPr>
          <w:t xml:space="preserve"> </w:t>
        </w:r>
      </w:ins>
      <w:ins w:id="2628" w:author="lv-xyr" w:date="2019-02-23T22:37:33Z">
        <w:r>
          <w:rPr>
            <w:rFonts w:hint="eastAsia" w:ascii="Times New Roman" w:hAnsi="Times New Roman" w:cs="Times New Roman"/>
          </w:rPr>
          <w:t>condition</w:t>
        </w:r>
      </w:ins>
      <w:r>
        <w:rPr>
          <w:rFonts w:hint="eastAsia" w:ascii="Times New Roman" w:hAnsi="Times New Roman" w:cs="Times New Roman"/>
        </w:rPr>
        <w:t xml:space="preserve"> </w:t>
      </w:r>
      <w:del w:id="2629" w:author="lv-xyr" w:date="2019-02-23T22:38:54Z">
        <w:r>
          <w:rPr>
            <w:rFonts w:hint="eastAsia" w:ascii="Times New Roman" w:hAnsi="Times New Roman" w:cs="Times New Roman"/>
            <w:lang w:val="en-US"/>
          </w:rPr>
          <w:delText>programmed</w:delText>
        </w:r>
      </w:del>
      <w:ins w:id="2630" w:author="lv-xyr" w:date="2019-02-23T22:38:54Z">
        <w:r>
          <w:rPr>
            <w:rFonts w:hint="eastAsia" w:ascii="Times New Roman" w:hAnsi="Times New Roman" w:cs="Times New Roman"/>
            <w:lang w:val="en-US" w:eastAsia="zh-CN"/>
          </w:rPr>
          <w:t>whe</w:t>
        </w:r>
      </w:ins>
      <w:ins w:id="2631" w:author="lv-xyr" w:date="2019-02-23T22:38:55Z">
        <w:r>
          <w:rPr>
            <w:rFonts w:hint="eastAsia" w:ascii="Times New Roman" w:hAnsi="Times New Roman" w:cs="Times New Roman"/>
            <w:lang w:val="en-US" w:eastAsia="zh-CN"/>
          </w:rPr>
          <w:t>re</w:t>
        </w:r>
      </w:ins>
      <w:r>
        <w:rPr>
          <w:rFonts w:hint="eastAsia" w:ascii="Times New Roman" w:hAnsi="Times New Roman" w:cs="Times New Roman"/>
        </w:rPr>
        <w:t xml:space="preserve"> temperature </w:t>
      </w:r>
      <w:ins w:id="2632" w:author="lv-xyr" w:date="2019-02-23T22:38:59Z">
        <w:r>
          <w:rPr>
            <w:rFonts w:hint="eastAsia" w:ascii="Times New Roman" w:hAnsi="Times New Roman" w:cs="Times New Roman"/>
            <w:lang w:val="en-US" w:eastAsia="zh-CN"/>
          </w:rPr>
          <w:t>rose</w:t>
        </w:r>
      </w:ins>
      <w:ins w:id="2633" w:author="lv-xyr" w:date="2019-02-23T22:39:00Z">
        <w:r>
          <w:rPr>
            <w:rFonts w:hint="eastAsia" w:ascii="Times New Roman" w:hAnsi="Times New Roman" w:cs="Times New Roman"/>
            <w:lang w:val="en-US" w:eastAsia="zh-CN"/>
          </w:rPr>
          <w:t xml:space="preserve"> </w:t>
        </w:r>
      </w:ins>
      <w:del w:id="2634" w:author="lv-xyr" w:date="2019-02-23T22:38:01Z">
        <w:r>
          <w:rPr>
            <w:rFonts w:hint="eastAsia" w:ascii="Times New Roman" w:hAnsi="Times New Roman" w:cs="Times New Roman"/>
          </w:rPr>
          <w:delText>simulat</w:delText>
        </w:r>
      </w:del>
      <w:del w:id="2635" w:author="lv-xyr" w:date="2019-02-23T22:38:01Z">
        <w:r>
          <w:rPr>
            <w:rFonts w:hint="eastAsia" w:ascii="Times New Roman" w:hAnsi="Times New Roman" w:cs="Times New Roman"/>
            <w:lang w:val="en-US"/>
          </w:rPr>
          <w:delText>ion conditions</w:delText>
        </w:r>
      </w:del>
      <w:del w:id="2636" w:author="lv-xyr" w:date="2019-02-23T22:38:01Z">
        <w:r>
          <w:rPr>
            <w:rFonts w:hint="eastAsia" w:ascii="Times New Roman" w:hAnsi="Times New Roman" w:cs="Times New Roman"/>
          </w:rPr>
          <w:delText xml:space="preserve"> </w:delText>
        </w:r>
      </w:del>
      <w:r>
        <w:rPr>
          <w:rFonts w:hint="eastAsia" w:ascii="Times New Roman" w:hAnsi="Times New Roman" w:cs="Times New Roman"/>
        </w:rPr>
        <w:t xml:space="preserve">in this system. </w:t>
      </w:r>
      <w:del w:id="2637" w:author="lv-xyr" w:date="2019-02-23T22:38:23Z">
        <w:r>
          <w:rPr>
            <w:rFonts w:hint="eastAsia" w:ascii="Times New Roman" w:hAnsi="Times New Roman" w:cs="Times New Roman"/>
          </w:rPr>
          <w:delText>The stability of the post system is enhanced.</w:delText>
        </w:r>
      </w:del>
    </w:p>
    <w:p>
      <w:pPr>
        <w:jc w:val="center"/>
      </w:pPr>
      <w:r>
        <w:drawing>
          <wp:inline distT="0" distB="0" distL="0" distR="0">
            <wp:extent cx="4751705" cy="3977005"/>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hint="eastAsia" w:ascii="Times New Roman" w:hAnsi="Times New Roman" w:cs="Times New Roman"/>
          <w:bCs/>
          <w:sz w:val="18"/>
          <w:szCs w:val="18"/>
        </w:rPr>
        <w:t>图5 单个大分子热解反应过程</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5 </w:t>
      </w:r>
      <w:r>
        <w:rPr>
          <w:rFonts w:ascii="Times New Roman" w:hAnsi="Times New Roman" w:cs="Times New Roman"/>
          <w:bCs/>
          <w:sz w:val="18"/>
          <w:szCs w:val="18"/>
        </w:rPr>
        <w:t xml:space="preserve">Pyrolysis </w:t>
      </w:r>
      <w:del w:id="2638" w:author="lv-xyr" w:date="2019-02-23T22:39:54Z">
        <w:r>
          <w:rPr>
            <w:rFonts w:ascii="Times New Roman" w:hAnsi="Times New Roman" w:cs="Times New Roman"/>
            <w:bCs/>
            <w:sz w:val="18"/>
            <w:szCs w:val="18"/>
            <w:lang w:val="en-US"/>
          </w:rPr>
          <w:delText>p</w:delText>
        </w:r>
      </w:del>
      <w:ins w:id="2639" w:author="lv-xyr" w:date="2019-02-23T22:39:54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rocess of </w:t>
      </w:r>
      <w:del w:id="2640" w:author="lv-xyr" w:date="2019-02-23T22:39:33Z">
        <w:r>
          <w:rPr>
            <w:rFonts w:ascii="Times New Roman" w:hAnsi="Times New Roman" w:cs="Times New Roman"/>
            <w:bCs/>
            <w:sz w:val="18"/>
            <w:szCs w:val="18"/>
            <w:lang w:val="en-US"/>
          </w:rPr>
          <w:delText>s</w:delText>
        </w:r>
      </w:del>
      <w:ins w:id="2641" w:author="lv-xyr" w:date="2019-02-23T22:39:33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ingle </w:t>
      </w:r>
      <w:del w:id="2642" w:author="lv-xyr" w:date="2019-02-23T22:39:35Z">
        <w:r>
          <w:rPr>
            <w:rFonts w:ascii="Times New Roman" w:hAnsi="Times New Roman" w:cs="Times New Roman"/>
            <w:bCs/>
            <w:sz w:val="18"/>
            <w:szCs w:val="18"/>
            <w:lang w:val="en-US"/>
          </w:rPr>
          <w:delText>m</w:delText>
        </w:r>
      </w:del>
      <w:ins w:id="2643" w:author="lv-xyr" w:date="2019-02-23T22:39:35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acromolecule</w:t>
      </w:r>
    </w:p>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ascii="Times New Roman" w:hAnsi="Times New Roman" w:cs="Times New Roman"/>
        </w:rPr>
        <w:t>在</w:t>
      </w:r>
      <w:r>
        <w:rPr>
          <w:rFonts w:ascii="Times New Roman" w:hAnsi="Times New Roman" w:cs="Times New Roman"/>
          <w:szCs w:val="21"/>
        </w:rPr>
        <w:t>lattice中对大分子进行加氢处理，</w:t>
      </w:r>
      <w:r>
        <w:rPr>
          <w:rFonts w:ascii="Times New Roman" w:hAnsi="Times New Roman" w:cs="Times New Roman"/>
        </w:rPr>
        <w:t>得到最低能量构型后，进行单个大分子的热解反应模拟，反应过程为：第</w:t>
      </w:r>
      <w:r>
        <w:rPr>
          <w:rFonts w:hint="eastAsia" w:ascii="Times New Roman" w:hAnsi="Times New Roman" w:cs="Times New Roman"/>
        </w:rPr>
        <w:t>1</w:t>
      </w:r>
      <w:r>
        <w:rPr>
          <w:rFonts w:ascii="Times New Roman" w:hAnsi="Times New Roman" w:cs="Times New Roman"/>
        </w:rPr>
        <w:t>个大分子片段从主结构上脱落(图5_a)的过程发生在603K左右，此时由于系统内部温度升高，大分子在此化学环境下的总能量升高，大分子结构模型主链上相对活跃的C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键断裂，造成含有N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两个支链的分子片段从主链上脱落，产生了两个大分子片段。</w:t>
      </w:r>
    </w:p>
    <w:p>
      <w:pPr>
        <w:spacing w:line="314" w:lineRule="exact"/>
        <w:ind w:firstLine="420" w:firstLineChars="200"/>
        <w:rPr>
          <w:rFonts w:ascii="Times New Roman" w:hAnsi="Times New Roman" w:cs="Times New Roman"/>
        </w:rPr>
      </w:pPr>
      <w:del w:id="2644" w:author="lv-xyr" w:date="2019-02-23T22:41:47Z">
        <w:r>
          <w:rPr>
            <w:rFonts w:hint="eastAsia" w:ascii="Times New Roman" w:hAnsi="Times New Roman" w:cs="Times New Roman"/>
            <w:lang w:val="en-US"/>
          </w:rPr>
          <w:delText>After t</w:delText>
        </w:r>
      </w:del>
      <w:ins w:id="2645" w:author="lv-xyr" w:date="2019-02-23T22:41:47Z">
        <w:r>
          <w:rPr>
            <w:rFonts w:hint="eastAsia" w:ascii="Times New Roman" w:hAnsi="Times New Roman" w:cs="Times New Roman"/>
            <w:lang w:val="en-US" w:eastAsia="zh-CN"/>
          </w:rPr>
          <w:t>T</w:t>
        </w:r>
      </w:ins>
      <w:r>
        <w:rPr>
          <w:rFonts w:hint="eastAsia" w:ascii="Times New Roman" w:hAnsi="Times New Roman" w:cs="Times New Roman"/>
        </w:rPr>
        <w:t xml:space="preserve">he macromolecule </w:t>
      </w:r>
      <w:del w:id="2646" w:author="lv-xyr" w:date="2019-02-23T22:41:51Z">
        <w:r>
          <w:rPr>
            <w:rFonts w:hint="eastAsia" w:ascii="Times New Roman" w:hAnsi="Times New Roman" w:cs="Times New Roman"/>
            <w:lang w:val="en-US"/>
          </w:rPr>
          <w:delText>i</w:delText>
        </w:r>
      </w:del>
      <w:ins w:id="2647" w:author="lv-xyr" w:date="2019-02-23T22:41:51Z">
        <w:r>
          <w:rPr>
            <w:rFonts w:hint="eastAsia" w:ascii="Times New Roman" w:hAnsi="Times New Roman" w:cs="Times New Roman"/>
            <w:lang w:val="en-US" w:eastAsia="zh-CN"/>
          </w:rPr>
          <w:t>wa</w:t>
        </w:r>
      </w:ins>
      <w:r>
        <w:rPr>
          <w:rFonts w:hint="eastAsia" w:ascii="Times New Roman" w:hAnsi="Times New Roman" w:cs="Times New Roman"/>
        </w:rPr>
        <w:t xml:space="preserve">s hydrotreated in the lattice </w:t>
      </w:r>
      <w:ins w:id="2648" w:author="lv-xyr" w:date="2019-02-23T22:42:04Z">
        <w:r>
          <w:rPr>
            <w:rFonts w:hint="eastAsia" w:ascii="Times New Roman" w:hAnsi="Times New Roman" w:cs="Times New Roman"/>
            <w:lang w:val="en-US" w:eastAsia="zh-CN"/>
          </w:rPr>
          <w:t>so a</w:t>
        </w:r>
      </w:ins>
      <w:ins w:id="2649" w:author="lv-xyr" w:date="2019-02-23T22:42:05Z">
        <w:r>
          <w:rPr>
            <w:rFonts w:hint="eastAsia" w:ascii="Times New Roman" w:hAnsi="Times New Roman" w:cs="Times New Roman"/>
            <w:lang w:val="en-US" w:eastAsia="zh-CN"/>
          </w:rPr>
          <w:t xml:space="preserve">s </w:t>
        </w:r>
      </w:ins>
      <w:r>
        <w:rPr>
          <w:rFonts w:hint="eastAsia" w:ascii="Times New Roman" w:hAnsi="Times New Roman" w:cs="Times New Roman"/>
        </w:rPr>
        <w:t xml:space="preserve">to obtain the lowest energy configuration, </w:t>
      </w:r>
      <w:ins w:id="2650" w:author="lv-xyr" w:date="2019-02-23T22:42:11Z">
        <w:r>
          <w:rPr>
            <w:rFonts w:hint="eastAsia" w:ascii="Times New Roman" w:hAnsi="Times New Roman" w:cs="Times New Roman"/>
            <w:lang w:val="en-US" w:eastAsia="zh-CN"/>
          </w:rPr>
          <w:t xml:space="preserve">and </w:t>
        </w:r>
      </w:ins>
      <w:del w:id="2651" w:author="lv-xyr" w:date="2019-02-23T22:42:44Z">
        <w:r>
          <w:rPr>
            <w:rFonts w:hint="eastAsia" w:ascii="Times New Roman" w:hAnsi="Times New Roman" w:cs="Times New Roman"/>
          </w:rPr>
          <w:delText xml:space="preserve">the </w:delText>
        </w:r>
      </w:del>
      <w:r>
        <w:rPr>
          <w:rFonts w:hint="eastAsia" w:ascii="Times New Roman" w:hAnsi="Times New Roman" w:cs="Times New Roman"/>
        </w:rPr>
        <w:t xml:space="preserve">pyrolysis reaction </w:t>
      </w:r>
      <w:ins w:id="2652" w:author="lv-xyr" w:date="2019-02-23T22:42:34Z">
        <w:r>
          <w:rPr>
            <w:rFonts w:hint="eastAsia" w:ascii="Times New Roman" w:hAnsi="Times New Roman" w:cs="Times New Roman"/>
            <w:lang w:val="en-US" w:eastAsia="zh-CN"/>
          </w:rPr>
          <w:t>si</w:t>
        </w:r>
      </w:ins>
      <w:ins w:id="2653" w:author="lv-xyr" w:date="2019-02-23T22:42:35Z">
        <w:r>
          <w:rPr>
            <w:rFonts w:hint="eastAsia" w:ascii="Times New Roman" w:hAnsi="Times New Roman" w:cs="Times New Roman"/>
            <w:lang w:val="en-US" w:eastAsia="zh-CN"/>
          </w:rPr>
          <w:t>mu</w:t>
        </w:r>
      </w:ins>
      <w:ins w:id="2654" w:author="lv-xyr" w:date="2019-02-23T22:42:36Z">
        <w:r>
          <w:rPr>
            <w:rFonts w:hint="eastAsia" w:ascii="Times New Roman" w:hAnsi="Times New Roman" w:cs="Times New Roman"/>
            <w:lang w:val="en-US" w:eastAsia="zh-CN"/>
          </w:rPr>
          <w:t>lati</w:t>
        </w:r>
      </w:ins>
      <w:ins w:id="2655" w:author="lv-xyr" w:date="2019-02-23T22:42:37Z">
        <w:r>
          <w:rPr>
            <w:rFonts w:hint="eastAsia" w:ascii="Times New Roman" w:hAnsi="Times New Roman" w:cs="Times New Roman"/>
            <w:lang w:val="en-US" w:eastAsia="zh-CN"/>
          </w:rPr>
          <w:t xml:space="preserve">on </w:t>
        </w:r>
      </w:ins>
      <w:r>
        <w:rPr>
          <w:rFonts w:hint="eastAsia" w:ascii="Times New Roman" w:hAnsi="Times New Roman" w:cs="Times New Roman"/>
        </w:rPr>
        <w:t xml:space="preserve">of the single macromolecule </w:t>
      </w:r>
      <w:del w:id="2656" w:author="lv-xyr" w:date="2019-02-23T22:43:02Z">
        <w:r>
          <w:rPr>
            <w:rFonts w:hint="eastAsia" w:ascii="Times New Roman" w:hAnsi="Times New Roman" w:cs="Times New Roman"/>
            <w:lang w:val="en-US"/>
          </w:rPr>
          <w:delText>is simula</w:delText>
        </w:r>
      </w:del>
      <w:ins w:id="2657" w:author="lv-xyr" w:date="2019-02-23T22:43:02Z">
        <w:r>
          <w:rPr>
            <w:rFonts w:hint="eastAsia" w:ascii="Times New Roman" w:hAnsi="Times New Roman" w:cs="Times New Roman"/>
            <w:lang w:val="en-US" w:eastAsia="zh-CN"/>
          </w:rPr>
          <w:t>was</w:t>
        </w:r>
      </w:ins>
      <w:ins w:id="2658" w:author="lv-xyr" w:date="2019-02-23T22:43:03Z">
        <w:r>
          <w:rPr>
            <w:rFonts w:hint="eastAsia" w:ascii="Times New Roman" w:hAnsi="Times New Roman" w:cs="Times New Roman"/>
            <w:lang w:val="en-US" w:eastAsia="zh-CN"/>
          </w:rPr>
          <w:t xml:space="preserve"> co</w:t>
        </w:r>
      </w:ins>
      <w:ins w:id="2659" w:author="lv-xyr" w:date="2019-02-23T22:43:04Z">
        <w:r>
          <w:rPr>
            <w:rFonts w:hint="eastAsia" w:ascii="Times New Roman" w:hAnsi="Times New Roman" w:cs="Times New Roman"/>
            <w:lang w:val="en-US" w:eastAsia="zh-CN"/>
          </w:rPr>
          <w:t>n</w:t>
        </w:r>
      </w:ins>
      <w:ins w:id="2660" w:author="lv-xyr" w:date="2019-02-23T22:43:06Z">
        <w:r>
          <w:rPr>
            <w:rFonts w:hint="eastAsia" w:ascii="Times New Roman" w:hAnsi="Times New Roman" w:cs="Times New Roman"/>
            <w:lang w:val="en-US" w:eastAsia="zh-CN"/>
          </w:rPr>
          <w:t>duc</w:t>
        </w:r>
      </w:ins>
      <w:r>
        <w:rPr>
          <w:rFonts w:hint="eastAsia" w:ascii="Times New Roman" w:hAnsi="Times New Roman" w:cs="Times New Roman"/>
        </w:rPr>
        <w:t xml:space="preserve">ted. The reaction process </w:t>
      </w:r>
      <w:del w:id="2661" w:author="lv-xyr" w:date="2019-02-23T22:43:20Z">
        <w:r>
          <w:rPr>
            <w:rFonts w:hint="eastAsia" w:ascii="Times New Roman" w:hAnsi="Times New Roman" w:cs="Times New Roman"/>
            <w:lang w:val="en-US"/>
          </w:rPr>
          <w:delText>i</w:delText>
        </w:r>
      </w:del>
      <w:ins w:id="2662" w:author="lv-xyr" w:date="2019-02-23T22:43:20Z">
        <w:r>
          <w:rPr>
            <w:rFonts w:hint="eastAsia" w:ascii="Times New Roman" w:hAnsi="Times New Roman" w:cs="Times New Roman"/>
            <w:lang w:val="en-US" w:eastAsia="zh-CN"/>
          </w:rPr>
          <w:t>wa</w:t>
        </w:r>
      </w:ins>
      <w:r>
        <w:rPr>
          <w:rFonts w:hint="eastAsia" w:ascii="Times New Roman" w:hAnsi="Times New Roman" w:cs="Times New Roman"/>
        </w:rPr>
        <w:t>s</w:t>
      </w:r>
      <w:ins w:id="2663" w:author="lv-xyr" w:date="2019-02-23T22:43:24Z">
        <w:r>
          <w:rPr>
            <w:rFonts w:hint="eastAsia" w:ascii="Times New Roman" w:hAnsi="Times New Roman" w:cs="Times New Roman"/>
            <w:lang w:val="en-US" w:eastAsia="zh-CN"/>
          </w:rPr>
          <w:t xml:space="preserve"> as</w:t>
        </w:r>
      </w:ins>
      <w:ins w:id="2664" w:author="lv-xyr" w:date="2019-02-23T22:43:25Z">
        <w:r>
          <w:rPr>
            <w:rFonts w:hint="eastAsia" w:ascii="Times New Roman" w:hAnsi="Times New Roman" w:cs="Times New Roman"/>
            <w:lang w:val="en-US" w:eastAsia="zh-CN"/>
          </w:rPr>
          <w:t xml:space="preserve"> </w:t>
        </w:r>
      </w:ins>
      <w:ins w:id="2665" w:author="lv-xyr" w:date="2019-02-23T22:43:26Z">
        <w:r>
          <w:rPr>
            <w:rFonts w:hint="eastAsia" w:ascii="Times New Roman" w:hAnsi="Times New Roman" w:cs="Times New Roman"/>
            <w:lang w:val="en-US" w:eastAsia="zh-CN"/>
          </w:rPr>
          <w:t>follow</w:t>
        </w:r>
      </w:ins>
      <w:ins w:id="2666" w:author="lv-xyr" w:date="2019-02-23T22:43:27Z">
        <w:r>
          <w:rPr>
            <w:rFonts w:hint="eastAsia" w:ascii="Times New Roman" w:hAnsi="Times New Roman" w:cs="Times New Roman"/>
            <w:lang w:val="en-US" w:eastAsia="zh-CN"/>
          </w:rPr>
          <w:t>s</w:t>
        </w:r>
      </w:ins>
      <w:r>
        <w:rPr>
          <w:rFonts w:hint="eastAsia" w:ascii="Times New Roman" w:hAnsi="Times New Roman" w:cs="Times New Roman"/>
        </w:rPr>
        <w:t xml:space="preserve">: </w:t>
      </w:r>
      <w:ins w:id="2667" w:author="lv-xyr" w:date="2019-02-23T22:52:07Z">
        <w:r>
          <w:rPr>
            <w:rFonts w:hint="eastAsia" w:ascii="Times New Roman" w:hAnsi="Times New Roman" w:cs="Times New Roman"/>
          </w:rPr>
          <w:t>At around 603K,</w:t>
        </w:r>
      </w:ins>
      <w:ins w:id="2668" w:author="lv-xyr" w:date="2019-02-23T22:52:10Z">
        <w:r>
          <w:rPr>
            <w:rFonts w:hint="eastAsia" w:ascii="Times New Roman" w:hAnsi="Times New Roman" w:cs="Times New Roman"/>
            <w:lang w:val="en-US" w:eastAsia="zh-CN"/>
          </w:rPr>
          <w:t xml:space="preserve"> </w:t>
        </w:r>
      </w:ins>
      <w:del w:id="2669" w:author="lv-xyr" w:date="2019-02-23T22:52:25Z">
        <w:r>
          <w:rPr>
            <w:rFonts w:hint="eastAsia" w:ascii="Times New Roman" w:hAnsi="Times New Roman" w:cs="Times New Roman"/>
          </w:rPr>
          <w:delText xml:space="preserve">the process of </w:delText>
        </w:r>
      </w:del>
      <w:r>
        <w:rPr>
          <w:rFonts w:hint="eastAsia" w:ascii="Times New Roman" w:hAnsi="Times New Roman" w:cs="Times New Roman"/>
        </w:rPr>
        <w:t xml:space="preserve">the first macromolecular fragment </w:t>
      </w:r>
      <w:del w:id="2670" w:author="lv-xyr" w:date="2019-02-23T22:52:32Z">
        <w:r>
          <w:rPr>
            <w:rFonts w:hint="eastAsia" w:ascii="Times New Roman" w:hAnsi="Times New Roman" w:cs="Times New Roman"/>
            <w:lang w:val="en-US"/>
          </w:rPr>
          <w:delText>falling</w:delText>
        </w:r>
      </w:del>
      <w:ins w:id="2671" w:author="lv-xyr" w:date="2019-02-23T22:52:32Z">
        <w:r>
          <w:rPr>
            <w:rFonts w:hint="eastAsia" w:ascii="Times New Roman" w:hAnsi="Times New Roman" w:cs="Times New Roman"/>
            <w:lang w:val="en-US" w:eastAsia="zh-CN"/>
          </w:rPr>
          <w:t>was</w:t>
        </w:r>
      </w:ins>
      <w:ins w:id="2672" w:author="lv-xyr" w:date="2019-02-23T22:52:33Z">
        <w:r>
          <w:rPr>
            <w:rFonts w:hint="eastAsia" w:ascii="Times New Roman" w:hAnsi="Times New Roman" w:cs="Times New Roman"/>
            <w:lang w:val="en-US" w:eastAsia="zh-CN"/>
          </w:rPr>
          <w:t xml:space="preserve"> cl</w:t>
        </w:r>
      </w:ins>
      <w:ins w:id="2673" w:author="lv-xyr" w:date="2019-02-23T22:52:34Z">
        <w:r>
          <w:rPr>
            <w:rFonts w:hint="eastAsia" w:ascii="Times New Roman" w:hAnsi="Times New Roman" w:cs="Times New Roman"/>
            <w:lang w:val="en-US" w:eastAsia="zh-CN"/>
          </w:rPr>
          <w:t>eaved</w:t>
        </w:r>
      </w:ins>
      <w:r>
        <w:rPr>
          <w:rFonts w:hint="eastAsia" w:ascii="Times New Roman" w:hAnsi="Times New Roman" w:cs="Times New Roman"/>
        </w:rPr>
        <w:t xml:space="preserve"> off from the main structure (Fig. 5_a)</w:t>
      </w:r>
      <w:del w:id="2674" w:author="lv-xyr" w:date="2019-02-23T22:52:43Z">
        <w:r>
          <w:rPr>
            <w:rFonts w:hint="eastAsia" w:ascii="Times New Roman" w:hAnsi="Times New Roman" w:cs="Times New Roman"/>
            <w:lang w:val="en-US"/>
          </w:rPr>
          <w:delText xml:space="preserve"> </w:delText>
        </w:r>
      </w:del>
      <w:ins w:id="2675" w:author="lv-xyr" w:date="2019-02-23T22:52:43Z">
        <w:r>
          <w:rPr>
            <w:rFonts w:hint="eastAsia" w:ascii="Times New Roman" w:hAnsi="Times New Roman" w:cs="Times New Roman"/>
            <w:lang w:val="en-US" w:eastAsia="zh-CN"/>
          </w:rPr>
          <w:t>,</w:t>
        </w:r>
      </w:ins>
      <w:del w:id="2676" w:author="lv-xyr" w:date="2019-02-23T22:52:50Z">
        <w:r>
          <w:rPr>
            <w:rFonts w:hint="eastAsia" w:ascii="Times New Roman" w:hAnsi="Times New Roman" w:cs="Times New Roman"/>
            <w:lang w:val="en-US"/>
          </w:rPr>
          <w:delText xml:space="preserve">At around 603K, </w:delText>
        </w:r>
      </w:del>
      <w:ins w:id="2677" w:author="lv-xyr" w:date="2019-02-23T22:52:50Z">
        <w:r>
          <w:rPr>
            <w:rFonts w:hint="eastAsia" w:ascii="Times New Roman" w:hAnsi="Times New Roman" w:cs="Times New Roman"/>
            <w:lang w:val="en-US" w:eastAsia="zh-CN"/>
          </w:rPr>
          <w:t xml:space="preserve"> and</w:t>
        </w:r>
      </w:ins>
      <w:ins w:id="2678" w:author="lv-xyr" w:date="2019-02-23T22:52:51Z">
        <w:r>
          <w:rPr>
            <w:rFonts w:hint="eastAsia" w:ascii="Times New Roman" w:hAnsi="Times New Roman" w:cs="Times New Roman"/>
            <w:lang w:val="en-US" w:eastAsia="zh-CN"/>
          </w:rPr>
          <w:t xml:space="preserve"> </w:t>
        </w:r>
      </w:ins>
      <w:r>
        <w:rPr>
          <w:rFonts w:hint="eastAsia" w:ascii="Times New Roman" w:hAnsi="Times New Roman" w:cs="Times New Roman"/>
        </w:rPr>
        <w:t>at th</w:t>
      </w:r>
      <w:del w:id="2679" w:author="lv-xyr" w:date="2019-02-23T22:52:56Z">
        <w:r>
          <w:rPr>
            <w:rFonts w:hint="eastAsia" w:ascii="Times New Roman" w:hAnsi="Times New Roman" w:cs="Times New Roman"/>
            <w:lang w:val="en-US"/>
          </w:rPr>
          <w:delText>is</w:delText>
        </w:r>
      </w:del>
      <w:ins w:id="2680" w:author="lv-xyr" w:date="2019-02-23T22:52:56Z">
        <w:r>
          <w:rPr>
            <w:rFonts w:hint="eastAsia" w:ascii="Times New Roman" w:hAnsi="Times New Roman" w:cs="Times New Roman"/>
            <w:lang w:val="en-US" w:eastAsia="zh-CN"/>
          </w:rPr>
          <w:t xml:space="preserve">e </w:t>
        </w:r>
      </w:ins>
      <w:ins w:id="2681" w:author="lv-xyr" w:date="2019-02-23T22:52:57Z">
        <w:r>
          <w:rPr>
            <w:rFonts w:hint="eastAsia" w:ascii="Times New Roman" w:hAnsi="Times New Roman" w:cs="Times New Roman"/>
            <w:lang w:val="en-US" w:eastAsia="zh-CN"/>
          </w:rPr>
          <w:t>same</w:t>
        </w:r>
      </w:ins>
      <w:r>
        <w:rPr>
          <w:rFonts w:hint="eastAsia" w:ascii="Times New Roman" w:hAnsi="Times New Roman" w:cs="Times New Roman"/>
        </w:rPr>
        <w:t xml:space="preserve"> time,</w:t>
      </w:r>
      <w:ins w:id="2682" w:author="lv-xyr" w:date="2019-02-23T22:53:26Z">
        <w:r>
          <w:rPr>
            <w:rFonts w:hint="eastAsia" w:ascii="Times New Roman" w:hAnsi="Times New Roman" w:cs="Times New Roman"/>
          </w:rPr>
          <w:t xml:space="preserve"> the total energy of the macromolecule in this chemical environment increase</w:t>
        </w:r>
      </w:ins>
      <w:ins w:id="2683" w:author="lv-xyr" w:date="2019-02-23T22:54:13Z">
        <w:r>
          <w:rPr>
            <w:rFonts w:hint="eastAsia" w:ascii="Times New Roman" w:hAnsi="Times New Roman" w:cs="Times New Roman"/>
            <w:lang w:val="en-US" w:eastAsia="zh-CN"/>
          </w:rPr>
          <w:t>d</w:t>
        </w:r>
      </w:ins>
      <w:r>
        <w:rPr>
          <w:rFonts w:hint="eastAsia" w:ascii="Times New Roman" w:hAnsi="Times New Roman" w:cs="Times New Roman"/>
        </w:rPr>
        <w:t xml:space="preserve"> due to the increase of the</w:t>
      </w:r>
      <w:del w:id="2684" w:author="lv-xyr" w:date="2019-02-23T22:54:02Z">
        <w:r>
          <w:rPr>
            <w:rFonts w:hint="eastAsia" w:ascii="Times New Roman" w:hAnsi="Times New Roman" w:cs="Times New Roman"/>
          </w:rPr>
          <w:delText xml:space="preserve"> internal</w:delText>
        </w:r>
      </w:del>
      <w:r>
        <w:rPr>
          <w:rFonts w:hint="eastAsia" w:ascii="Times New Roman" w:hAnsi="Times New Roman" w:cs="Times New Roman"/>
        </w:rPr>
        <w:t xml:space="preserve"> temperature </w:t>
      </w:r>
      <w:del w:id="2685" w:author="lv-xyr" w:date="2019-02-23T22:53:53Z">
        <w:r>
          <w:rPr>
            <w:rFonts w:hint="eastAsia" w:ascii="Times New Roman" w:hAnsi="Times New Roman" w:cs="Times New Roman"/>
            <w:lang w:val="en-US"/>
          </w:rPr>
          <w:delText>of the</w:delText>
        </w:r>
      </w:del>
      <w:ins w:id="2686" w:author="lv-xyr" w:date="2019-02-23T22:53:53Z">
        <w:r>
          <w:rPr>
            <w:rFonts w:hint="eastAsia" w:ascii="Times New Roman" w:hAnsi="Times New Roman" w:cs="Times New Roman"/>
            <w:lang w:val="en-US" w:eastAsia="zh-CN"/>
          </w:rPr>
          <w:t>inside</w:t>
        </w:r>
      </w:ins>
      <w:ins w:id="2687" w:author="lv-xyr" w:date="2019-02-23T22:53:56Z">
        <w:r>
          <w:rPr>
            <w:rFonts w:hint="eastAsia" w:ascii="Times New Roman" w:hAnsi="Times New Roman" w:cs="Times New Roman"/>
            <w:lang w:val="en-US" w:eastAsia="zh-CN"/>
          </w:rPr>
          <w:t xml:space="preserve"> the</w:t>
        </w:r>
      </w:ins>
      <w:r>
        <w:rPr>
          <w:rFonts w:hint="eastAsia" w:ascii="Times New Roman" w:hAnsi="Times New Roman" w:cs="Times New Roman"/>
        </w:rPr>
        <w:t xml:space="preserve"> system,</w:t>
      </w:r>
      <w:del w:id="2688" w:author="lv-xyr" w:date="2019-02-23T22:53:23Z">
        <w:r>
          <w:rPr>
            <w:rFonts w:hint="eastAsia" w:ascii="Times New Roman" w:hAnsi="Times New Roman" w:cs="Times New Roman"/>
          </w:rPr>
          <w:delText xml:space="preserve"> the total energy of the macromolecule in this chemical environment increases</w:delText>
        </w:r>
      </w:del>
      <w:r>
        <w:rPr>
          <w:rFonts w:hint="eastAsia" w:ascii="Times New Roman" w:hAnsi="Times New Roman" w:cs="Times New Roman"/>
        </w:rPr>
        <w:t xml:space="preserve">, </w:t>
      </w:r>
      <w:del w:id="2689" w:author="lv-xyr" w:date="2019-02-23T22:55:08Z">
        <w:r>
          <w:rPr>
            <w:rFonts w:hint="eastAsia" w:ascii="Times New Roman" w:hAnsi="Times New Roman" w:cs="Times New Roman"/>
            <w:lang w:val="en-US"/>
          </w:rPr>
          <w:delText>and</w:delText>
        </w:r>
      </w:del>
      <w:ins w:id="2690" w:author="lv-xyr" w:date="2019-02-23T22:55:08Z">
        <w:r>
          <w:rPr>
            <w:rFonts w:hint="eastAsia" w:ascii="Times New Roman" w:hAnsi="Times New Roman" w:cs="Times New Roman"/>
            <w:lang w:val="en-US" w:eastAsia="zh-CN"/>
          </w:rPr>
          <w:t>so</w:t>
        </w:r>
      </w:ins>
      <w:r>
        <w:rPr>
          <w:rFonts w:hint="eastAsia" w:ascii="Times New Roman" w:hAnsi="Times New Roman" w:cs="Times New Roman"/>
        </w:rPr>
        <w:t xml:space="preserve"> the relatively active C</w:t>
      </w:r>
      <w:ins w:id="2691" w:author="lv-xyr" w:date="2019-02-23T22:55:27Z">
        <w:r>
          <w:rPr>
            <w:rFonts w:ascii="Times New Roman" w:hAnsi="Times New Roman" w:cs="Times New Roman"/>
            <w:vertAlign w:val="subscript"/>
          </w:rPr>
          <w:t>73</w:t>
        </w:r>
      </w:ins>
      <w:ins w:id="2692" w:author="lv-xyr" w:date="2019-02-23T22:55:27Z">
        <w:r>
          <w:rPr>
            <w:rFonts w:ascii="Times New Roman" w:hAnsi="Times New Roman" w:cs="Times New Roman"/>
          </w:rPr>
          <w:t>-C</w:t>
        </w:r>
      </w:ins>
      <w:ins w:id="2693" w:author="lv-xyr" w:date="2019-02-23T22:55:27Z">
        <w:r>
          <w:rPr>
            <w:rFonts w:ascii="Times New Roman" w:hAnsi="Times New Roman" w:cs="Times New Roman"/>
            <w:vertAlign w:val="subscript"/>
          </w:rPr>
          <w:t>45</w:t>
        </w:r>
      </w:ins>
      <w:ins w:id="2694" w:author="lv-xyr" w:date="2019-02-23T22:55:27Z">
        <w:r>
          <w:rPr>
            <w:rFonts w:ascii="Times New Roman" w:hAnsi="Times New Roman" w:cs="Times New Roman"/>
          </w:rPr>
          <w:t xml:space="preserve"> bond</w:t>
        </w:r>
      </w:ins>
      <w:r>
        <w:rPr>
          <w:rFonts w:hint="eastAsia" w:ascii="Times New Roman" w:hAnsi="Times New Roman" w:cs="Times New Roman"/>
        </w:rPr>
        <w:t xml:space="preserve"> on the main chain of the macromolecular structure model</w:t>
      </w:r>
      <w:ins w:id="2695" w:author="lv-xyr" w:date="2019-02-23T22:56:21Z">
        <w:r>
          <w:rPr>
            <w:rFonts w:ascii="Times New Roman" w:hAnsi="Times New Roman" w:cs="Times New Roman"/>
          </w:rPr>
          <w:t xml:space="preserve"> </w:t>
        </w:r>
      </w:ins>
      <w:ins w:id="2696" w:author="lv-xyr" w:date="2019-02-23T22:56:21Z">
        <w:r>
          <w:rPr>
            <w:rFonts w:hint="eastAsia" w:ascii="Times New Roman" w:hAnsi="Times New Roman" w:cs="Times New Roman"/>
            <w:lang w:val="en-US" w:eastAsia="zh-CN"/>
          </w:rPr>
          <w:t>ruptured</w:t>
        </w:r>
      </w:ins>
      <w:del w:id="2697" w:author="lv-xyr" w:date="2019-02-23T22:56:25Z">
        <w:r>
          <w:rPr>
            <w:rFonts w:hint="eastAsia" w:ascii="Times New Roman" w:hAnsi="Times New Roman" w:cs="Times New Roman"/>
          </w:rPr>
          <w:delText>.</w:delText>
        </w:r>
      </w:del>
      <w:del w:id="2698" w:author="lv-xyr" w:date="2019-02-23T22:55:27Z">
        <w:r>
          <w:rPr>
            <w:rFonts w:ascii="Times New Roman" w:hAnsi="Times New Roman" w:cs="Times New Roman"/>
            <w:vertAlign w:val="subscript"/>
          </w:rPr>
          <w:delText>73</w:delText>
        </w:r>
      </w:del>
      <w:del w:id="2699" w:author="lv-xyr" w:date="2019-02-23T22:55:27Z">
        <w:r>
          <w:rPr>
            <w:rFonts w:ascii="Times New Roman" w:hAnsi="Times New Roman" w:cs="Times New Roman"/>
          </w:rPr>
          <w:delText>-C</w:delText>
        </w:r>
      </w:del>
      <w:del w:id="2700" w:author="lv-xyr" w:date="2019-02-23T22:55:27Z">
        <w:r>
          <w:rPr>
            <w:rFonts w:ascii="Times New Roman" w:hAnsi="Times New Roman" w:cs="Times New Roman"/>
            <w:vertAlign w:val="subscript"/>
          </w:rPr>
          <w:delText>45</w:delText>
        </w:r>
      </w:del>
      <w:del w:id="2701" w:author="lv-xyr" w:date="2019-02-23T22:55:27Z">
        <w:r>
          <w:rPr>
            <w:rFonts w:ascii="Times New Roman" w:hAnsi="Times New Roman" w:cs="Times New Roman"/>
          </w:rPr>
          <w:delText>The bond breaks</w:delText>
        </w:r>
      </w:del>
      <w:r>
        <w:rPr>
          <w:rFonts w:ascii="Times New Roman" w:hAnsi="Times New Roman" w:cs="Times New Roman"/>
        </w:rPr>
        <w:t>, causing</w:t>
      </w:r>
      <w:ins w:id="2702" w:author="lv-xyr" w:date="2019-02-23T22:57:05Z">
        <w:r>
          <w:rPr>
            <w:rFonts w:ascii="Times New Roman" w:hAnsi="Times New Roman" w:cs="Times New Roman"/>
          </w:rPr>
          <w:t xml:space="preserve"> molecular fragments</w:t>
        </w:r>
      </w:ins>
      <w:del w:id="2703" w:author="lv-xyr" w:date="2019-02-23T22:56:53Z">
        <w:r>
          <w:rPr>
            <w:rFonts w:ascii="Times New Roman" w:hAnsi="Times New Roman" w:cs="Times New Roman"/>
          </w:rPr>
          <w:delText xml:space="preserve"> N</w:delText>
        </w:r>
      </w:del>
      <w:ins w:id="2704" w:author="lv-xyr" w:date="2019-02-23T22:57:13Z">
        <w:r>
          <w:rPr>
            <w:rFonts w:hint="eastAsia" w:ascii="Times New Roman" w:hAnsi="Times New Roman" w:cs="Times New Roman"/>
            <w:lang w:val="en-US" w:eastAsia="zh-CN"/>
          </w:rPr>
          <w:t xml:space="preserve"> </w:t>
        </w:r>
      </w:ins>
      <w:del w:id="2705" w:author="lv-xyr" w:date="2019-02-23T22:57:12Z">
        <w:r>
          <w:rPr>
            <w:rFonts w:ascii="Times New Roman" w:hAnsi="Times New Roman" w:cs="Times New Roman"/>
          </w:rPr>
          <w:delText xml:space="preserve"> </w:delText>
        </w:r>
      </w:del>
      <w:del w:id="2706" w:author="lv-xyr" w:date="2019-02-23T22:57:09Z">
        <w:r>
          <w:rPr>
            <w:rFonts w:ascii="Times New Roman" w:hAnsi="Times New Roman" w:cs="Times New Roman"/>
          </w:rPr>
          <w:delText xml:space="preserve">to be </w:delText>
        </w:r>
      </w:del>
      <w:r>
        <w:rPr>
          <w:rFonts w:ascii="Times New Roman" w:hAnsi="Times New Roman" w:cs="Times New Roman"/>
        </w:rPr>
        <w:t>contain</w:t>
      </w:r>
      <w:del w:id="2707" w:author="lv-xyr" w:date="2019-02-23T22:57:53Z">
        <w:r>
          <w:rPr>
            <w:rFonts w:ascii="Times New Roman" w:hAnsi="Times New Roman" w:cs="Times New Roman"/>
            <w:lang w:val="en-US"/>
          </w:rPr>
          <w:delText>ed</w:delText>
        </w:r>
      </w:del>
      <w:ins w:id="2708" w:author="lv-xyr" w:date="2019-02-23T22:57:53Z">
        <w:r>
          <w:rPr>
            <w:rFonts w:hint="eastAsia" w:ascii="Times New Roman" w:hAnsi="Times New Roman" w:cs="Times New Roman"/>
            <w:lang w:val="en-US" w:eastAsia="zh-CN"/>
          </w:rPr>
          <w:t>in</w:t>
        </w:r>
      </w:ins>
      <w:ins w:id="2709" w:author="lv-xyr" w:date="2019-02-23T22:57:54Z">
        <w:r>
          <w:rPr>
            <w:rFonts w:hint="eastAsia" w:ascii="Times New Roman" w:hAnsi="Times New Roman" w:cs="Times New Roman"/>
            <w:lang w:val="en-US" w:eastAsia="zh-CN"/>
          </w:rPr>
          <w:t>g</w:t>
        </w:r>
      </w:ins>
      <w:ins w:id="2710" w:author="lv-xyr" w:date="2019-02-23T22:58:33Z">
        <w:r>
          <w:rPr>
            <w:rFonts w:hint="eastAsia" w:ascii="Times New Roman" w:hAnsi="Times New Roman" w:cs="Times New Roman"/>
            <w:lang w:val="en-US" w:eastAsia="zh-CN"/>
          </w:rPr>
          <w:t xml:space="preserve"> the t</w:t>
        </w:r>
      </w:ins>
      <w:ins w:id="2711" w:author="lv-xyr" w:date="2019-02-23T22:58:33Z">
        <w:r>
          <w:rPr>
            <w:rFonts w:ascii="Times New Roman" w:hAnsi="Times New Roman" w:cs="Times New Roman"/>
          </w:rPr>
          <w:t xml:space="preserve">wo branched </w:t>
        </w:r>
      </w:ins>
      <w:ins w:id="2712" w:author="lv-xyr" w:date="2019-02-23T22:58:33Z">
        <w:r>
          <w:rPr>
            <w:rFonts w:hint="eastAsia" w:ascii="Times New Roman" w:hAnsi="Times New Roman" w:cs="Times New Roman"/>
            <w:lang w:val="en-US" w:eastAsia="zh-CN"/>
          </w:rPr>
          <w:t>chain</w:t>
        </w:r>
      </w:ins>
      <w:ins w:id="2713" w:author="lv-xyr" w:date="2019-02-23T22:56:53Z">
        <w:r>
          <w:rPr>
            <w:rFonts w:ascii="Times New Roman" w:hAnsi="Times New Roman" w:cs="Times New Roman"/>
          </w:rPr>
          <w:t xml:space="preserve"> N</w:t>
        </w:r>
      </w:ins>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del w:id="2714" w:author="lv-xyr" w:date="2019-02-23T22:58:33Z">
        <w:r>
          <w:rPr>
            <w:rFonts w:ascii="Times New Roman" w:hAnsi="Times New Roman" w:cs="Times New Roman"/>
            <w:lang w:val="en-US"/>
          </w:rPr>
          <w:delText>T</w:delText>
        </w:r>
      </w:del>
      <w:del w:id="2715" w:author="lv-xyr" w:date="2019-02-23T22:58:33Z">
        <w:r>
          <w:rPr>
            <w:rFonts w:ascii="Times New Roman" w:hAnsi="Times New Roman" w:cs="Times New Roman"/>
          </w:rPr>
          <w:delText xml:space="preserve">wo branched molecular fragments </w:delText>
        </w:r>
      </w:del>
      <w:del w:id="2716" w:author="lv-xyr" w:date="2019-02-23T22:58:33Z">
        <w:r>
          <w:rPr>
            <w:rFonts w:ascii="Times New Roman" w:hAnsi="Times New Roman" w:cs="Times New Roman"/>
            <w:lang w:val="en-US"/>
          </w:rPr>
          <w:delText>are</w:delText>
        </w:r>
      </w:del>
      <w:r>
        <w:rPr>
          <w:rFonts w:ascii="Times New Roman" w:hAnsi="Times New Roman" w:cs="Times New Roman"/>
        </w:rPr>
        <w:t xml:space="preserve"> detached from the </w:t>
      </w:r>
      <w:del w:id="2717" w:author="lv-xyr" w:date="2019-02-23T23:00:03Z">
        <w:r>
          <w:rPr>
            <w:rFonts w:ascii="Times New Roman" w:hAnsi="Times New Roman" w:cs="Times New Roman"/>
            <w:lang w:val="en-US"/>
          </w:rPr>
          <w:delText>backbone</w:delText>
        </w:r>
      </w:del>
      <w:ins w:id="2718" w:author="lv-xyr" w:date="2019-02-23T23:00:03Z">
        <w:r>
          <w:rPr>
            <w:rFonts w:hint="eastAsia" w:ascii="Times New Roman" w:hAnsi="Times New Roman" w:cs="Times New Roman"/>
            <w:lang w:val="en-US" w:eastAsia="zh-CN"/>
          </w:rPr>
          <w:t xml:space="preserve">main </w:t>
        </w:r>
      </w:ins>
      <w:ins w:id="2719" w:author="lv-xyr" w:date="2019-02-23T23:00:04Z">
        <w:r>
          <w:rPr>
            <w:rFonts w:hint="eastAsia" w:ascii="Times New Roman" w:hAnsi="Times New Roman" w:cs="Times New Roman"/>
            <w:lang w:val="en-US" w:eastAsia="zh-CN"/>
          </w:rPr>
          <w:t>chain</w:t>
        </w:r>
      </w:ins>
      <w:r>
        <w:rPr>
          <w:rFonts w:ascii="Times New Roman" w:hAnsi="Times New Roman" w:cs="Times New Roman"/>
        </w:rPr>
        <w:t>, resulting in two macromolecular fragments.</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2</w:t>
      </w:r>
      <w:r>
        <w:rPr>
          <w:rFonts w:ascii="Times New Roman" w:hAnsi="Times New Roman" w:cs="Times New Roman"/>
        </w:rPr>
        <w:t>个碎片从第</w:t>
      </w:r>
      <w:r>
        <w:rPr>
          <w:rFonts w:hint="eastAsia" w:ascii="Times New Roman" w:hAnsi="Times New Roman" w:cs="Times New Roman"/>
        </w:rPr>
        <w:t>1</w:t>
      </w:r>
      <w:r>
        <w:rPr>
          <w:rFonts w:ascii="Times New Roman" w:hAnsi="Times New Roman" w:cs="Times New Roman"/>
        </w:rPr>
        <w:t>个大分子片段上脱落(图5_b)的过程发生在707K左右，603K时从主链上脱落的大分子片段有两个支链，在此温度下连接两个支链的脂肪碳键C</w:t>
      </w:r>
      <w:r>
        <w:rPr>
          <w:rFonts w:ascii="Times New Roman" w:hAnsi="Times New Roman" w:cs="Times New Roman"/>
          <w:vertAlign w:val="subscript"/>
        </w:rPr>
        <w:t>84</w:t>
      </w:r>
      <w:r>
        <w:rPr>
          <w:rFonts w:ascii="Times New Roman" w:hAnsi="Times New Roman" w:cs="Times New Roman"/>
        </w:rPr>
        <w:t>-C</w:t>
      </w:r>
      <w:r>
        <w:rPr>
          <w:rFonts w:ascii="Times New Roman" w:hAnsi="Times New Roman" w:cs="Times New Roman"/>
          <w:vertAlign w:val="subscript"/>
        </w:rPr>
        <w:t>82</w:t>
      </w:r>
      <w:r>
        <w:rPr>
          <w:rFonts w:ascii="Times New Roman" w:hAnsi="Times New Roman" w:cs="Times New Roman"/>
        </w:rPr>
        <w:t>断裂，致使两个支链的交联作用下降，在此化学环境下相对活跃的</w:t>
      </w:r>
      <w:bookmarkStart w:id="16" w:name="OLE_LINK16"/>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bookmarkEnd w:id="16"/>
      <w:r>
        <w:rPr>
          <w:rFonts w:ascii="Times New Roman" w:hAnsi="Times New Roman" w:cs="Times New Roman"/>
        </w:rPr>
        <w:t>断裂，造成含有</w:t>
      </w:r>
      <w:bookmarkStart w:id="17" w:name="OLE_LINK17"/>
      <w:r>
        <w:rPr>
          <w:rFonts w:ascii="Times New Roman" w:hAnsi="Times New Roman" w:cs="Times New Roman"/>
        </w:rPr>
        <w:t>O</w:t>
      </w:r>
      <w:r>
        <w:rPr>
          <w:rFonts w:ascii="Times New Roman" w:hAnsi="Times New Roman" w:cs="Times New Roman"/>
          <w:vertAlign w:val="subscript"/>
        </w:rPr>
        <w:t>179</w:t>
      </w:r>
      <w:bookmarkEnd w:id="17"/>
      <w:r>
        <w:rPr>
          <w:rFonts w:ascii="Times New Roman" w:hAnsi="Times New Roman" w:cs="Times New Roman"/>
        </w:rPr>
        <w:t>的支链从刚刚从主链上脱落的片段上脱落。</w:t>
      </w:r>
    </w:p>
    <w:p>
      <w:pPr>
        <w:rPr>
          <w:color w:val="FF0000"/>
        </w:rPr>
      </w:pPr>
    </w:p>
    <w:p>
      <w:pPr>
        <w:rPr>
          <w:rFonts w:ascii="Times New Roman" w:hAnsi="Times New Roman" w:cs="Times New Roman"/>
          <w:color w:val="FF0000"/>
          <w:rPrChange w:id="2720" w:author="lv-xyr" w:date="2019-02-23T23:03:51Z">
            <w:rPr>
              <w:color w:val="FF0000"/>
            </w:rPr>
          </w:rPrChange>
        </w:rPr>
        <w:sectPr>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rPrChange w:id="2721" w:author="lv-xyr" w:date="2019-02-23T23:03:51Z">
            <w:rPr/>
          </w:rPrChange>
        </w:rPr>
        <w:t xml:space="preserve">The second fragment </w:t>
      </w:r>
      <w:del w:id="2722" w:author="lv-xyr" w:date="2019-02-23T23:03:46Z">
        <w:r>
          <w:rPr>
            <w:rFonts w:ascii="Times New Roman" w:hAnsi="Times New Roman" w:cs="Times New Roman"/>
            <w:lang w:val="en-US"/>
            <w:rPrChange w:id="2723" w:author="lv-xyr" w:date="2019-02-23T23:03:51Z">
              <w:rPr>
                <w:lang w:val="en-US"/>
              </w:rPr>
            </w:rPrChange>
          </w:rPr>
          <w:delText>i</w:delText>
        </w:r>
      </w:del>
      <w:ins w:id="2724" w:author="lv-xyr" w:date="2019-02-23T23:03:46Z">
        <w:r>
          <w:rPr>
            <w:rFonts w:hint="default" w:ascii="Times New Roman" w:hAnsi="Times New Roman" w:cs="Times New Roman"/>
            <w:lang w:val="en-US" w:eastAsia="zh-CN"/>
            <w:rPrChange w:id="2725" w:author="lv-xyr" w:date="2019-02-23T23:03:51Z">
              <w:rPr>
                <w:rFonts w:hint="eastAsia"/>
                <w:lang w:val="en-US" w:eastAsia="zh-CN"/>
              </w:rPr>
            </w:rPrChange>
          </w:rPr>
          <w:t>wa</w:t>
        </w:r>
      </w:ins>
      <w:r>
        <w:rPr>
          <w:rFonts w:ascii="Times New Roman" w:hAnsi="Times New Roman" w:cs="Times New Roman"/>
          <w:rPrChange w:id="2726" w:author="lv-xyr" w:date="2019-02-23T23:03:51Z">
            <w:rPr/>
          </w:rPrChange>
        </w:rPr>
        <w:t>s detached from the first macromolecular fragment (Fig. 5_b)</w:t>
      </w:r>
      <w:del w:id="2727" w:author="lv-xyr" w:date="2019-02-23T23:04:11Z">
        <w:r>
          <w:rPr>
            <w:rFonts w:ascii="Times New Roman" w:hAnsi="Times New Roman" w:cs="Times New Roman"/>
            <w:rPrChange w:id="2728" w:author="lv-xyr" w:date="2019-02-23T23:03:51Z">
              <w:rPr/>
            </w:rPrChange>
          </w:rPr>
          <w:delText>. The process occurs</w:delText>
        </w:r>
      </w:del>
      <w:ins w:id="2729" w:author="lv-xyr" w:date="2019-02-23T23:04:11Z">
        <w:r>
          <w:rPr>
            <w:rFonts w:hint="eastAsia" w:ascii="Times New Roman" w:hAnsi="Times New Roman" w:cs="Times New Roman"/>
            <w:lang w:eastAsia="zh-CN"/>
          </w:rPr>
          <w:t xml:space="preserve"> </w:t>
        </w:r>
      </w:ins>
      <w:ins w:id="2730" w:author="lv-xyr" w:date="2019-02-23T23:04:12Z">
        <w:r>
          <w:rPr>
            <w:rFonts w:hint="eastAsia" w:ascii="Times New Roman" w:hAnsi="Times New Roman" w:cs="Times New Roman"/>
            <w:lang w:val="en-US" w:eastAsia="zh-CN"/>
          </w:rPr>
          <w:t>when</w:t>
        </w:r>
      </w:ins>
      <w:ins w:id="2731" w:author="lv-xyr" w:date="2019-02-23T23:04:13Z">
        <w:r>
          <w:rPr>
            <w:rFonts w:hint="eastAsia" w:ascii="Times New Roman" w:hAnsi="Times New Roman" w:cs="Times New Roman"/>
            <w:lang w:val="en-US" w:eastAsia="zh-CN"/>
          </w:rPr>
          <w:t xml:space="preserve"> t</w:t>
        </w:r>
      </w:ins>
      <w:ins w:id="2732" w:author="lv-xyr" w:date="2019-02-23T23:04:14Z">
        <w:r>
          <w:rPr>
            <w:rFonts w:hint="eastAsia" w:ascii="Times New Roman" w:hAnsi="Times New Roman" w:cs="Times New Roman"/>
            <w:lang w:val="en-US" w:eastAsia="zh-CN"/>
          </w:rPr>
          <w:t xml:space="preserve">he </w:t>
        </w:r>
      </w:ins>
      <w:ins w:id="2733" w:author="lv-xyr" w:date="2019-02-23T23:04:15Z">
        <w:r>
          <w:rPr>
            <w:rFonts w:hint="eastAsia" w:ascii="Times New Roman" w:hAnsi="Times New Roman" w:cs="Times New Roman"/>
            <w:highlight w:val="yellow"/>
            <w:lang w:val="en-US" w:eastAsia="zh-CN"/>
            <w:rPrChange w:id="2734" w:author="lv-xyr" w:date="2019-02-23T23:04:25Z">
              <w:rPr>
                <w:rFonts w:hint="eastAsia" w:ascii="Times New Roman" w:hAnsi="Times New Roman" w:cs="Times New Roman"/>
                <w:lang w:val="en-US" w:eastAsia="zh-CN"/>
              </w:rPr>
            </w:rPrChange>
          </w:rPr>
          <w:t>tem</w:t>
        </w:r>
      </w:ins>
      <w:ins w:id="2735" w:author="lv-xyr" w:date="2019-02-23T23:04:17Z">
        <w:r>
          <w:rPr>
            <w:rFonts w:hint="eastAsia" w:ascii="Times New Roman" w:hAnsi="Times New Roman" w:cs="Times New Roman"/>
            <w:highlight w:val="yellow"/>
            <w:lang w:val="en-US" w:eastAsia="zh-CN"/>
            <w:rPrChange w:id="2736" w:author="lv-xyr" w:date="2019-02-23T23:04:25Z">
              <w:rPr>
                <w:rFonts w:hint="eastAsia" w:ascii="Times New Roman" w:hAnsi="Times New Roman" w:cs="Times New Roman"/>
                <w:lang w:val="en-US" w:eastAsia="zh-CN"/>
              </w:rPr>
            </w:rPrChange>
          </w:rPr>
          <w:t>p</w:t>
        </w:r>
      </w:ins>
      <w:ins w:id="2737" w:author="lv-xyr" w:date="2019-02-23T23:04:18Z">
        <w:r>
          <w:rPr>
            <w:rFonts w:hint="eastAsia" w:ascii="Times New Roman" w:hAnsi="Times New Roman" w:cs="Times New Roman"/>
            <w:highlight w:val="yellow"/>
            <w:lang w:val="en-US" w:eastAsia="zh-CN"/>
            <w:rPrChange w:id="2738" w:author="lv-xyr" w:date="2019-02-23T23:04:25Z">
              <w:rPr>
                <w:rFonts w:hint="eastAsia" w:ascii="Times New Roman" w:hAnsi="Times New Roman" w:cs="Times New Roman"/>
                <w:lang w:val="en-US" w:eastAsia="zh-CN"/>
              </w:rPr>
            </w:rPrChange>
          </w:rPr>
          <w:t>eratu</w:t>
        </w:r>
      </w:ins>
      <w:ins w:id="2739" w:author="lv-xyr" w:date="2019-02-23T23:04:19Z">
        <w:r>
          <w:rPr>
            <w:rFonts w:hint="eastAsia" w:ascii="Times New Roman" w:hAnsi="Times New Roman" w:cs="Times New Roman"/>
            <w:highlight w:val="yellow"/>
            <w:lang w:val="en-US" w:eastAsia="zh-CN"/>
            <w:rPrChange w:id="2740" w:author="lv-xyr" w:date="2019-02-23T23:04:25Z">
              <w:rPr>
                <w:rFonts w:hint="eastAsia" w:ascii="Times New Roman" w:hAnsi="Times New Roman" w:cs="Times New Roman"/>
                <w:lang w:val="en-US" w:eastAsia="zh-CN"/>
              </w:rPr>
            </w:rPrChange>
          </w:rPr>
          <w:t>re</w:t>
        </w:r>
      </w:ins>
      <w:ins w:id="2741" w:author="lv-xyr" w:date="2019-02-23T23:04:20Z">
        <w:r>
          <w:rPr>
            <w:rFonts w:hint="eastAsia" w:ascii="Times New Roman" w:hAnsi="Times New Roman" w:cs="Times New Roman"/>
            <w:highlight w:val="yellow"/>
            <w:lang w:val="en-US" w:eastAsia="zh-CN"/>
            <w:rPrChange w:id="2742" w:author="lv-xyr" w:date="2019-02-23T23:04:25Z">
              <w:rPr>
                <w:rFonts w:hint="eastAsia" w:ascii="Times New Roman" w:hAnsi="Times New Roman" w:cs="Times New Roman"/>
                <w:lang w:val="en-US" w:eastAsia="zh-CN"/>
              </w:rPr>
            </w:rPrChange>
          </w:rPr>
          <w:t xml:space="preserve"> wa</w:t>
        </w:r>
      </w:ins>
      <w:ins w:id="2743" w:author="lv-xyr" w:date="2019-02-23T23:04:21Z">
        <w:r>
          <w:rPr>
            <w:rFonts w:hint="eastAsia" w:ascii="Times New Roman" w:hAnsi="Times New Roman" w:cs="Times New Roman"/>
            <w:highlight w:val="yellow"/>
            <w:lang w:val="en-US" w:eastAsia="zh-CN"/>
            <w:rPrChange w:id="2744" w:author="lv-xyr" w:date="2019-02-23T23:04:25Z">
              <w:rPr>
                <w:rFonts w:hint="eastAsia" w:ascii="Times New Roman" w:hAnsi="Times New Roman" w:cs="Times New Roman"/>
                <w:lang w:val="en-US" w:eastAsia="zh-CN"/>
              </w:rPr>
            </w:rPrChange>
          </w:rPr>
          <w:t>s</w:t>
        </w:r>
      </w:ins>
      <w:r>
        <w:rPr>
          <w:rFonts w:ascii="Times New Roman" w:hAnsi="Times New Roman" w:cs="Times New Roman"/>
          <w:rPrChange w:id="2745" w:author="lv-xyr" w:date="2019-02-23T23:03:51Z">
            <w:rPr/>
          </w:rPrChange>
        </w:rPr>
        <w:t xml:space="preserve"> at about 707K. At 603K, the</w:t>
      </w:r>
      <w:ins w:id="2746" w:author="lv-xyr" w:date="2019-02-23T23:07:51Z">
        <w:r>
          <w:rPr>
            <w:rFonts w:hint="eastAsia" w:ascii="Times New Roman" w:hAnsi="Times New Roman" w:cs="Times New Roman"/>
            <w:lang w:val="en-US" w:eastAsia="zh-CN"/>
          </w:rPr>
          <w:t>r</w:t>
        </w:r>
      </w:ins>
      <w:ins w:id="2747" w:author="lv-xyr" w:date="2019-02-23T23:07:52Z">
        <w:r>
          <w:rPr>
            <w:rFonts w:hint="eastAsia" w:ascii="Times New Roman" w:hAnsi="Times New Roman" w:cs="Times New Roman"/>
            <w:lang w:val="en-US" w:eastAsia="zh-CN"/>
          </w:rPr>
          <w:t xml:space="preserve">e </w:t>
        </w:r>
      </w:ins>
      <w:ins w:id="2748" w:author="lv-xyr" w:date="2019-02-23T23:07:53Z">
        <w:r>
          <w:rPr>
            <w:rFonts w:hint="eastAsia" w:ascii="Times New Roman" w:hAnsi="Times New Roman" w:cs="Times New Roman"/>
            <w:lang w:val="en-US" w:eastAsia="zh-CN"/>
          </w:rPr>
          <w:t>were</w:t>
        </w:r>
      </w:ins>
      <w:ins w:id="2749" w:author="lv-xyr" w:date="2019-02-23T23:08:19Z">
        <w:r>
          <w:rPr>
            <w:rFonts w:ascii="Times New Roman" w:hAnsi="Times New Roman" w:cs="Times New Roman"/>
          </w:rPr>
          <w:t xml:space="preserve"> two branche</w:t>
        </w:r>
      </w:ins>
      <w:ins w:id="2750" w:author="lv-xyr" w:date="2019-02-23T23:08:19Z">
        <w:r>
          <w:rPr>
            <w:rFonts w:hint="eastAsia" w:ascii="Times New Roman" w:hAnsi="Times New Roman" w:cs="Times New Roman"/>
            <w:lang w:eastAsia="zh-CN"/>
          </w:rPr>
          <w:t>d</w:t>
        </w:r>
      </w:ins>
      <w:ins w:id="2751" w:author="lv-xyr" w:date="2019-02-23T23:08:19Z">
        <w:r>
          <w:rPr>
            <w:rFonts w:hint="eastAsia" w:ascii="Times New Roman" w:hAnsi="Times New Roman" w:cs="Times New Roman"/>
            <w:lang w:val="en-US" w:eastAsia="zh-CN"/>
          </w:rPr>
          <w:t xml:space="preserve"> chains</w:t>
        </w:r>
      </w:ins>
      <w:r>
        <w:rPr>
          <w:rFonts w:ascii="Times New Roman" w:hAnsi="Times New Roman" w:cs="Times New Roman"/>
          <w:rPrChange w:id="2752" w:author="lv-xyr" w:date="2019-02-23T23:03:51Z">
            <w:rPr/>
          </w:rPrChange>
        </w:rPr>
        <w:t xml:space="preserve"> </w:t>
      </w:r>
      <w:ins w:id="2753" w:author="lv-xyr" w:date="2019-02-23T23:08:26Z">
        <w:r>
          <w:rPr>
            <w:rFonts w:hint="eastAsia" w:ascii="Times New Roman" w:hAnsi="Times New Roman" w:cs="Times New Roman"/>
            <w:lang w:val="en-US" w:eastAsia="zh-CN"/>
          </w:rPr>
          <w:t>i</w:t>
        </w:r>
      </w:ins>
      <w:ins w:id="2754" w:author="lv-xyr" w:date="2019-02-23T23:08:27Z">
        <w:r>
          <w:rPr>
            <w:rFonts w:hint="eastAsia" w:ascii="Times New Roman" w:hAnsi="Times New Roman" w:cs="Times New Roman"/>
            <w:lang w:val="en-US" w:eastAsia="zh-CN"/>
          </w:rPr>
          <w:t xml:space="preserve">n </w:t>
        </w:r>
      </w:ins>
      <w:ins w:id="2755" w:author="lv-xyr" w:date="2019-02-23T23:08:32Z">
        <w:r>
          <w:rPr>
            <w:rFonts w:hint="eastAsia" w:ascii="Times New Roman" w:hAnsi="Times New Roman" w:cs="Times New Roman"/>
            <w:lang w:val="en-US" w:eastAsia="zh-CN"/>
          </w:rPr>
          <w:t xml:space="preserve">the </w:t>
        </w:r>
      </w:ins>
      <w:r>
        <w:rPr>
          <w:rFonts w:ascii="Times New Roman" w:hAnsi="Times New Roman" w:cs="Times New Roman"/>
          <w:rPrChange w:id="2756" w:author="lv-xyr" w:date="2019-02-23T23:03:51Z">
            <w:rPr/>
          </w:rPrChange>
        </w:rPr>
        <w:t>macromolecular fragment detached from the main chain</w:t>
      </w:r>
      <w:del w:id="2757" w:author="lv-xyr" w:date="2019-02-23T23:08:40Z">
        <w:r>
          <w:rPr>
            <w:rFonts w:ascii="Times New Roman" w:hAnsi="Times New Roman" w:cs="Times New Roman"/>
            <w:rPrChange w:id="2758" w:author="lv-xyr" w:date="2019-02-23T23:03:51Z">
              <w:rPr/>
            </w:rPrChange>
          </w:rPr>
          <w:delText xml:space="preserve"> has</w:delText>
        </w:r>
      </w:del>
      <w:del w:id="2759" w:author="lv-xyr" w:date="2019-02-23T23:08:19Z">
        <w:r>
          <w:rPr>
            <w:rFonts w:ascii="Times New Roman" w:hAnsi="Times New Roman" w:cs="Times New Roman"/>
            <w:rPrChange w:id="2760" w:author="lv-xyr" w:date="2019-02-23T23:03:51Z">
              <w:rPr/>
            </w:rPrChange>
          </w:rPr>
          <w:delText xml:space="preserve"> two branche</w:delText>
        </w:r>
      </w:del>
      <w:del w:id="2761" w:author="lv-xyr" w:date="2019-02-23T23:08:19Z">
        <w:r>
          <w:rPr>
            <w:rFonts w:ascii="Times New Roman" w:hAnsi="Times New Roman" w:cs="Times New Roman"/>
            <w:rPrChange w:id="2762" w:author="lv-xyr" w:date="2019-02-23T23:03:51Z">
              <w:rPr/>
            </w:rPrChange>
          </w:rPr>
          <w:delText>s</w:delText>
        </w:r>
      </w:del>
      <w:r>
        <w:rPr>
          <w:rFonts w:ascii="Times New Roman" w:hAnsi="Times New Roman" w:cs="Times New Roman"/>
          <w:rPrChange w:id="2763" w:author="lv-xyr" w:date="2019-02-23T23:03:51Z">
            <w:rPr/>
          </w:rPrChange>
        </w:rPr>
        <w:t>, and</w:t>
      </w:r>
      <w:ins w:id="2764" w:author="lv-xyr" w:date="2019-02-23T23:09:10Z">
        <w:r>
          <w:rPr>
            <w:rFonts w:ascii="Times New Roman" w:hAnsi="Times New Roman" w:cs="Times New Roman"/>
          </w:rPr>
          <w:t xml:space="preserve"> </w:t>
        </w:r>
      </w:ins>
      <w:ins w:id="2765" w:author="lv-xyr" w:date="2019-02-23T23:09:10Z">
        <w:r>
          <w:rPr>
            <w:rFonts w:hint="eastAsia" w:ascii="Times New Roman" w:hAnsi="Times New Roman" w:cs="Times New Roman"/>
            <w:lang w:eastAsia="zh-CN"/>
          </w:rPr>
          <w:t>t</w:t>
        </w:r>
      </w:ins>
      <w:ins w:id="2766" w:author="lv-xyr" w:date="2019-02-23T23:09:10Z">
        <w:r>
          <w:rPr>
            <w:rFonts w:ascii="Times New Roman" w:hAnsi="Times New Roman" w:cs="Times New Roman"/>
          </w:rPr>
          <w:t>he fatty carbon bond C84-C82</w:t>
        </w:r>
      </w:ins>
      <w:r>
        <w:rPr>
          <w:rFonts w:ascii="Times New Roman" w:hAnsi="Times New Roman" w:cs="Times New Roman"/>
          <w:rPrChange w:id="2767" w:author="lv-xyr" w:date="2019-02-23T23:03:51Z">
            <w:rPr/>
          </w:rPrChange>
        </w:rPr>
        <w:t xml:space="preserve"> </w:t>
      </w:r>
      <w:ins w:id="2768" w:author="lv-xyr" w:date="2019-02-23T23:09:24Z">
        <w:r>
          <w:rPr>
            <w:rFonts w:ascii="Times New Roman" w:hAnsi="Times New Roman" w:cs="Times New Roman"/>
          </w:rPr>
          <w:t>connect</w:t>
        </w:r>
      </w:ins>
      <w:ins w:id="2769" w:author="lv-xyr" w:date="2019-02-23T23:09:24Z">
        <w:r>
          <w:rPr>
            <w:rFonts w:hint="eastAsia" w:ascii="Times New Roman" w:hAnsi="Times New Roman" w:cs="Times New Roman"/>
            <w:lang w:eastAsia="zh-CN"/>
          </w:rPr>
          <w:t>i</w:t>
        </w:r>
      </w:ins>
      <w:ins w:id="2770" w:author="lv-xyr" w:date="2019-02-23T23:09:24Z">
        <w:r>
          <w:rPr>
            <w:rFonts w:hint="eastAsia" w:ascii="Times New Roman" w:hAnsi="Times New Roman" w:cs="Times New Roman"/>
            <w:lang w:val="en-US" w:eastAsia="zh-CN"/>
          </w:rPr>
          <w:t>ng</w:t>
        </w:r>
      </w:ins>
      <w:ins w:id="2771" w:author="lv-xyr" w:date="2019-02-23T23:09:24Z">
        <w:r>
          <w:rPr>
            <w:rFonts w:ascii="Times New Roman" w:hAnsi="Times New Roman" w:cs="Times New Roman"/>
          </w:rPr>
          <w:t xml:space="preserve"> </w:t>
        </w:r>
      </w:ins>
      <w:ins w:id="2772" w:author="lv-xyr" w:date="2019-02-23T23:09:32Z">
        <w:r>
          <w:rPr>
            <w:rFonts w:hint="eastAsia" w:ascii="Times New Roman" w:hAnsi="Times New Roman" w:cs="Times New Roman"/>
            <w:lang w:val="en-US" w:eastAsia="zh-CN"/>
          </w:rPr>
          <w:t>t</w:t>
        </w:r>
      </w:ins>
      <w:ins w:id="2773" w:author="lv-xyr" w:date="2019-02-23T23:09:33Z">
        <w:r>
          <w:rPr>
            <w:rFonts w:hint="eastAsia" w:ascii="Times New Roman" w:hAnsi="Times New Roman" w:cs="Times New Roman"/>
            <w:lang w:val="en-US" w:eastAsia="zh-CN"/>
          </w:rPr>
          <w:t xml:space="preserve">he </w:t>
        </w:r>
      </w:ins>
      <w:r>
        <w:rPr>
          <w:rFonts w:ascii="Times New Roman" w:hAnsi="Times New Roman" w:cs="Times New Roman"/>
          <w:rPrChange w:id="2774" w:author="lv-xyr" w:date="2019-02-23T23:03:51Z">
            <w:rPr/>
          </w:rPrChange>
        </w:rPr>
        <w:t>two branche</w:t>
      </w:r>
      <w:del w:id="2775" w:author="lv-xyr" w:date="2019-02-23T23:10:05Z">
        <w:r>
          <w:rPr>
            <w:rFonts w:ascii="Times New Roman" w:hAnsi="Times New Roman" w:cs="Times New Roman"/>
            <w:rPrChange w:id="2776" w:author="lv-xyr" w:date="2019-02-23T23:03:51Z">
              <w:rPr/>
            </w:rPrChange>
          </w:rPr>
          <w:delText>s are</w:delText>
        </w:r>
      </w:del>
      <w:ins w:id="2777" w:author="lv-xyr" w:date="2019-02-23T23:10:05Z">
        <w:r>
          <w:rPr>
            <w:rFonts w:hint="eastAsia" w:ascii="Times New Roman" w:hAnsi="Times New Roman" w:cs="Times New Roman"/>
            <w:lang w:eastAsia="zh-CN"/>
          </w:rPr>
          <w:t>d</w:t>
        </w:r>
      </w:ins>
      <w:ins w:id="2778" w:author="lv-xyr" w:date="2019-02-23T23:10:06Z">
        <w:r>
          <w:rPr>
            <w:rFonts w:hint="eastAsia" w:ascii="Times New Roman" w:hAnsi="Times New Roman" w:cs="Times New Roman"/>
            <w:lang w:val="en-US" w:eastAsia="zh-CN"/>
          </w:rPr>
          <w:t xml:space="preserve"> chain</w:t>
        </w:r>
      </w:ins>
      <w:ins w:id="2779" w:author="lv-xyr" w:date="2019-02-23T23:10:07Z">
        <w:r>
          <w:rPr>
            <w:rFonts w:hint="eastAsia" w:ascii="Times New Roman" w:hAnsi="Times New Roman" w:cs="Times New Roman"/>
            <w:lang w:val="en-US" w:eastAsia="zh-CN"/>
          </w:rPr>
          <w:t>s</w:t>
        </w:r>
      </w:ins>
      <w:r>
        <w:rPr>
          <w:rFonts w:ascii="Times New Roman" w:hAnsi="Times New Roman" w:cs="Times New Roman"/>
          <w:rPrChange w:id="2780" w:author="lv-xyr" w:date="2019-02-23T23:03:51Z">
            <w:rPr/>
          </w:rPrChange>
        </w:rPr>
        <w:t xml:space="preserve"> </w:t>
      </w:r>
      <w:del w:id="2781" w:author="lv-xyr" w:date="2019-02-23T23:10:17Z">
        <w:r>
          <w:rPr>
            <w:rFonts w:ascii="Times New Roman" w:hAnsi="Times New Roman" w:cs="Times New Roman"/>
            <w:rPrChange w:id="2782" w:author="lv-xyr" w:date="2019-02-23T23:03:51Z">
              <w:rPr/>
            </w:rPrChange>
          </w:rPr>
          <w:delText>connect</w:delText>
        </w:r>
      </w:del>
      <w:del w:id="2783" w:author="lv-xyr" w:date="2019-02-23T23:10:17Z">
        <w:r>
          <w:rPr>
            <w:rFonts w:ascii="Times New Roman" w:hAnsi="Times New Roman" w:cs="Times New Roman"/>
            <w:rPrChange w:id="2784" w:author="lv-xyr" w:date="2019-02-23T23:03:51Z">
              <w:rPr/>
            </w:rPrChange>
          </w:rPr>
          <w:delText>ed</w:delText>
        </w:r>
      </w:del>
      <w:del w:id="2785" w:author="lv-xyr" w:date="2019-02-23T23:10:17Z">
        <w:r>
          <w:rPr>
            <w:rFonts w:ascii="Times New Roman" w:hAnsi="Times New Roman" w:cs="Times New Roman"/>
            <w:rPrChange w:id="2786" w:author="lv-xyr" w:date="2019-02-23T23:03:51Z">
              <w:rPr/>
            </w:rPrChange>
          </w:rPr>
          <w:delText xml:space="preserve"> </w:delText>
        </w:r>
      </w:del>
      <w:del w:id="2787" w:author="lv-xyr" w:date="2019-02-23T23:10:17Z">
        <w:r>
          <w:rPr>
            <w:rFonts w:ascii="Times New Roman" w:hAnsi="Times New Roman" w:cs="Times New Roman"/>
            <w:rPrChange w:id="2788" w:author="lv-xyr" w:date="2019-02-23T23:03:51Z">
              <w:rPr/>
            </w:rPrChange>
          </w:rPr>
          <w:delText>at this temperature.</w:delText>
        </w:r>
      </w:del>
      <w:del w:id="2789" w:author="lv-xyr" w:date="2019-02-23T23:10:17Z">
        <w:r>
          <w:rPr>
            <w:rFonts w:ascii="Times New Roman" w:hAnsi="Times New Roman" w:cs="Times New Roman"/>
            <w:rPrChange w:id="2790" w:author="lv-xyr" w:date="2019-02-23T23:03:51Z">
              <w:rPr/>
            </w:rPrChange>
          </w:rPr>
          <w:delText xml:space="preserve"> </w:delText>
        </w:r>
      </w:del>
      <w:del w:id="2791" w:author="lv-xyr" w:date="2019-02-23T23:10:17Z">
        <w:r>
          <w:rPr>
            <w:rFonts w:ascii="Times New Roman" w:hAnsi="Times New Roman" w:cs="Times New Roman"/>
            <w:rPrChange w:id="2792" w:author="lv-xyr" w:date="2019-02-23T23:03:51Z">
              <w:rPr/>
            </w:rPrChange>
          </w:rPr>
          <w:delText>T</w:delText>
        </w:r>
      </w:del>
      <w:del w:id="2793" w:author="lv-xyr" w:date="2019-02-23T23:10:17Z">
        <w:r>
          <w:rPr>
            <w:rFonts w:ascii="Times New Roman" w:hAnsi="Times New Roman" w:cs="Times New Roman"/>
            <w:rPrChange w:id="2794" w:author="lv-xyr" w:date="2019-02-23T23:03:51Z">
              <w:rPr/>
            </w:rPrChange>
          </w:rPr>
          <w:delText>he fatty carbon bond C84-C82</w:delText>
        </w:r>
      </w:del>
      <w:del w:id="2795" w:author="lv-xyr" w:date="2019-02-23T23:10:17Z">
        <w:r>
          <w:rPr>
            <w:rFonts w:ascii="Times New Roman" w:hAnsi="Times New Roman" w:cs="Times New Roman"/>
            <w:rPrChange w:id="2796" w:author="lv-xyr" w:date="2019-02-23T23:03:51Z">
              <w:rPr/>
            </w:rPrChange>
          </w:rPr>
          <w:delText xml:space="preserve"> </w:delText>
        </w:r>
      </w:del>
      <w:del w:id="2797" w:author="lv-xyr" w:date="2019-02-23T23:10:17Z">
        <w:r>
          <w:rPr>
            <w:rFonts w:ascii="Times New Roman" w:hAnsi="Times New Roman" w:cs="Times New Roman"/>
            <w:rPrChange w:id="2798" w:author="lv-xyr" w:date="2019-02-23T23:03:51Z">
              <w:rPr/>
            </w:rPrChange>
          </w:rPr>
          <w:delText>breaks</w:delText>
        </w:r>
      </w:del>
      <w:ins w:id="2799" w:author="lv-xyr" w:date="2019-02-23T23:10:17Z">
        <w:r>
          <w:rPr>
            <w:rFonts w:hint="eastAsia" w:ascii="Times New Roman" w:hAnsi="Times New Roman" w:cs="Times New Roman"/>
            <w:lang w:eastAsia="zh-CN"/>
          </w:rPr>
          <w:t>r</w:t>
        </w:r>
      </w:ins>
      <w:ins w:id="2800" w:author="lv-xyr" w:date="2019-02-23T23:10:17Z">
        <w:r>
          <w:rPr>
            <w:rFonts w:hint="eastAsia" w:ascii="Times New Roman" w:hAnsi="Times New Roman" w:cs="Times New Roman"/>
            <w:lang w:val="en-US" w:eastAsia="zh-CN"/>
          </w:rPr>
          <w:t>u</w:t>
        </w:r>
      </w:ins>
      <w:ins w:id="2801" w:author="lv-xyr" w:date="2019-02-23T23:10:20Z">
        <w:r>
          <w:rPr>
            <w:rFonts w:hint="eastAsia" w:ascii="Times New Roman" w:hAnsi="Times New Roman" w:cs="Times New Roman"/>
            <w:lang w:val="en-US" w:eastAsia="zh-CN"/>
          </w:rPr>
          <w:t>ptur</w:t>
        </w:r>
      </w:ins>
      <w:ins w:id="2802" w:author="lv-xyr" w:date="2019-02-23T23:10:21Z">
        <w:r>
          <w:rPr>
            <w:rFonts w:hint="eastAsia" w:ascii="Times New Roman" w:hAnsi="Times New Roman" w:cs="Times New Roman"/>
            <w:lang w:val="en-US" w:eastAsia="zh-CN"/>
          </w:rPr>
          <w:t>ed</w:t>
        </w:r>
      </w:ins>
      <w:r>
        <w:rPr>
          <w:rFonts w:ascii="Times New Roman" w:hAnsi="Times New Roman" w:cs="Times New Roman"/>
          <w:rPrChange w:id="2803" w:author="lv-xyr" w:date="2019-02-23T23:03:51Z">
            <w:rPr/>
          </w:rPrChange>
        </w:rPr>
        <w:t>, causing the</w:t>
      </w:r>
      <w:ins w:id="2804" w:author="lv-xyr" w:date="2019-02-23T23:10:40Z">
        <w:r>
          <w:rPr>
            <w:rFonts w:ascii="Times New Roman" w:hAnsi="Times New Roman" w:cs="Times New Roman"/>
          </w:rPr>
          <w:t xml:space="preserve"> decreas</w:t>
        </w:r>
      </w:ins>
      <w:ins w:id="2805" w:author="lv-xyr" w:date="2019-02-23T23:11:30Z">
        <w:r>
          <w:rPr>
            <w:rFonts w:hint="eastAsia" w:ascii="Times New Roman" w:hAnsi="Times New Roman" w:cs="Times New Roman"/>
            <w:lang w:val="en-US" w:eastAsia="zh-CN"/>
          </w:rPr>
          <w:t>e</w:t>
        </w:r>
      </w:ins>
      <w:ins w:id="2806" w:author="lv-xyr" w:date="2019-02-23T23:11:39Z">
        <w:r>
          <w:rPr>
            <w:rFonts w:hint="eastAsia" w:ascii="Times New Roman" w:hAnsi="Times New Roman" w:cs="Times New Roman"/>
            <w:lang w:val="en-US" w:eastAsia="zh-CN"/>
          </w:rPr>
          <w:t xml:space="preserve"> </w:t>
        </w:r>
      </w:ins>
      <w:ins w:id="2807" w:author="lv-xyr" w:date="2019-02-23T23:11:40Z">
        <w:r>
          <w:rPr>
            <w:rFonts w:hint="eastAsia" w:ascii="Times New Roman" w:hAnsi="Times New Roman" w:cs="Times New Roman"/>
            <w:lang w:val="en-US" w:eastAsia="zh-CN"/>
          </w:rPr>
          <w:t>of</w:t>
        </w:r>
      </w:ins>
      <w:r>
        <w:rPr>
          <w:rFonts w:ascii="Times New Roman" w:hAnsi="Times New Roman" w:cs="Times New Roman"/>
          <w:rPrChange w:id="2808" w:author="lv-xyr" w:date="2019-02-23T23:03:51Z">
            <w:rPr/>
          </w:rPrChange>
        </w:rPr>
        <w:t xml:space="preserve"> cross-linking </w:t>
      </w:r>
      <w:del w:id="2809" w:author="lv-xyr" w:date="2019-02-23T23:10:46Z">
        <w:r>
          <w:rPr>
            <w:rFonts w:ascii="Times New Roman" w:hAnsi="Times New Roman" w:cs="Times New Roman"/>
            <w:rPrChange w:id="2810" w:author="lv-xyr" w:date="2019-02-23T23:03:51Z">
              <w:rPr/>
            </w:rPrChange>
          </w:rPr>
          <w:delText>of the two branches to</w:delText>
        </w:r>
      </w:del>
      <w:ins w:id="2811" w:author="lv-xyr" w:date="2019-02-23T23:10:46Z">
        <w:r>
          <w:rPr>
            <w:rFonts w:hint="eastAsia" w:ascii="Times New Roman" w:hAnsi="Times New Roman" w:cs="Times New Roman"/>
            <w:lang w:eastAsia="zh-CN"/>
          </w:rPr>
          <w:t>p</w:t>
        </w:r>
      </w:ins>
      <w:ins w:id="2812" w:author="lv-xyr" w:date="2019-02-23T23:10:46Z">
        <w:r>
          <w:rPr>
            <w:rFonts w:hint="eastAsia" w:ascii="Times New Roman" w:hAnsi="Times New Roman" w:cs="Times New Roman"/>
            <w:lang w:val="en-US" w:eastAsia="zh-CN"/>
          </w:rPr>
          <w:t>rop</w:t>
        </w:r>
      </w:ins>
      <w:ins w:id="2813" w:author="lv-xyr" w:date="2019-02-23T23:10:47Z">
        <w:r>
          <w:rPr>
            <w:rFonts w:hint="eastAsia" w:ascii="Times New Roman" w:hAnsi="Times New Roman" w:cs="Times New Roman"/>
            <w:lang w:val="en-US" w:eastAsia="zh-CN"/>
          </w:rPr>
          <w:t>e</w:t>
        </w:r>
      </w:ins>
      <w:ins w:id="2814" w:author="lv-xyr" w:date="2019-02-23T23:10:49Z">
        <w:r>
          <w:rPr>
            <w:rFonts w:hint="eastAsia" w:ascii="Times New Roman" w:hAnsi="Times New Roman" w:cs="Times New Roman"/>
            <w:lang w:val="en-US" w:eastAsia="zh-CN"/>
          </w:rPr>
          <w:t>rt</w:t>
        </w:r>
      </w:ins>
      <w:ins w:id="2815" w:author="lv-xyr" w:date="2019-02-23T23:10:50Z">
        <w:r>
          <w:rPr>
            <w:rFonts w:hint="eastAsia" w:ascii="Times New Roman" w:hAnsi="Times New Roman" w:cs="Times New Roman"/>
            <w:lang w:val="en-US" w:eastAsia="zh-CN"/>
          </w:rPr>
          <w:t>y</w:t>
        </w:r>
      </w:ins>
      <w:del w:id="2816" w:author="lv-xyr" w:date="2019-02-23T23:10:40Z">
        <w:r>
          <w:rPr>
            <w:rFonts w:ascii="Times New Roman" w:hAnsi="Times New Roman" w:cs="Times New Roman"/>
            <w:rPrChange w:id="2817" w:author="lv-xyr" w:date="2019-02-23T23:03:51Z">
              <w:rPr/>
            </w:rPrChange>
          </w:rPr>
          <w:delText xml:space="preserve"> decreas</w:delText>
        </w:r>
      </w:del>
      <w:del w:id="2818" w:author="lv-xyr" w:date="2019-02-23T23:10:40Z">
        <w:r>
          <w:rPr>
            <w:rFonts w:ascii="Times New Roman" w:hAnsi="Times New Roman" w:cs="Times New Roman"/>
            <w:rPrChange w:id="2819" w:author="lv-xyr" w:date="2019-02-23T23:03:51Z">
              <w:rPr/>
            </w:rPrChange>
          </w:rPr>
          <w:delText>e</w:delText>
        </w:r>
      </w:del>
      <w:r>
        <w:rPr>
          <w:rFonts w:ascii="Times New Roman" w:hAnsi="Times New Roman" w:cs="Times New Roman"/>
          <w:rPrChange w:id="2820" w:author="lv-xyr" w:date="2019-02-23T23:03:51Z">
            <w:rPr/>
          </w:rPrChange>
        </w:rPr>
        <w:t xml:space="preserve">. In </w:t>
      </w:r>
      <w:del w:id="2821" w:author="lv-xyr" w:date="2019-02-23T23:11:52Z">
        <w:r>
          <w:rPr>
            <w:rFonts w:ascii="Times New Roman" w:hAnsi="Times New Roman" w:cs="Times New Roman"/>
            <w:rPrChange w:id="2822" w:author="lv-xyr" w:date="2019-02-23T23:03:51Z">
              <w:rPr/>
            </w:rPrChange>
          </w:rPr>
          <w:delText>this</w:delText>
        </w:r>
      </w:del>
      <w:ins w:id="2823" w:author="lv-xyr" w:date="2019-02-23T23:11:52Z">
        <w:r>
          <w:rPr>
            <w:rFonts w:hint="eastAsia" w:ascii="Times New Roman" w:hAnsi="Times New Roman" w:cs="Times New Roman"/>
            <w:lang w:eastAsia="zh-CN"/>
          </w:rPr>
          <w:t>s</w:t>
        </w:r>
      </w:ins>
      <w:ins w:id="2824" w:author="lv-xyr" w:date="2019-02-23T23:11:52Z">
        <w:r>
          <w:rPr>
            <w:rFonts w:hint="eastAsia" w:ascii="Times New Roman" w:hAnsi="Times New Roman" w:cs="Times New Roman"/>
            <w:lang w:val="en-US" w:eastAsia="zh-CN"/>
          </w:rPr>
          <w:t>u</w:t>
        </w:r>
      </w:ins>
      <w:ins w:id="2825" w:author="lv-xyr" w:date="2019-02-23T23:11:53Z">
        <w:r>
          <w:rPr>
            <w:rFonts w:hint="eastAsia" w:ascii="Times New Roman" w:hAnsi="Times New Roman" w:cs="Times New Roman"/>
            <w:lang w:val="en-US" w:eastAsia="zh-CN"/>
          </w:rPr>
          <w:t>ch</w:t>
        </w:r>
      </w:ins>
      <w:r>
        <w:rPr>
          <w:rFonts w:ascii="Times New Roman" w:hAnsi="Times New Roman" w:cs="Times New Roman"/>
          <w:rPrChange w:id="2826" w:author="lv-xyr" w:date="2019-02-23T23:03:51Z">
            <w:rPr/>
          </w:rPrChange>
        </w:rPr>
        <w:t xml:space="preserve"> chemical environment, the relatively active </w:t>
      </w:r>
      <w:ins w:id="2827" w:author="lv-xyr" w:date="2019-02-23T23:12:36Z">
        <w:r>
          <w:rPr>
            <w:rFonts w:ascii="Times New Roman" w:hAnsi="Times New Roman" w:cs="Times New Roman"/>
          </w:rPr>
          <w:t>C</w:t>
        </w:r>
      </w:ins>
      <w:ins w:id="2828" w:author="lv-xyr" w:date="2019-02-23T23:12:36Z">
        <w:r>
          <w:rPr>
            <w:rFonts w:ascii="Times New Roman" w:hAnsi="Times New Roman" w:cs="Times New Roman"/>
            <w:vertAlign w:val="subscript"/>
          </w:rPr>
          <w:t>83</w:t>
        </w:r>
      </w:ins>
      <w:ins w:id="2829" w:author="lv-xyr" w:date="2019-02-23T23:12:36Z">
        <w:r>
          <w:rPr>
            <w:rFonts w:ascii="Times New Roman" w:hAnsi="Times New Roman" w:cs="Times New Roman"/>
          </w:rPr>
          <w:t>-C</w:t>
        </w:r>
      </w:ins>
      <w:ins w:id="2830" w:author="lv-xyr" w:date="2019-02-23T23:12:36Z">
        <w:r>
          <w:rPr>
            <w:rFonts w:ascii="Times New Roman" w:hAnsi="Times New Roman" w:cs="Times New Roman"/>
            <w:vertAlign w:val="subscript"/>
          </w:rPr>
          <w:t>78</w:t>
        </w:r>
      </w:ins>
      <w:del w:id="2831" w:author="lv-xyr" w:date="2019-02-23T23:12:36Z">
        <w:r>
          <w:rPr>
            <w:rFonts w:ascii="Times New Roman" w:hAnsi="Times New Roman" w:cs="Times New Roman"/>
            <w:rPrChange w:id="2832" w:author="lv-xyr" w:date="2019-02-23T23:03:51Z">
              <w:rPr/>
            </w:rPrChange>
          </w:rPr>
          <w:delText>C83-C78 breaks</w:delText>
        </w:r>
      </w:del>
      <w:ins w:id="2833" w:author="lv-xyr" w:date="2019-02-23T23:13:00Z">
        <w:r>
          <w:rPr>
            <w:rFonts w:hint="eastAsia" w:ascii="Times New Roman" w:hAnsi="Times New Roman" w:cs="Times New Roman"/>
            <w:lang w:val="en-US" w:eastAsia="zh-CN"/>
          </w:rPr>
          <w:t xml:space="preserve"> </w:t>
        </w:r>
      </w:ins>
      <w:ins w:id="2834" w:author="lv-xyr" w:date="2019-02-23T23:13:04Z">
        <w:r>
          <w:rPr>
            <w:rFonts w:hint="eastAsia" w:ascii="Times New Roman" w:hAnsi="Times New Roman" w:cs="Times New Roman"/>
            <w:lang w:val="en-US" w:eastAsia="zh-CN"/>
          </w:rPr>
          <w:t>ru</w:t>
        </w:r>
      </w:ins>
      <w:ins w:id="2835" w:author="lv-xyr" w:date="2019-02-23T23:13:05Z">
        <w:r>
          <w:rPr>
            <w:rFonts w:hint="eastAsia" w:ascii="Times New Roman" w:hAnsi="Times New Roman" w:cs="Times New Roman"/>
            <w:lang w:val="en-US" w:eastAsia="zh-CN"/>
          </w:rPr>
          <w:t>pt</w:t>
        </w:r>
      </w:ins>
      <w:ins w:id="2836" w:author="lv-xyr" w:date="2019-02-23T23:13:06Z">
        <w:r>
          <w:rPr>
            <w:rFonts w:hint="eastAsia" w:ascii="Times New Roman" w:hAnsi="Times New Roman" w:cs="Times New Roman"/>
            <w:lang w:val="en-US" w:eastAsia="zh-CN"/>
          </w:rPr>
          <w:t>ure</w:t>
        </w:r>
      </w:ins>
      <w:ins w:id="2837" w:author="lv-xyr" w:date="2019-02-23T23:13:07Z">
        <w:r>
          <w:rPr>
            <w:rFonts w:hint="eastAsia" w:ascii="Times New Roman" w:hAnsi="Times New Roman" w:cs="Times New Roman"/>
            <w:lang w:val="en-US" w:eastAsia="zh-CN"/>
          </w:rPr>
          <w:t>d</w:t>
        </w:r>
      </w:ins>
      <w:r>
        <w:rPr>
          <w:rFonts w:ascii="Times New Roman" w:hAnsi="Times New Roman" w:cs="Times New Roman"/>
          <w:rPrChange w:id="2838" w:author="lv-xyr" w:date="2019-02-23T23:03:51Z">
            <w:rPr/>
          </w:rPrChange>
        </w:rPr>
        <w:t>, causing the</w:t>
      </w:r>
      <w:ins w:id="2839" w:author="lv-xyr" w:date="2019-02-23T23:13:53Z">
        <w:r>
          <w:rPr>
            <w:rFonts w:ascii="Times New Roman" w:hAnsi="Times New Roman" w:cs="Times New Roman"/>
          </w:rPr>
          <w:t xml:space="preserve"> fall</w:t>
        </w:r>
      </w:ins>
      <w:ins w:id="2840" w:author="lv-xyr" w:date="2019-02-23T23:13:53Z">
        <w:r>
          <w:rPr>
            <w:rFonts w:hint="eastAsia" w:ascii="Times New Roman" w:hAnsi="Times New Roman" w:cs="Times New Roman"/>
            <w:lang w:val="en-US" w:eastAsia="zh-CN"/>
          </w:rPr>
          <w:t>ing</w:t>
        </w:r>
      </w:ins>
      <w:r>
        <w:rPr>
          <w:rFonts w:ascii="Times New Roman" w:hAnsi="Times New Roman" w:cs="Times New Roman"/>
          <w:rPrChange w:id="2841" w:author="lv-xyr" w:date="2019-02-23T23:03:51Z">
            <w:rPr/>
          </w:rPrChange>
        </w:rPr>
        <w:t xml:space="preserve"> </w:t>
      </w:r>
      <w:ins w:id="2842" w:author="lv-xyr" w:date="2019-02-23T23:13:56Z">
        <w:r>
          <w:rPr>
            <w:rFonts w:hint="eastAsia" w:ascii="Times New Roman" w:hAnsi="Times New Roman" w:cs="Times New Roman"/>
            <w:lang w:val="en-US" w:eastAsia="zh-CN"/>
          </w:rPr>
          <w:t>of</w:t>
        </w:r>
      </w:ins>
      <w:ins w:id="2843" w:author="lv-xyr" w:date="2019-02-23T23:13:57Z">
        <w:r>
          <w:rPr>
            <w:rFonts w:hint="eastAsia" w:ascii="Times New Roman" w:hAnsi="Times New Roman" w:cs="Times New Roman"/>
            <w:lang w:val="en-US" w:eastAsia="zh-CN"/>
          </w:rPr>
          <w:t xml:space="preserve"> </w:t>
        </w:r>
      </w:ins>
      <w:ins w:id="2844" w:author="lv-xyr" w:date="2019-02-23T23:14:23Z">
        <w:r>
          <w:rPr>
            <w:rFonts w:hint="eastAsia" w:ascii="Times New Roman" w:hAnsi="Times New Roman" w:cs="Times New Roman"/>
            <w:lang w:val="en-US" w:eastAsia="zh-CN"/>
          </w:rPr>
          <w:t xml:space="preserve">the </w:t>
        </w:r>
      </w:ins>
      <w:r>
        <w:rPr>
          <w:rFonts w:ascii="Times New Roman" w:hAnsi="Times New Roman" w:cs="Times New Roman"/>
          <w:rPrChange w:id="2845" w:author="lv-xyr" w:date="2019-02-23T23:03:51Z">
            <w:rPr/>
          </w:rPrChange>
        </w:rPr>
        <w:t>branch</w:t>
      </w:r>
      <w:ins w:id="2846" w:author="lv-xyr" w:date="2019-02-23T23:14:25Z">
        <w:r>
          <w:rPr>
            <w:rFonts w:hint="eastAsia" w:ascii="Times New Roman" w:hAnsi="Times New Roman" w:cs="Times New Roman"/>
            <w:lang w:val="en-US" w:eastAsia="zh-CN"/>
          </w:rPr>
          <w:t>e</w:t>
        </w:r>
      </w:ins>
      <w:ins w:id="2847" w:author="lv-xyr" w:date="2019-02-23T23:14:26Z">
        <w:r>
          <w:rPr>
            <w:rFonts w:hint="eastAsia" w:ascii="Times New Roman" w:hAnsi="Times New Roman" w:cs="Times New Roman"/>
            <w:lang w:val="en-US" w:eastAsia="zh-CN"/>
          </w:rPr>
          <w:t>d</w:t>
        </w:r>
      </w:ins>
      <w:ins w:id="2848" w:author="lv-xyr" w:date="2019-02-23T23:14:29Z">
        <w:r>
          <w:rPr>
            <w:rFonts w:hint="eastAsia" w:ascii="Times New Roman" w:hAnsi="Times New Roman" w:cs="Times New Roman"/>
            <w:lang w:val="en-US" w:eastAsia="zh-CN"/>
          </w:rPr>
          <w:t xml:space="preserve"> </w:t>
        </w:r>
      </w:ins>
      <w:ins w:id="2849" w:author="lv-xyr" w:date="2019-02-23T23:14:30Z">
        <w:r>
          <w:rPr>
            <w:rFonts w:hint="eastAsia" w:ascii="Times New Roman" w:hAnsi="Times New Roman" w:cs="Times New Roman"/>
            <w:lang w:val="en-US" w:eastAsia="zh-CN"/>
          </w:rPr>
          <w:t>chain</w:t>
        </w:r>
      </w:ins>
      <w:r>
        <w:rPr>
          <w:rFonts w:ascii="Times New Roman" w:hAnsi="Times New Roman" w:cs="Times New Roman"/>
          <w:rPrChange w:id="2850" w:author="lv-xyr" w:date="2019-02-23T23:03:51Z">
            <w:rPr/>
          </w:rPrChange>
        </w:rPr>
        <w:t xml:space="preserve"> containing </w:t>
      </w:r>
      <w:ins w:id="2851" w:author="lv-xyr" w:date="2019-02-23T23:14:59Z">
        <w:r>
          <w:rPr>
            <w:rFonts w:ascii="Times New Roman" w:hAnsi="Times New Roman" w:cs="Times New Roman"/>
          </w:rPr>
          <w:t>O</w:t>
        </w:r>
      </w:ins>
      <w:ins w:id="2852" w:author="lv-xyr" w:date="2019-02-23T23:14:59Z">
        <w:r>
          <w:rPr>
            <w:rFonts w:ascii="Times New Roman" w:hAnsi="Times New Roman" w:cs="Times New Roman"/>
            <w:vertAlign w:val="subscript"/>
          </w:rPr>
          <w:t>179</w:t>
        </w:r>
      </w:ins>
      <w:del w:id="2853" w:author="lv-xyr" w:date="2019-02-23T23:14:59Z">
        <w:r>
          <w:rPr>
            <w:rFonts w:ascii="Times New Roman" w:hAnsi="Times New Roman" w:cs="Times New Roman"/>
            <w:rPrChange w:id="2854" w:author="lv-xyr" w:date="2019-02-23T23:03:51Z">
              <w:rPr/>
            </w:rPrChange>
          </w:rPr>
          <w:delText xml:space="preserve">O179 </w:delText>
        </w:r>
      </w:del>
      <w:ins w:id="2855" w:author="lv-xyr" w:date="2019-02-23T23:15:02Z">
        <w:r>
          <w:rPr>
            <w:rFonts w:hint="eastAsia" w:ascii="Times New Roman" w:hAnsi="Times New Roman" w:cs="Times New Roman"/>
            <w:lang w:val="en-US" w:eastAsia="zh-CN"/>
          </w:rPr>
          <w:t xml:space="preserve"> </w:t>
        </w:r>
      </w:ins>
      <w:del w:id="2856" w:author="lv-xyr" w:date="2019-02-23T23:15:06Z">
        <w:r>
          <w:rPr>
            <w:rFonts w:ascii="Times New Roman" w:hAnsi="Times New Roman" w:cs="Times New Roman"/>
            <w:rPrChange w:id="2857" w:author="lv-xyr" w:date="2019-02-23T23:03:51Z">
              <w:rPr/>
            </w:rPrChange>
          </w:rPr>
          <w:delText>to</w:delText>
        </w:r>
      </w:del>
      <w:del w:id="2858" w:author="lv-xyr" w:date="2019-02-23T23:15:06Z">
        <w:r>
          <w:rPr>
            <w:rFonts w:ascii="Times New Roman" w:hAnsi="Times New Roman" w:cs="Times New Roman"/>
            <w:rPrChange w:id="2859" w:author="lv-xyr" w:date="2019-02-23T23:03:51Z">
              <w:rPr/>
            </w:rPrChange>
          </w:rPr>
          <w:delText xml:space="preserve"> fall</w:delText>
        </w:r>
      </w:del>
      <w:del w:id="2860" w:author="lv-xyr" w:date="2019-02-23T23:15:06Z">
        <w:r>
          <w:rPr>
            <w:rFonts w:ascii="Times New Roman" w:hAnsi="Times New Roman" w:cs="Times New Roman"/>
            <w:rPrChange w:id="2861" w:author="lv-xyr" w:date="2019-02-23T23:03:51Z">
              <w:rPr/>
            </w:rPrChange>
          </w:rPr>
          <w:delText xml:space="preserve"> off</w:delText>
        </w:r>
      </w:del>
      <w:del w:id="2862" w:author="lv-xyr" w:date="2019-02-23T23:15:06Z">
        <w:r>
          <w:rPr>
            <w:rFonts w:ascii="Times New Roman" w:hAnsi="Times New Roman" w:cs="Times New Roman"/>
            <w:rPrChange w:id="2863" w:author="lv-xyr" w:date="2019-02-23T23:03:51Z">
              <w:rPr/>
            </w:rPrChange>
          </w:rPr>
          <w:delText xml:space="preserve"> </w:delText>
        </w:r>
      </w:del>
      <w:r>
        <w:rPr>
          <w:rFonts w:ascii="Times New Roman" w:hAnsi="Times New Roman" w:cs="Times New Roman"/>
          <w:rPrChange w:id="2864" w:author="lv-xyr" w:date="2019-02-23T23:03:51Z">
            <w:rPr/>
          </w:rPrChange>
        </w:rPr>
        <w:t>from the fragment just detached from the main chain.</w:t>
      </w:r>
    </w:p>
    <w:p>
      <w:pPr>
        <w:jc w:val="center"/>
        <w:rPr>
          <w:color w:val="FF0000"/>
        </w:rPr>
      </w:pPr>
      <w:r>
        <w:rPr>
          <w:color w:val="FF0000"/>
        </w:rPr>
        <w:drawing>
          <wp:inline distT="0" distB="0" distL="0" distR="0">
            <wp:extent cx="3994150" cy="2218690"/>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95540" cy="2219977"/>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hint="eastAsia" w:ascii="Times New Roman" w:hAnsi="Times New Roman" w:cs="Times New Roman"/>
          <w:bCs/>
          <w:sz w:val="18"/>
          <w:szCs w:val="18"/>
        </w:rPr>
        <w:t>图</w:t>
      </w:r>
      <w:r>
        <w:rPr>
          <w:rFonts w:ascii="Times New Roman" w:hAnsi="Times New Roman" w:cs="Times New Roman"/>
          <w:bCs/>
          <w:sz w:val="18"/>
          <w:szCs w:val="18"/>
        </w:rPr>
        <w:t>6 975K</w:t>
      </w:r>
      <w:r>
        <w:rPr>
          <w:rFonts w:hint="eastAsia" w:ascii="Times New Roman" w:hAnsi="Times New Roman" w:cs="Times New Roman"/>
          <w:bCs/>
          <w:sz w:val="18"/>
          <w:szCs w:val="18"/>
        </w:rPr>
        <w:t>时化学反应过程</w:t>
      </w:r>
    </w:p>
    <w:p>
      <w:pPr>
        <w:jc w:val="center"/>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3</w:t>
      </w:r>
      <w:r>
        <w:rPr>
          <w:rFonts w:ascii="Times New Roman" w:hAnsi="Times New Roman" w:cs="Times New Roman"/>
        </w:rPr>
        <w:t>个碎片从结构上脱落(图5_c)的过程发生在975K左右，在此化学环境下，可能由于O</w:t>
      </w:r>
      <w:r>
        <w:rPr>
          <w:rFonts w:ascii="Times New Roman" w:hAnsi="Times New Roman" w:cs="Times New Roman"/>
          <w:vertAlign w:val="subscript"/>
        </w:rPr>
        <w:t>170</w:t>
      </w:r>
      <w:r>
        <w:rPr>
          <w:rFonts w:ascii="Times New Roman" w:hAnsi="Times New Roman" w:cs="Times New Roman"/>
        </w:rPr>
        <w:t>与O</w:t>
      </w:r>
      <w:r>
        <w:rPr>
          <w:rFonts w:ascii="Times New Roman" w:hAnsi="Times New Roman" w:cs="Times New Roman"/>
          <w:vertAlign w:val="subscript"/>
        </w:rPr>
        <w:t>181</w:t>
      </w:r>
      <w:r>
        <w:rPr>
          <w:rFonts w:ascii="Times New Roman" w:hAnsi="Times New Roman" w:cs="Times New Roman"/>
        </w:rPr>
        <w:t>的作用使周围的C相对活跃，在此时造成C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发生断裂(图6)，生成一个对甲基苯酚。</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The </w:t>
      </w:r>
      <w:del w:id="2865" w:author="lv-xyr" w:date="2019-02-23T23:17:31Z">
        <w:r>
          <w:rPr>
            <w:rFonts w:hint="eastAsia" w:ascii="Times New Roman" w:hAnsi="Times New Roman" w:cs="Times New Roman"/>
          </w:rPr>
          <w:delText xml:space="preserve">process of the </w:delText>
        </w:r>
      </w:del>
      <w:r>
        <w:rPr>
          <w:rFonts w:hint="eastAsia" w:ascii="Times New Roman" w:hAnsi="Times New Roman" w:cs="Times New Roman"/>
        </w:rPr>
        <w:t xml:space="preserve">third </w:t>
      </w:r>
      <w:del w:id="2866" w:author="lv-xyr" w:date="2019-02-23T23:17:23Z">
        <w:r>
          <w:rPr>
            <w:rFonts w:hint="eastAsia" w:ascii="Times New Roman" w:hAnsi="Times New Roman" w:cs="Times New Roman"/>
            <w:lang w:val="en-US"/>
          </w:rPr>
          <w:delText>piece</w:delText>
        </w:r>
      </w:del>
      <w:ins w:id="2867" w:author="lv-xyr" w:date="2019-02-23T23:17:23Z">
        <w:r>
          <w:rPr>
            <w:rFonts w:hint="eastAsia" w:ascii="Times New Roman" w:hAnsi="Times New Roman" w:cs="Times New Roman"/>
            <w:lang w:val="en-US" w:eastAsia="zh-CN"/>
          </w:rPr>
          <w:t>f</w:t>
        </w:r>
      </w:ins>
      <w:ins w:id="2868" w:author="lv-xyr" w:date="2019-02-23T23:17:24Z">
        <w:r>
          <w:rPr>
            <w:rFonts w:hint="eastAsia" w:ascii="Times New Roman" w:hAnsi="Times New Roman" w:cs="Times New Roman"/>
            <w:lang w:val="en-US" w:eastAsia="zh-CN"/>
          </w:rPr>
          <w:t>ragm</w:t>
        </w:r>
      </w:ins>
      <w:ins w:id="2869" w:author="lv-xyr" w:date="2019-02-23T23:17:25Z">
        <w:r>
          <w:rPr>
            <w:rFonts w:hint="eastAsia" w:ascii="Times New Roman" w:hAnsi="Times New Roman" w:cs="Times New Roman"/>
            <w:lang w:val="en-US" w:eastAsia="zh-CN"/>
          </w:rPr>
          <w:t>ent</w:t>
        </w:r>
      </w:ins>
      <w:r>
        <w:rPr>
          <w:rFonts w:hint="eastAsia" w:ascii="Times New Roman" w:hAnsi="Times New Roman" w:cs="Times New Roman"/>
        </w:rPr>
        <w:t xml:space="preserve"> f</w:t>
      </w:r>
      <w:del w:id="2870" w:author="lv-xyr" w:date="2019-02-23T23:17:45Z">
        <w:r>
          <w:rPr>
            <w:rFonts w:hint="eastAsia" w:ascii="Times New Roman" w:hAnsi="Times New Roman" w:cs="Times New Roman"/>
            <w:lang w:val="en-US"/>
          </w:rPr>
          <w:delText>allin</w:delText>
        </w:r>
      </w:del>
      <w:ins w:id="2871" w:author="lv-xyr" w:date="2019-02-23T23:17:45Z">
        <w:r>
          <w:rPr>
            <w:rFonts w:hint="eastAsia" w:ascii="Times New Roman" w:hAnsi="Times New Roman" w:cs="Times New Roman"/>
            <w:lang w:val="en-US" w:eastAsia="zh-CN"/>
          </w:rPr>
          <w:t>el</w:t>
        </w:r>
      </w:ins>
      <w:ins w:id="2872" w:author="lv-xyr" w:date="2019-02-23T23:17:46Z">
        <w:r>
          <w:rPr>
            <w:rFonts w:hint="eastAsia" w:ascii="Times New Roman" w:hAnsi="Times New Roman" w:cs="Times New Roman"/>
            <w:lang w:val="en-US" w:eastAsia="zh-CN"/>
          </w:rPr>
          <w:t>l</w:t>
        </w:r>
      </w:ins>
      <w:del w:id="2873" w:author="lv-xyr" w:date="2019-02-23T23:17:50Z">
        <w:r>
          <w:rPr>
            <w:rFonts w:hint="eastAsia" w:ascii="Times New Roman" w:hAnsi="Times New Roman" w:cs="Times New Roman"/>
          </w:rPr>
          <w:delText>g</w:delText>
        </w:r>
      </w:del>
      <w:r>
        <w:rPr>
          <w:rFonts w:hint="eastAsia" w:ascii="Times New Roman" w:hAnsi="Times New Roman" w:cs="Times New Roman"/>
        </w:rPr>
        <w:t xml:space="preserve"> off </w:t>
      </w:r>
      <w:ins w:id="2874" w:author="lv-xyr" w:date="2019-02-23T23:23:45Z">
        <w:r>
          <w:rPr>
            <w:rFonts w:hint="eastAsia" w:ascii="Times New Roman" w:hAnsi="Times New Roman" w:cs="Times New Roman"/>
            <w:lang w:val="en-US" w:eastAsia="zh-CN"/>
          </w:rPr>
          <w:t xml:space="preserve">from </w:t>
        </w:r>
      </w:ins>
      <w:r>
        <w:rPr>
          <w:rFonts w:hint="eastAsia" w:ascii="Times New Roman" w:hAnsi="Times New Roman" w:cs="Times New Roman"/>
        </w:rPr>
        <w:t xml:space="preserve">the structure (Fig. 5_c) </w:t>
      </w:r>
      <w:del w:id="2875" w:author="lv-xyr" w:date="2019-02-23T23:17:59Z">
        <w:r>
          <w:rPr>
            <w:rFonts w:hint="eastAsia" w:ascii="Times New Roman" w:hAnsi="Times New Roman" w:cs="Times New Roman"/>
            <w:highlight w:val="yellow"/>
            <w:lang w:val="en-US"/>
            <w:rPrChange w:id="2876" w:author="lv-xyr" w:date="2019-02-23T23:18:10Z">
              <w:rPr>
                <w:rFonts w:hint="eastAsia" w:ascii="Times New Roman" w:hAnsi="Times New Roman" w:cs="Times New Roman"/>
                <w:lang w:val="en-US"/>
              </w:rPr>
            </w:rPrChange>
          </w:rPr>
          <w:delText>occurs</w:delText>
        </w:r>
      </w:del>
      <w:ins w:id="2877" w:author="lv-xyr" w:date="2019-02-23T23:17:59Z">
        <w:r>
          <w:rPr>
            <w:rFonts w:hint="eastAsia" w:ascii="Times New Roman" w:hAnsi="Times New Roman" w:cs="Times New Roman"/>
            <w:highlight w:val="yellow"/>
            <w:lang w:val="en-US" w:eastAsia="zh-CN"/>
            <w:rPrChange w:id="2878" w:author="lv-xyr" w:date="2019-02-23T23:18:10Z">
              <w:rPr>
                <w:rFonts w:hint="eastAsia" w:ascii="Times New Roman" w:hAnsi="Times New Roman" w:cs="Times New Roman"/>
                <w:lang w:val="en-US" w:eastAsia="zh-CN"/>
              </w:rPr>
            </w:rPrChange>
          </w:rPr>
          <w:t>w</w:t>
        </w:r>
      </w:ins>
      <w:ins w:id="2879" w:author="lv-xyr" w:date="2019-02-23T23:18:00Z">
        <w:r>
          <w:rPr>
            <w:rFonts w:hint="eastAsia" w:ascii="Times New Roman" w:hAnsi="Times New Roman" w:cs="Times New Roman"/>
            <w:highlight w:val="yellow"/>
            <w:lang w:val="en-US" w:eastAsia="zh-CN"/>
            <w:rPrChange w:id="2880" w:author="lv-xyr" w:date="2019-02-23T23:18:10Z">
              <w:rPr>
                <w:rFonts w:hint="eastAsia" w:ascii="Times New Roman" w:hAnsi="Times New Roman" w:cs="Times New Roman"/>
                <w:lang w:val="en-US" w:eastAsia="zh-CN"/>
              </w:rPr>
            </w:rPrChange>
          </w:rPr>
          <w:t>hen th</w:t>
        </w:r>
      </w:ins>
      <w:ins w:id="2881" w:author="lv-xyr" w:date="2019-02-23T23:18:01Z">
        <w:r>
          <w:rPr>
            <w:rFonts w:hint="eastAsia" w:ascii="Times New Roman" w:hAnsi="Times New Roman" w:cs="Times New Roman"/>
            <w:highlight w:val="yellow"/>
            <w:lang w:val="en-US" w:eastAsia="zh-CN"/>
            <w:rPrChange w:id="2882" w:author="lv-xyr" w:date="2019-02-23T23:18:10Z">
              <w:rPr>
                <w:rFonts w:hint="eastAsia" w:ascii="Times New Roman" w:hAnsi="Times New Roman" w:cs="Times New Roman"/>
                <w:lang w:val="en-US" w:eastAsia="zh-CN"/>
              </w:rPr>
            </w:rPrChange>
          </w:rPr>
          <w:t>e t</w:t>
        </w:r>
      </w:ins>
      <w:ins w:id="2883" w:author="lv-xyr" w:date="2019-02-23T23:18:02Z">
        <w:r>
          <w:rPr>
            <w:rFonts w:hint="eastAsia" w:ascii="Times New Roman" w:hAnsi="Times New Roman" w:cs="Times New Roman"/>
            <w:highlight w:val="yellow"/>
            <w:lang w:val="en-US" w:eastAsia="zh-CN"/>
            <w:rPrChange w:id="2884" w:author="lv-xyr" w:date="2019-02-23T23:18:10Z">
              <w:rPr>
                <w:rFonts w:hint="eastAsia" w:ascii="Times New Roman" w:hAnsi="Times New Roman" w:cs="Times New Roman"/>
                <w:lang w:val="en-US" w:eastAsia="zh-CN"/>
              </w:rPr>
            </w:rPrChange>
          </w:rPr>
          <w:t>emp</w:t>
        </w:r>
      </w:ins>
      <w:ins w:id="2885" w:author="lv-xyr" w:date="2019-02-23T23:18:03Z">
        <w:r>
          <w:rPr>
            <w:rFonts w:hint="eastAsia" w:ascii="Times New Roman" w:hAnsi="Times New Roman" w:cs="Times New Roman"/>
            <w:highlight w:val="yellow"/>
            <w:lang w:val="en-US" w:eastAsia="zh-CN"/>
            <w:rPrChange w:id="2886" w:author="lv-xyr" w:date="2019-02-23T23:18:10Z">
              <w:rPr>
                <w:rFonts w:hint="eastAsia" w:ascii="Times New Roman" w:hAnsi="Times New Roman" w:cs="Times New Roman"/>
                <w:lang w:val="en-US" w:eastAsia="zh-CN"/>
              </w:rPr>
            </w:rPrChange>
          </w:rPr>
          <w:t>eratu</w:t>
        </w:r>
      </w:ins>
      <w:ins w:id="2887" w:author="lv-xyr" w:date="2019-02-23T23:18:04Z">
        <w:r>
          <w:rPr>
            <w:rFonts w:hint="eastAsia" w:ascii="Times New Roman" w:hAnsi="Times New Roman" w:cs="Times New Roman"/>
            <w:highlight w:val="yellow"/>
            <w:lang w:val="en-US" w:eastAsia="zh-CN"/>
            <w:rPrChange w:id="2888" w:author="lv-xyr" w:date="2019-02-23T23:18:10Z">
              <w:rPr>
                <w:rFonts w:hint="eastAsia" w:ascii="Times New Roman" w:hAnsi="Times New Roman" w:cs="Times New Roman"/>
                <w:lang w:val="en-US" w:eastAsia="zh-CN"/>
              </w:rPr>
            </w:rPrChange>
          </w:rPr>
          <w:t>re wa</w:t>
        </w:r>
      </w:ins>
      <w:ins w:id="2889" w:author="lv-xyr" w:date="2019-02-23T23:18:05Z">
        <w:r>
          <w:rPr>
            <w:rFonts w:hint="eastAsia" w:ascii="Times New Roman" w:hAnsi="Times New Roman" w:cs="Times New Roman"/>
            <w:highlight w:val="yellow"/>
            <w:lang w:val="en-US" w:eastAsia="zh-CN"/>
            <w:rPrChange w:id="2890" w:author="lv-xyr" w:date="2019-02-23T23:18:10Z">
              <w:rPr>
                <w:rFonts w:hint="eastAsia" w:ascii="Times New Roman" w:hAnsi="Times New Roman" w:cs="Times New Roman"/>
                <w:lang w:val="en-US" w:eastAsia="zh-CN"/>
              </w:rPr>
            </w:rPrChange>
          </w:rPr>
          <w:t>s</w:t>
        </w:r>
      </w:ins>
      <w:r>
        <w:rPr>
          <w:rFonts w:hint="eastAsia" w:ascii="Times New Roman" w:hAnsi="Times New Roman" w:cs="Times New Roman"/>
        </w:rPr>
        <w:t xml:space="preserve"> around 975K. In th</w:t>
      </w:r>
      <w:del w:id="2891" w:author="lv-xyr" w:date="2019-02-23T23:18:26Z">
        <w:r>
          <w:rPr>
            <w:rFonts w:hint="eastAsia" w:ascii="Times New Roman" w:hAnsi="Times New Roman" w:cs="Times New Roman"/>
            <w:lang w:val="en-US"/>
          </w:rPr>
          <w:delText>is</w:delText>
        </w:r>
      </w:del>
      <w:ins w:id="2892" w:author="lv-xyr" w:date="2019-02-23T23:18:26Z">
        <w:r>
          <w:rPr>
            <w:rFonts w:hint="eastAsia" w:ascii="Times New Roman" w:hAnsi="Times New Roman" w:cs="Times New Roman"/>
            <w:lang w:val="en-US" w:eastAsia="zh-CN"/>
          </w:rPr>
          <w:t>e</w:t>
        </w:r>
      </w:ins>
      <w:r>
        <w:rPr>
          <w:rFonts w:hint="eastAsia" w:ascii="Times New Roman" w:hAnsi="Times New Roman" w:cs="Times New Roman"/>
        </w:rPr>
        <w:t xml:space="preserve"> chemical environment, </w:t>
      </w:r>
      <w:ins w:id="2893" w:author="lv-xyr" w:date="2019-02-23T23:20:35Z">
        <w:r>
          <w:rPr>
            <w:rFonts w:hint="eastAsia" w:ascii="Times New Roman" w:hAnsi="Times New Roman" w:cs="Times New Roman"/>
            <w:lang w:val="en-US" w:eastAsia="zh-CN"/>
          </w:rPr>
          <w:t>the</w:t>
        </w:r>
      </w:ins>
      <w:ins w:id="2894" w:author="lv-xyr" w:date="2019-02-23T23:20:32Z">
        <w:r>
          <w:rPr>
            <w:rFonts w:ascii="Times New Roman" w:hAnsi="Times New Roman" w:cs="Times New Roman"/>
          </w:rPr>
          <w:t xml:space="preserve"> surrounding</w:t>
        </w:r>
      </w:ins>
      <w:ins w:id="2895" w:author="lv-xyr" w:date="2019-02-23T23:20:37Z">
        <w:r>
          <w:rPr>
            <w:rFonts w:hint="eastAsia" w:ascii="Times New Roman" w:hAnsi="Times New Roman" w:cs="Times New Roman"/>
            <w:lang w:val="en-US" w:eastAsia="zh-CN"/>
          </w:rPr>
          <w:t xml:space="preserve"> </w:t>
        </w:r>
      </w:ins>
      <w:ins w:id="2896" w:author="lv-xyr" w:date="2019-02-23T23:19:42Z">
        <w:r>
          <w:rPr>
            <w:rFonts w:ascii="Times New Roman" w:hAnsi="Times New Roman" w:cs="Times New Roman"/>
          </w:rPr>
          <w:t xml:space="preserve">C </w:t>
        </w:r>
      </w:ins>
      <w:ins w:id="2897" w:author="lv-xyr" w:date="2019-02-23T23:19:58Z">
        <w:r>
          <w:rPr>
            <w:rFonts w:hint="eastAsia" w:ascii="Times New Roman" w:hAnsi="Times New Roman" w:cs="Times New Roman"/>
            <w:lang w:val="en-US" w:eastAsia="zh-CN"/>
          </w:rPr>
          <w:t>go</w:t>
        </w:r>
      </w:ins>
      <w:ins w:id="2898" w:author="lv-xyr" w:date="2019-02-23T23:19:59Z">
        <w:r>
          <w:rPr>
            <w:rFonts w:hint="eastAsia" w:ascii="Times New Roman" w:hAnsi="Times New Roman" w:cs="Times New Roman"/>
            <w:lang w:val="en-US" w:eastAsia="zh-CN"/>
          </w:rPr>
          <w:t>t</w:t>
        </w:r>
      </w:ins>
      <w:ins w:id="2899" w:author="lv-xyr" w:date="2019-02-23T23:19:42Z">
        <w:r>
          <w:rPr>
            <w:rFonts w:ascii="Times New Roman" w:hAnsi="Times New Roman" w:cs="Times New Roman"/>
          </w:rPr>
          <w:t xml:space="preserve"> relatively active</w:t>
        </w:r>
      </w:ins>
      <w:del w:id="2900" w:author="lv-xyr" w:date="2019-02-23T23:19:46Z">
        <w:r>
          <w:rPr>
            <w:rFonts w:hint="eastAsia" w:ascii="Times New Roman" w:hAnsi="Times New Roman" w:cs="Times New Roman"/>
            <w:lang w:val="en-US"/>
          </w:rPr>
          <w:delText xml:space="preserve">it </w:delText>
        </w:r>
      </w:del>
      <w:ins w:id="2901" w:author="lv-xyr" w:date="2019-02-23T23:19:46Z">
        <w:r>
          <w:rPr>
            <w:rFonts w:hint="eastAsia" w:ascii="Times New Roman" w:hAnsi="Times New Roman" w:cs="Times New Roman"/>
            <w:lang w:val="en-US" w:eastAsia="zh-CN"/>
          </w:rPr>
          <w:t xml:space="preserve"> </w:t>
        </w:r>
      </w:ins>
      <w:del w:id="2902" w:author="lv-xyr" w:date="2019-02-23T23:19:52Z">
        <w:r>
          <w:rPr>
            <w:rFonts w:hint="eastAsia" w:ascii="Times New Roman" w:hAnsi="Times New Roman" w:cs="Times New Roman"/>
          </w:rPr>
          <w:delText xml:space="preserve">may be </w:delText>
        </w:r>
      </w:del>
      <w:r>
        <w:rPr>
          <w:rFonts w:hint="eastAsia" w:ascii="Times New Roman" w:hAnsi="Times New Roman" w:cs="Times New Roman"/>
        </w:rPr>
        <w:t>due to O</w:t>
      </w:r>
      <w:del w:id="2903" w:author="lv-xyr" w:date="2019-02-23T23:18:43Z">
        <w:r>
          <w:rPr>
            <w:rFonts w:hint="eastAsia" w:ascii="Times New Roman" w:hAnsi="Times New Roman" w:cs="Times New Roman"/>
          </w:rPr>
          <w:delText>.</w:delText>
        </w:r>
      </w:del>
      <w:r>
        <w:rPr>
          <w:rFonts w:ascii="Times New Roman" w:hAnsi="Times New Roman" w:cs="Times New Roman"/>
          <w:vertAlign w:val="subscript"/>
        </w:rPr>
        <w:t>170</w:t>
      </w:r>
      <w:del w:id="2904" w:author="lv-xyr" w:date="2019-02-23T23:18:52Z">
        <w:r>
          <w:rPr>
            <w:rFonts w:ascii="Times New Roman" w:hAnsi="Times New Roman" w:cs="Times New Roman"/>
            <w:lang w:val="en-US"/>
          </w:rPr>
          <w:delText>With</w:delText>
        </w:r>
      </w:del>
      <w:ins w:id="2905" w:author="lv-xyr" w:date="2019-02-23T23:18:52Z">
        <w:r>
          <w:rPr>
            <w:rFonts w:hint="eastAsia" w:ascii="Times New Roman" w:hAnsi="Times New Roman" w:cs="Times New Roman"/>
            <w:lang w:val="en-US" w:eastAsia="zh-CN"/>
          </w:rPr>
          <w:t xml:space="preserve"> </w:t>
        </w:r>
      </w:ins>
      <w:ins w:id="2906" w:author="lv-xyr" w:date="2019-02-23T23:18:53Z">
        <w:r>
          <w:rPr>
            <w:rFonts w:hint="eastAsia" w:ascii="Times New Roman" w:hAnsi="Times New Roman" w:cs="Times New Roman"/>
            <w:lang w:val="en-US" w:eastAsia="zh-CN"/>
          </w:rPr>
          <w:t>and</w:t>
        </w:r>
      </w:ins>
      <w:r>
        <w:rPr>
          <w:rFonts w:ascii="Times New Roman" w:hAnsi="Times New Roman" w:cs="Times New Roman"/>
        </w:rPr>
        <w:t xml:space="preserve"> O</w:t>
      </w:r>
      <w:r>
        <w:rPr>
          <w:rFonts w:ascii="Times New Roman" w:hAnsi="Times New Roman" w:cs="Times New Roman"/>
          <w:vertAlign w:val="subscript"/>
        </w:rPr>
        <w:t>181</w:t>
      </w:r>
      <w:del w:id="2907" w:author="lv-xyr" w:date="2019-02-23T23:20:51Z">
        <w:r>
          <w:rPr>
            <w:rFonts w:ascii="Times New Roman" w:hAnsi="Times New Roman" w:cs="Times New Roman"/>
          </w:rPr>
          <w:delText xml:space="preserve">The role of the surrounding </w:delText>
        </w:r>
      </w:del>
      <w:del w:id="2908" w:author="lv-xyr" w:date="2019-02-23T23:19:42Z">
        <w:r>
          <w:rPr>
            <w:rFonts w:ascii="Times New Roman" w:hAnsi="Times New Roman" w:cs="Times New Roman"/>
          </w:rPr>
          <w:delText>C is relatively active</w:delText>
        </w:r>
      </w:del>
      <w:r>
        <w:rPr>
          <w:rFonts w:ascii="Times New Roman" w:hAnsi="Times New Roman" w:cs="Times New Roman"/>
        </w:rPr>
        <w:t xml:space="preserve">, causing </w:t>
      </w:r>
      <w:del w:id="2909" w:author="lv-xyr" w:date="2019-02-23T23:21:15Z">
        <w:r>
          <w:rPr>
            <w:rFonts w:ascii="Times New Roman" w:hAnsi="Times New Roman" w:cs="Times New Roman"/>
            <w:lang w:val="en-US"/>
          </w:rPr>
          <w:delText>C at this time</w:delText>
        </w:r>
      </w:del>
      <w:ins w:id="2910" w:author="lv-xyr" w:date="2019-02-23T23:21:15Z">
        <w:r>
          <w:rPr>
            <w:rFonts w:hint="eastAsia" w:ascii="Times New Roman" w:hAnsi="Times New Roman" w:cs="Times New Roman"/>
            <w:lang w:val="en-US" w:eastAsia="zh-CN"/>
          </w:rPr>
          <w:t>the</w:t>
        </w:r>
      </w:ins>
      <w:ins w:id="2911" w:author="lv-xyr" w:date="2019-02-23T23:21:21Z">
        <w:r>
          <w:rPr>
            <w:rFonts w:hint="eastAsia" w:ascii="Times New Roman" w:hAnsi="Times New Roman" w:cs="Times New Roman"/>
            <w:lang w:val="en-US" w:eastAsia="zh-CN"/>
          </w:rPr>
          <w:t xml:space="preserve"> </w:t>
        </w:r>
      </w:ins>
      <w:ins w:id="2912" w:author="lv-xyr" w:date="2019-02-23T23:21:22Z">
        <w:r>
          <w:rPr>
            <w:rFonts w:hint="eastAsia" w:ascii="Times New Roman" w:hAnsi="Times New Roman" w:cs="Times New Roman"/>
            <w:lang w:val="en-US" w:eastAsia="zh-CN"/>
          </w:rPr>
          <w:t>rup</w:t>
        </w:r>
      </w:ins>
      <w:ins w:id="2913" w:author="lv-xyr" w:date="2019-02-23T23:21:23Z">
        <w:r>
          <w:rPr>
            <w:rFonts w:hint="eastAsia" w:ascii="Times New Roman" w:hAnsi="Times New Roman" w:cs="Times New Roman"/>
            <w:lang w:val="en-US" w:eastAsia="zh-CN"/>
          </w:rPr>
          <w:t>tu</w:t>
        </w:r>
      </w:ins>
      <w:ins w:id="2914" w:author="lv-xyr" w:date="2019-02-23T23:21:24Z">
        <w:r>
          <w:rPr>
            <w:rFonts w:hint="eastAsia" w:ascii="Times New Roman" w:hAnsi="Times New Roman" w:cs="Times New Roman"/>
            <w:lang w:val="en-US" w:eastAsia="zh-CN"/>
          </w:rPr>
          <w:t>re of</w:t>
        </w:r>
      </w:ins>
      <w:ins w:id="2915" w:author="lv-xyr" w:date="2019-02-23T23:21:06Z">
        <w:r>
          <w:rPr>
            <w:rFonts w:ascii="Times New Roman" w:hAnsi="Times New Roman" w:cs="Times New Roman"/>
          </w:rPr>
          <w:t xml:space="preserve"> </w:t>
        </w:r>
      </w:ins>
      <w:ins w:id="2916" w:author="lv-xyr" w:date="2019-02-23T23:21:01Z">
        <w:r>
          <w:rPr>
            <w:rFonts w:ascii="Times New Roman" w:hAnsi="Times New Roman" w:cs="Times New Roman"/>
          </w:rPr>
          <w:t>C</w:t>
        </w:r>
      </w:ins>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del w:id="2917" w:author="lv-xyr" w:date="2019-02-23T23:21:29Z">
        <w:r>
          <w:rPr>
            <w:rFonts w:ascii="Times New Roman" w:hAnsi="Times New Roman" w:cs="Times New Roman"/>
          </w:rPr>
          <w:delText>A fracture occurred</w:delText>
        </w:r>
      </w:del>
      <w:r>
        <w:rPr>
          <w:rFonts w:ascii="Times New Roman" w:hAnsi="Times New Roman" w:cs="Times New Roman"/>
        </w:rPr>
        <w:t xml:space="preserve"> (Fig. 6) </w:t>
      </w:r>
      <w:del w:id="2918" w:author="lv-xyr" w:date="2019-02-23T23:21:34Z">
        <w:r>
          <w:rPr>
            <w:rFonts w:ascii="Times New Roman" w:hAnsi="Times New Roman" w:cs="Times New Roman"/>
            <w:lang w:val="en-US"/>
          </w:rPr>
          <w:delText>to</w:delText>
        </w:r>
      </w:del>
      <w:ins w:id="2919" w:author="lv-xyr" w:date="2019-02-23T23:21:34Z">
        <w:r>
          <w:rPr>
            <w:rFonts w:hint="eastAsia" w:ascii="Times New Roman" w:hAnsi="Times New Roman" w:cs="Times New Roman"/>
            <w:lang w:val="en-US" w:eastAsia="zh-CN"/>
          </w:rPr>
          <w:t>and t</w:t>
        </w:r>
      </w:ins>
      <w:ins w:id="2920" w:author="lv-xyr" w:date="2019-02-23T23:21:35Z">
        <w:r>
          <w:rPr>
            <w:rFonts w:hint="eastAsia" w:ascii="Times New Roman" w:hAnsi="Times New Roman" w:cs="Times New Roman"/>
            <w:lang w:val="en-US" w:eastAsia="zh-CN"/>
          </w:rPr>
          <w:t>hus th</w:t>
        </w:r>
      </w:ins>
      <w:ins w:id="2921" w:author="lv-xyr" w:date="2019-02-23T23:21:36Z">
        <w:r>
          <w:rPr>
            <w:rFonts w:hint="eastAsia" w:ascii="Times New Roman" w:hAnsi="Times New Roman" w:cs="Times New Roman"/>
            <w:lang w:val="en-US" w:eastAsia="zh-CN"/>
          </w:rPr>
          <w:t xml:space="preserve">e </w:t>
        </w:r>
      </w:ins>
      <w:ins w:id="2922" w:author="lv-xyr" w:date="2019-02-23T23:21:38Z">
        <w:r>
          <w:rPr>
            <w:rFonts w:hint="eastAsia" w:ascii="Times New Roman" w:hAnsi="Times New Roman" w:cs="Times New Roman"/>
            <w:lang w:val="en-US" w:eastAsia="zh-CN"/>
          </w:rPr>
          <w:t>genera</w:t>
        </w:r>
      </w:ins>
      <w:ins w:id="2923" w:author="lv-xyr" w:date="2019-02-23T23:21:39Z">
        <w:r>
          <w:rPr>
            <w:rFonts w:hint="eastAsia" w:ascii="Times New Roman" w:hAnsi="Times New Roman" w:cs="Times New Roman"/>
            <w:lang w:val="en-US" w:eastAsia="zh-CN"/>
          </w:rPr>
          <w:t>tio</w:t>
        </w:r>
      </w:ins>
      <w:ins w:id="2924" w:author="lv-xyr" w:date="2019-02-23T23:21:40Z">
        <w:r>
          <w:rPr>
            <w:rFonts w:hint="eastAsia" w:ascii="Times New Roman" w:hAnsi="Times New Roman" w:cs="Times New Roman"/>
            <w:lang w:val="en-US" w:eastAsia="zh-CN"/>
          </w:rPr>
          <w:t>n</w:t>
        </w:r>
      </w:ins>
      <w:r>
        <w:rPr>
          <w:rFonts w:ascii="Times New Roman" w:hAnsi="Times New Roman" w:cs="Times New Roman"/>
        </w:rPr>
        <w:t xml:space="preserve"> </w:t>
      </w:r>
      <w:del w:id="2925" w:author="lv-xyr" w:date="2019-02-23T23:21:48Z">
        <w:r>
          <w:rPr>
            <w:rFonts w:ascii="Times New Roman" w:hAnsi="Times New Roman" w:cs="Times New Roman"/>
            <w:lang w:val="en-US"/>
          </w:rPr>
          <w:delText>produce</w:delText>
        </w:r>
      </w:del>
      <w:ins w:id="2926" w:author="lv-xyr" w:date="2019-02-23T23:21:48Z">
        <w:r>
          <w:rPr>
            <w:rFonts w:hint="eastAsia" w:ascii="Times New Roman" w:hAnsi="Times New Roman" w:cs="Times New Roman"/>
            <w:lang w:val="en-US" w:eastAsia="zh-CN"/>
          </w:rPr>
          <w:t>of</w:t>
        </w:r>
      </w:ins>
      <w:r>
        <w:rPr>
          <w:rFonts w:ascii="Times New Roman" w:hAnsi="Times New Roman" w:cs="Times New Roman"/>
        </w:rPr>
        <w:t xml:space="preserve"> a p-methylphenol.</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4</w:t>
      </w:r>
      <w:r>
        <w:rPr>
          <w:rFonts w:ascii="Times New Roman" w:hAnsi="Times New Roman" w:cs="Times New Roman"/>
        </w:rPr>
        <w:t>个碎片从主结构上脱落(图5_d)的过程发生在1020K左右，第</w:t>
      </w:r>
      <w:r>
        <w:rPr>
          <w:rFonts w:hint="eastAsia" w:ascii="Times New Roman" w:hAnsi="Times New Roman" w:cs="Times New Roman"/>
        </w:rPr>
        <w:t>2</w:t>
      </w:r>
      <w:r>
        <w:rPr>
          <w:rFonts w:ascii="Times New Roman" w:hAnsi="Times New Roman" w:cs="Times New Roman"/>
        </w:rPr>
        <w:t>个碎片脱落后，C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rPr>
        <w:t>断裂生成一个分子片段和二甲基萘。由此可见煤热解过程中主键断裂大部分发生在相对低温的环境中</w:t>
      </w:r>
      <w:r>
        <w:rPr>
          <w:rFonts w:ascii="Times New Roman" w:hAnsi="Times New Roman" w:cs="Times New Roman"/>
          <w:szCs w:val="21"/>
        </w:rPr>
        <w:t>(&lt;1100K)</w:t>
      </w:r>
      <w:r>
        <w:rPr>
          <w:rFonts w:ascii="Times New Roman" w:hAnsi="Times New Roman" w:cs="Times New Roman"/>
        </w:rPr>
        <w:t>。</w:t>
      </w:r>
    </w:p>
    <w:p>
      <w:pPr>
        <w:spacing w:line="314" w:lineRule="exact"/>
        <w:ind w:firstLine="420" w:firstLineChars="200"/>
        <w:rPr>
          <w:rFonts w:ascii="Times New Roman" w:hAnsi="Times New Roman" w:cs="Times New Roman"/>
        </w:rPr>
      </w:pPr>
      <w:ins w:id="2927" w:author="lv-xyr" w:date="2019-02-23T23:23:18Z">
        <w:r>
          <w:rPr>
            <w:rFonts w:hint="eastAsia" w:ascii="Times New Roman" w:hAnsi="Times New Roman" w:cs="Times New Roman"/>
          </w:rPr>
          <w:t xml:space="preserve">The </w:t>
        </w:r>
      </w:ins>
      <w:ins w:id="2928" w:author="lv-xyr" w:date="2019-02-23T23:23:32Z">
        <w:r>
          <w:rPr>
            <w:rFonts w:hint="eastAsia" w:ascii="Times New Roman" w:hAnsi="Times New Roman" w:cs="Times New Roman"/>
            <w:lang w:val="en-US" w:eastAsia="zh-CN"/>
          </w:rPr>
          <w:t>f</w:t>
        </w:r>
      </w:ins>
      <w:ins w:id="2929" w:author="lv-xyr" w:date="2019-02-23T23:23:33Z">
        <w:r>
          <w:rPr>
            <w:rFonts w:hint="eastAsia" w:ascii="Times New Roman" w:hAnsi="Times New Roman" w:cs="Times New Roman"/>
            <w:lang w:val="en-US" w:eastAsia="zh-CN"/>
          </w:rPr>
          <w:t>ou</w:t>
        </w:r>
      </w:ins>
      <w:ins w:id="2930" w:author="lv-xyr" w:date="2019-02-23T23:23:34Z">
        <w:r>
          <w:rPr>
            <w:rFonts w:hint="eastAsia" w:ascii="Times New Roman" w:hAnsi="Times New Roman" w:cs="Times New Roman"/>
            <w:lang w:val="en-US" w:eastAsia="zh-CN"/>
          </w:rPr>
          <w:t>rth</w:t>
        </w:r>
      </w:ins>
      <w:ins w:id="2931" w:author="lv-xyr" w:date="2019-02-23T23:23:18Z">
        <w:r>
          <w:rPr>
            <w:rFonts w:hint="eastAsia" w:ascii="Times New Roman" w:hAnsi="Times New Roman" w:cs="Times New Roman"/>
          </w:rPr>
          <w:t xml:space="preserve"> </w:t>
        </w:r>
      </w:ins>
      <w:ins w:id="2932" w:author="lv-xyr" w:date="2019-02-23T23:23:18Z">
        <w:r>
          <w:rPr>
            <w:rFonts w:hint="eastAsia" w:ascii="Times New Roman" w:hAnsi="Times New Roman" w:cs="Times New Roman"/>
            <w:lang w:val="en-US" w:eastAsia="zh-CN"/>
          </w:rPr>
          <w:t>fragment</w:t>
        </w:r>
      </w:ins>
      <w:ins w:id="2933" w:author="lv-xyr" w:date="2019-02-23T23:23:18Z">
        <w:r>
          <w:rPr>
            <w:rFonts w:hint="eastAsia" w:ascii="Times New Roman" w:hAnsi="Times New Roman" w:cs="Times New Roman"/>
          </w:rPr>
          <w:t xml:space="preserve"> f</w:t>
        </w:r>
      </w:ins>
      <w:ins w:id="2934" w:author="lv-xyr" w:date="2019-02-23T23:23:18Z">
        <w:r>
          <w:rPr>
            <w:rFonts w:hint="eastAsia" w:ascii="Times New Roman" w:hAnsi="Times New Roman" w:cs="Times New Roman"/>
            <w:lang w:val="en-US" w:eastAsia="zh-CN"/>
          </w:rPr>
          <w:t>ell</w:t>
        </w:r>
      </w:ins>
      <w:ins w:id="2935" w:author="lv-xyr" w:date="2019-02-23T23:23:18Z">
        <w:r>
          <w:rPr>
            <w:rFonts w:hint="eastAsia" w:ascii="Times New Roman" w:hAnsi="Times New Roman" w:cs="Times New Roman"/>
          </w:rPr>
          <w:t xml:space="preserve"> off </w:t>
        </w:r>
      </w:ins>
      <w:ins w:id="2936" w:author="lv-xyr" w:date="2019-02-23T23:23:40Z">
        <w:r>
          <w:rPr>
            <w:rFonts w:hint="eastAsia" w:ascii="Times New Roman" w:hAnsi="Times New Roman" w:cs="Times New Roman"/>
            <w:lang w:val="en-US" w:eastAsia="zh-CN"/>
          </w:rPr>
          <w:t>from</w:t>
        </w:r>
      </w:ins>
      <w:ins w:id="2937" w:author="lv-xyr" w:date="2019-02-23T23:23:43Z">
        <w:r>
          <w:rPr>
            <w:rFonts w:hint="eastAsia" w:ascii="Times New Roman" w:hAnsi="Times New Roman" w:cs="Times New Roman"/>
            <w:lang w:val="en-US" w:eastAsia="zh-CN"/>
          </w:rPr>
          <w:t xml:space="preserve"> </w:t>
        </w:r>
      </w:ins>
      <w:ins w:id="2938" w:author="lv-xyr" w:date="2019-02-23T23:23:18Z">
        <w:r>
          <w:rPr>
            <w:rFonts w:hint="eastAsia" w:ascii="Times New Roman" w:hAnsi="Times New Roman" w:cs="Times New Roman"/>
          </w:rPr>
          <w:t xml:space="preserve">the </w:t>
        </w:r>
      </w:ins>
      <w:ins w:id="2939" w:author="lv-xyr" w:date="2019-02-23T23:23:22Z">
        <w:r>
          <w:rPr>
            <w:rFonts w:hint="eastAsia" w:ascii="Times New Roman" w:hAnsi="Times New Roman" w:cs="Times New Roman"/>
            <w:lang w:val="en-US" w:eastAsia="zh-CN"/>
          </w:rPr>
          <w:t>m</w:t>
        </w:r>
      </w:ins>
      <w:ins w:id="2940" w:author="lv-xyr" w:date="2019-02-23T23:23:27Z">
        <w:r>
          <w:rPr>
            <w:rFonts w:hint="eastAsia" w:ascii="Times New Roman" w:hAnsi="Times New Roman" w:cs="Times New Roman"/>
            <w:lang w:val="en-US" w:eastAsia="zh-CN"/>
          </w:rPr>
          <w:t>a</w:t>
        </w:r>
      </w:ins>
      <w:ins w:id="2941" w:author="lv-xyr" w:date="2019-02-23T23:23:28Z">
        <w:r>
          <w:rPr>
            <w:rFonts w:hint="eastAsia" w:ascii="Times New Roman" w:hAnsi="Times New Roman" w:cs="Times New Roman"/>
            <w:lang w:val="en-US" w:eastAsia="zh-CN"/>
          </w:rPr>
          <w:t>in</w:t>
        </w:r>
      </w:ins>
      <w:ins w:id="2942" w:author="lv-xyr" w:date="2019-02-23T23:23:29Z">
        <w:r>
          <w:rPr>
            <w:rFonts w:hint="eastAsia" w:ascii="Times New Roman" w:hAnsi="Times New Roman" w:cs="Times New Roman"/>
            <w:lang w:val="en-US" w:eastAsia="zh-CN"/>
          </w:rPr>
          <w:t xml:space="preserve"> </w:t>
        </w:r>
      </w:ins>
      <w:ins w:id="2943" w:author="lv-xyr" w:date="2019-02-23T23:23:18Z">
        <w:r>
          <w:rPr>
            <w:rFonts w:hint="eastAsia" w:ascii="Times New Roman" w:hAnsi="Times New Roman" w:cs="Times New Roman"/>
          </w:rPr>
          <w:t xml:space="preserve">structure </w:t>
        </w:r>
      </w:ins>
      <w:ins w:id="2944" w:author="lv-xyr" w:date="2019-02-23T23:24:08Z">
        <w:r>
          <w:rPr>
            <w:rFonts w:hint="eastAsia" w:ascii="Times New Roman" w:hAnsi="Times New Roman" w:cs="Times New Roman"/>
          </w:rPr>
          <w:t>(Fig. 5_d)</w:t>
        </w:r>
      </w:ins>
      <w:ins w:id="2945" w:author="lv-xyr" w:date="2019-02-23T23:23:18Z">
        <w:r>
          <w:rPr>
            <w:rFonts w:hint="eastAsia" w:ascii="Times New Roman" w:hAnsi="Times New Roman" w:cs="Times New Roman"/>
          </w:rPr>
          <w:t xml:space="preserve"> </w:t>
        </w:r>
      </w:ins>
      <w:ins w:id="2946" w:author="lv-xyr" w:date="2019-02-23T23:23:18Z">
        <w:r>
          <w:rPr>
            <w:rFonts w:hint="eastAsia" w:ascii="Times New Roman" w:hAnsi="Times New Roman" w:cs="Times New Roman"/>
            <w:highlight w:val="yellow"/>
            <w:lang w:val="en-US" w:eastAsia="zh-CN"/>
          </w:rPr>
          <w:t>when the temperature was</w:t>
        </w:r>
      </w:ins>
      <w:ins w:id="2947" w:author="lv-xyr" w:date="2019-02-23T23:23:18Z">
        <w:r>
          <w:rPr>
            <w:rFonts w:hint="eastAsia" w:ascii="Times New Roman" w:hAnsi="Times New Roman" w:cs="Times New Roman"/>
          </w:rPr>
          <w:t xml:space="preserve"> around </w:t>
        </w:r>
      </w:ins>
      <w:ins w:id="2948" w:author="lv-xyr" w:date="2019-02-23T23:24:42Z">
        <w:r>
          <w:rPr>
            <w:rFonts w:hint="eastAsia" w:ascii="Times New Roman" w:hAnsi="Times New Roman" w:cs="Times New Roman"/>
            <w:lang w:val="en-US" w:eastAsia="zh-CN"/>
          </w:rPr>
          <w:t>1</w:t>
        </w:r>
      </w:ins>
      <w:ins w:id="2949" w:author="lv-xyr" w:date="2019-02-23T23:24:43Z">
        <w:r>
          <w:rPr>
            <w:rFonts w:hint="eastAsia" w:ascii="Times New Roman" w:hAnsi="Times New Roman" w:cs="Times New Roman"/>
            <w:lang w:val="en-US" w:eastAsia="zh-CN"/>
          </w:rPr>
          <w:t>020</w:t>
        </w:r>
      </w:ins>
      <w:ins w:id="2950" w:author="lv-xyr" w:date="2019-02-23T23:23:18Z">
        <w:r>
          <w:rPr>
            <w:rFonts w:hint="eastAsia" w:ascii="Times New Roman" w:hAnsi="Times New Roman" w:cs="Times New Roman"/>
          </w:rPr>
          <w:t>K</w:t>
        </w:r>
      </w:ins>
      <w:del w:id="2951" w:author="lv-xyr" w:date="2019-02-23T23:25:00Z">
        <w:r>
          <w:rPr>
            <w:rFonts w:hint="eastAsia" w:ascii="Times New Roman" w:hAnsi="Times New Roman" w:cs="Times New Roman"/>
            <w:lang w:val="en-US"/>
          </w:rPr>
          <w:delText>The process of the fourth piece falling off the main structure (Fig. 5_d) occurs around 1020K,</w:delText>
        </w:r>
      </w:del>
      <w:ins w:id="2952" w:author="lv-xyr" w:date="2019-02-23T23:25:00Z">
        <w:r>
          <w:rPr>
            <w:rFonts w:hint="eastAsia" w:ascii="Times New Roman" w:hAnsi="Times New Roman" w:cs="Times New Roman"/>
            <w:lang w:val="en-US" w:eastAsia="zh-CN"/>
          </w:rPr>
          <w:t>.</w:t>
        </w:r>
      </w:ins>
      <w:r>
        <w:rPr>
          <w:rFonts w:hint="eastAsia" w:ascii="Times New Roman" w:hAnsi="Times New Roman" w:cs="Times New Roman"/>
        </w:rPr>
        <w:t xml:space="preserve"> </w:t>
      </w:r>
      <w:del w:id="2953" w:author="lv-xyr" w:date="2019-02-23T23:25:03Z">
        <w:r>
          <w:rPr>
            <w:rFonts w:hint="eastAsia" w:ascii="Times New Roman" w:hAnsi="Times New Roman" w:cs="Times New Roman"/>
            <w:lang w:val="en-US"/>
          </w:rPr>
          <w:delText>and a</w:delText>
        </w:r>
      </w:del>
      <w:ins w:id="2954" w:author="lv-xyr" w:date="2019-02-23T23:25:03Z">
        <w:r>
          <w:rPr>
            <w:rFonts w:hint="eastAsia" w:ascii="Times New Roman" w:hAnsi="Times New Roman" w:cs="Times New Roman"/>
            <w:lang w:val="en-US" w:eastAsia="zh-CN"/>
          </w:rPr>
          <w:t>A</w:t>
        </w:r>
      </w:ins>
      <w:r>
        <w:rPr>
          <w:rFonts w:hint="eastAsia" w:ascii="Times New Roman" w:hAnsi="Times New Roman" w:cs="Times New Roman"/>
        </w:rPr>
        <w:t xml:space="preserve">fter the second </w:t>
      </w:r>
      <w:del w:id="2955" w:author="lv-xyr" w:date="2019-02-23T23:25:09Z">
        <w:r>
          <w:rPr>
            <w:rFonts w:hint="eastAsia" w:ascii="Times New Roman" w:hAnsi="Times New Roman" w:cs="Times New Roman"/>
            <w:lang w:val="en-US"/>
          </w:rPr>
          <w:delText>piece</w:delText>
        </w:r>
      </w:del>
      <w:ins w:id="2956" w:author="lv-xyr" w:date="2019-02-23T23:25:09Z">
        <w:r>
          <w:rPr>
            <w:rFonts w:hint="eastAsia" w:ascii="Times New Roman" w:hAnsi="Times New Roman" w:cs="Times New Roman"/>
            <w:lang w:val="en-US" w:eastAsia="zh-CN"/>
          </w:rPr>
          <w:t>f</w:t>
        </w:r>
      </w:ins>
      <w:ins w:id="2957" w:author="lv-xyr" w:date="2019-02-23T23:25:10Z">
        <w:r>
          <w:rPr>
            <w:rFonts w:hint="eastAsia" w:ascii="Times New Roman" w:hAnsi="Times New Roman" w:cs="Times New Roman"/>
            <w:lang w:val="en-US" w:eastAsia="zh-CN"/>
          </w:rPr>
          <w:t>ragmen</w:t>
        </w:r>
      </w:ins>
      <w:ins w:id="2958" w:author="lv-xyr" w:date="2019-02-23T23:25:11Z">
        <w:r>
          <w:rPr>
            <w:rFonts w:hint="eastAsia" w:ascii="Times New Roman" w:hAnsi="Times New Roman" w:cs="Times New Roman"/>
            <w:lang w:val="en-US" w:eastAsia="zh-CN"/>
          </w:rPr>
          <w:t>t</w:t>
        </w:r>
      </w:ins>
      <w:r>
        <w:rPr>
          <w:rFonts w:hint="eastAsia" w:ascii="Times New Roman" w:hAnsi="Times New Roman" w:cs="Times New Roman"/>
        </w:rPr>
        <w:t xml:space="preserve"> f</w:t>
      </w:r>
      <w:del w:id="2959" w:author="lv-xyr" w:date="2019-02-23T23:25:14Z">
        <w:r>
          <w:rPr>
            <w:rFonts w:hint="eastAsia" w:ascii="Times New Roman" w:hAnsi="Times New Roman" w:cs="Times New Roman"/>
            <w:lang w:val="en-US"/>
          </w:rPr>
          <w:delText>alls</w:delText>
        </w:r>
      </w:del>
      <w:ins w:id="2960" w:author="lv-xyr" w:date="2019-02-23T23:25:14Z">
        <w:r>
          <w:rPr>
            <w:rFonts w:hint="eastAsia" w:ascii="Times New Roman" w:hAnsi="Times New Roman" w:cs="Times New Roman"/>
            <w:lang w:val="en-US" w:eastAsia="zh-CN"/>
          </w:rPr>
          <w:t>ell</w:t>
        </w:r>
      </w:ins>
      <w:r>
        <w:rPr>
          <w:rFonts w:hint="eastAsia" w:ascii="Times New Roman" w:hAnsi="Times New Roman" w:cs="Times New Roman"/>
        </w:rPr>
        <w:t xml:space="preserve">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del w:id="2961" w:author="lv-xyr" w:date="2019-02-23T23:25:27Z">
        <w:r>
          <w:rPr>
            <w:rFonts w:ascii="Times New Roman" w:hAnsi="Times New Roman" w:cs="Times New Roman"/>
            <w:lang w:val="en-US"/>
          </w:rPr>
          <w:delText>The fragmentation</w:delText>
        </w:r>
      </w:del>
      <w:ins w:id="2962" w:author="lv-xyr" w:date="2019-02-23T23:25:27Z">
        <w:r>
          <w:rPr>
            <w:rFonts w:hint="eastAsia" w:ascii="Times New Roman" w:hAnsi="Times New Roman" w:cs="Times New Roman"/>
            <w:lang w:val="en-US" w:eastAsia="zh-CN"/>
          </w:rPr>
          <w:t xml:space="preserve"> </w:t>
        </w:r>
      </w:ins>
      <w:ins w:id="2963" w:author="lv-xyr" w:date="2019-02-23T23:25:28Z">
        <w:r>
          <w:rPr>
            <w:rFonts w:hint="eastAsia" w:ascii="Times New Roman" w:hAnsi="Times New Roman" w:cs="Times New Roman"/>
            <w:lang w:val="en-US" w:eastAsia="zh-CN"/>
          </w:rPr>
          <w:t>rup</w:t>
        </w:r>
      </w:ins>
      <w:ins w:id="2964" w:author="lv-xyr" w:date="2019-02-23T23:25:30Z">
        <w:r>
          <w:rPr>
            <w:rFonts w:hint="eastAsia" w:ascii="Times New Roman" w:hAnsi="Times New Roman" w:cs="Times New Roman"/>
            <w:lang w:val="en-US" w:eastAsia="zh-CN"/>
          </w:rPr>
          <w:t>t</w:t>
        </w:r>
      </w:ins>
      <w:ins w:id="2965" w:author="lv-xyr" w:date="2019-02-23T23:25:31Z">
        <w:r>
          <w:rPr>
            <w:rFonts w:hint="eastAsia" w:ascii="Times New Roman" w:hAnsi="Times New Roman" w:cs="Times New Roman"/>
            <w:lang w:val="en-US" w:eastAsia="zh-CN"/>
          </w:rPr>
          <w:t>ure</w:t>
        </w:r>
      </w:ins>
      <w:ins w:id="2966" w:author="lv-xyr" w:date="2019-02-23T23:25:32Z">
        <w:r>
          <w:rPr>
            <w:rFonts w:hint="eastAsia" w:ascii="Times New Roman" w:hAnsi="Times New Roman" w:cs="Times New Roman"/>
            <w:lang w:val="en-US" w:eastAsia="zh-CN"/>
          </w:rPr>
          <w:t>d</w:t>
        </w:r>
      </w:ins>
      <w:ins w:id="2967" w:author="lv-xyr" w:date="2019-02-23T23:25:37Z">
        <w:r>
          <w:rPr>
            <w:rFonts w:hint="eastAsia" w:ascii="Times New Roman" w:hAnsi="Times New Roman" w:cs="Times New Roman"/>
            <w:lang w:val="en-US" w:eastAsia="zh-CN"/>
          </w:rPr>
          <w:t>,</w:t>
        </w:r>
      </w:ins>
      <w:r>
        <w:rPr>
          <w:rFonts w:ascii="Times New Roman" w:hAnsi="Times New Roman" w:cs="Times New Roman"/>
        </w:rPr>
        <w:t xml:space="preserve"> produc</w:t>
      </w:r>
      <w:del w:id="2968" w:author="lv-xyr" w:date="2019-02-23T23:25:41Z">
        <w:r>
          <w:rPr>
            <w:rFonts w:ascii="Times New Roman" w:hAnsi="Times New Roman" w:cs="Times New Roman"/>
            <w:lang w:val="en-US"/>
          </w:rPr>
          <w:delText>es</w:delText>
        </w:r>
      </w:del>
      <w:ins w:id="2969" w:author="lv-xyr" w:date="2019-02-23T23:25:41Z">
        <w:r>
          <w:rPr>
            <w:rFonts w:hint="eastAsia" w:ascii="Times New Roman" w:hAnsi="Times New Roman" w:cs="Times New Roman"/>
            <w:lang w:val="en-US" w:eastAsia="zh-CN"/>
          </w:rPr>
          <w:t>ing</w:t>
        </w:r>
      </w:ins>
      <w:r>
        <w:rPr>
          <w:rFonts w:ascii="Times New Roman" w:hAnsi="Times New Roman" w:cs="Times New Roman"/>
        </w:rPr>
        <w:t xml:space="preserve"> a molecular fragment and dimethylnaphthalene. It </w:t>
      </w:r>
      <w:del w:id="2970" w:author="lv-xyr" w:date="2019-02-23T23:26:18Z">
        <w:r>
          <w:rPr>
            <w:rFonts w:ascii="Times New Roman" w:hAnsi="Times New Roman" w:cs="Times New Roman"/>
            <w:lang w:val="en-US"/>
          </w:rPr>
          <w:delText>can be seen</w:delText>
        </w:r>
      </w:del>
      <w:ins w:id="2971" w:author="lv-xyr" w:date="2019-02-23T23:26:18Z">
        <w:r>
          <w:rPr>
            <w:rFonts w:hint="eastAsia" w:ascii="Times New Roman" w:hAnsi="Times New Roman" w:cs="Times New Roman"/>
            <w:lang w:val="en-US" w:eastAsia="zh-CN"/>
          </w:rPr>
          <w:t>sho</w:t>
        </w:r>
      </w:ins>
      <w:ins w:id="2972" w:author="lv-xyr" w:date="2019-02-23T23:26:19Z">
        <w:r>
          <w:rPr>
            <w:rFonts w:hint="eastAsia" w:ascii="Times New Roman" w:hAnsi="Times New Roman" w:cs="Times New Roman"/>
            <w:lang w:val="en-US" w:eastAsia="zh-CN"/>
          </w:rPr>
          <w:t>wed</w:t>
        </w:r>
      </w:ins>
      <w:r>
        <w:rPr>
          <w:rFonts w:ascii="Times New Roman" w:hAnsi="Times New Roman" w:cs="Times New Roman"/>
        </w:rPr>
        <w:t xml:space="preserve"> that </w:t>
      </w:r>
      <w:ins w:id="2973" w:author="lv-xyr" w:date="2019-02-23T23:27:21Z">
        <w:r>
          <w:rPr>
            <w:rFonts w:hint="eastAsia" w:ascii="Times New Roman" w:hAnsi="Times New Roman" w:cs="Times New Roman"/>
            <w:lang w:val="en-US" w:eastAsia="zh-CN"/>
          </w:rPr>
          <w:t xml:space="preserve">the </w:t>
        </w:r>
      </w:ins>
      <w:ins w:id="2974" w:author="lv-xyr" w:date="2019-02-23T23:27:26Z">
        <w:r>
          <w:rPr>
            <w:rFonts w:hint="eastAsia" w:ascii="Times New Roman" w:hAnsi="Times New Roman" w:cs="Times New Roman"/>
            <w:lang w:val="en-US" w:eastAsia="zh-CN"/>
          </w:rPr>
          <w:t>ru</w:t>
        </w:r>
      </w:ins>
      <w:ins w:id="2975" w:author="lv-xyr" w:date="2019-02-23T23:27:27Z">
        <w:r>
          <w:rPr>
            <w:rFonts w:hint="eastAsia" w:ascii="Times New Roman" w:hAnsi="Times New Roman" w:cs="Times New Roman"/>
            <w:lang w:val="en-US" w:eastAsia="zh-CN"/>
          </w:rPr>
          <w:t>p</w:t>
        </w:r>
      </w:ins>
      <w:ins w:id="2976" w:author="lv-xyr" w:date="2019-02-23T23:27:29Z">
        <w:r>
          <w:rPr>
            <w:rFonts w:hint="eastAsia" w:ascii="Times New Roman" w:hAnsi="Times New Roman" w:cs="Times New Roman"/>
            <w:lang w:val="en-US" w:eastAsia="zh-CN"/>
          </w:rPr>
          <w:t>t</w:t>
        </w:r>
      </w:ins>
      <w:ins w:id="2977" w:author="lv-xyr" w:date="2019-02-23T23:27:30Z">
        <w:r>
          <w:rPr>
            <w:rFonts w:hint="eastAsia" w:ascii="Times New Roman" w:hAnsi="Times New Roman" w:cs="Times New Roman"/>
            <w:lang w:val="en-US" w:eastAsia="zh-CN"/>
          </w:rPr>
          <w:t>ure</w:t>
        </w:r>
      </w:ins>
      <w:ins w:id="2978" w:author="lv-xyr" w:date="2019-02-23T23:27:31Z">
        <w:r>
          <w:rPr>
            <w:rFonts w:hint="eastAsia" w:ascii="Times New Roman" w:hAnsi="Times New Roman" w:cs="Times New Roman"/>
            <w:lang w:val="en-US" w:eastAsia="zh-CN"/>
          </w:rPr>
          <w:t xml:space="preserve"> </w:t>
        </w:r>
      </w:ins>
      <w:del w:id="2979" w:author="lv-xyr" w:date="2019-02-23T23:27:37Z">
        <w:r>
          <w:rPr>
            <w:rFonts w:ascii="Times New Roman" w:hAnsi="Times New Roman" w:cs="Times New Roman"/>
          </w:rPr>
          <w:delText xml:space="preserve">most </w:delText>
        </w:r>
      </w:del>
      <w:r>
        <w:rPr>
          <w:rFonts w:ascii="Times New Roman" w:hAnsi="Times New Roman" w:cs="Times New Roman"/>
        </w:rPr>
        <w:t xml:space="preserve">of the </w:t>
      </w:r>
      <w:del w:id="2980" w:author="lv-xyr" w:date="2019-02-23T23:27:05Z">
        <w:r>
          <w:rPr>
            <w:rFonts w:ascii="Times New Roman" w:hAnsi="Times New Roman" w:cs="Times New Roman"/>
            <w:lang w:val="en-US"/>
          </w:rPr>
          <w:delText>primary</w:delText>
        </w:r>
      </w:del>
      <w:ins w:id="2981" w:author="lv-xyr" w:date="2019-02-23T23:27:05Z">
        <w:r>
          <w:rPr>
            <w:rFonts w:hint="eastAsia" w:ascii="Times New Roman" w:hAnsi="Times New Roman" w:cs="Times New Roman"/>
            <w:lang w:val="en-US" w:eastAsia="zh-CN"/>
          </w:rPr>
          <w:t>main</w:t>
        </w:r>
      </w:ins>
      <w:r>
        <w:rPr>
          <w:rFonts w:ascii="Times New Roman" w:hAnsi="Times New Roman" w:cs="Times New Roman"/>
        </w:rPr>
        <w:t xml:space="preserve"> bond </w:t>
      </w:r>
      <w:del w:id="2982" w:author="lv-xyr" w:date="2019-02-23T23:27:44Z">
        <w:r>
          <w:rPr>
            <w:rFonts w:ascii="Times New Roman" w:hAnsi="Times New Roman" w:cs="Times New Roman"/>
          </w:rPr>
          <w:delText xml:space="preserve">cleavage </w:delText>
        </w:r>
      </w:del>
      <w:r>
        <w:rPr>
          <w:rFonts w:ascii="Times New Roman" w:hAnsi="Times New Roman" w:cs="Times New Roman"/>
        </w:rPr>
        <w:t>during coal pyrolysis occurs in a relatively low temperature environment (&lt;1100K)</w:t>
      </w:r>
      <w:ins w:id="2983" w:author="lv-xyr" w:date="2019-02-23T23:28:00Z">
        <w:r>
          <w:rPr>
            <w:rFonts w:hint="eastAsia" w:ascii="Times New Roman" w:hAnsi="Times New Roman" w:cs="Times New Roman"/>
            <w:lang w:val="en-US" w:eastAsia="zh-CN"/>
          </w:rPr>
          <w:t xml:space="preserve"> mo</w:t>
        </w:r>
      </w:ins>
      <w:ins w:id="2984" w:author="lv-xyr" w:date="2019-02-23T23:28:01Z">
        <w:r>
          <w:rPr>
            <w:rFonts w:hint="eastAsia" w:ascii="Times New Roman" w:hAnsi="Times New Roman" w:cs="Times New Roman"/>
            <w:lang w:val="en-US" w:eastAsia="zh-CN"/>
          </w:rPr>
          <w:t>stl</w:t>
        </w:r>
      </w:ins>
      <w:ins w:id="2985" w:author="lv-xyr" w:date="2019-02-23T23:28:02Z">
        <w:r>
          <w:rPr>
            <w:rFonts w:hint="eastAsia" w:ascii="Times New Roman" w:hAnsi="Times New Roman" w:cs="Times New Roman"/>
            <w:lang w:val="en-US" w:eastAsia="zh-CN"/>
          </w:rPr>
          <w:t>y</w:t>
        </w:r>
      </w:ins>
      <w:r>
        <w:rPr>
          <w:rFonts w:ascii="Times New Roman" w:hAnsi="Times New Roman" w:cs="Times New Roman"/>
        </w:rPr>
        <w:t>.</w:t>
      </w:r>
    </w:p>
    <w:p>
      <w:pPr>
        <w:spacing w:line="314" w:lineRule="exact"/>
        <w:ind w:firstLine="420" w:firstLineChars="200"/>
        <w:rPr>
          <w:rFonts w:ascii="Times New Roman" w:hAnsi="Times New Roman" w:cs="Times New Roman"/>
        </w:rPr>
      </w:pP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szCs w:val="21"/>
        </w:rPr>
        <w:t>2.2.2 煤分子团热解模拟分析</w:t>
      </w: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rPr>
        <w:t xml:space="preserve">2.2.2 </w:t>
      </w:r>
      <w:ins w:id="2986" w:author="lv-xyr" w:date="2019-02-17T20:48:05Z">
        <w:r>
          <w:rPr>
            <w:rFonts w:hint="eastAsia" w:ascii="Times New Roman" w:hAnsi="Times New Roman" w:eastAsia="黑体" w:cs="Times New Roman"/>
            <w:b/>
            <w:lang w:val="en-US" w:eastAsia="zh-CN"/>
          </w:rPr>
          <w:t>T</w:t>
        </w:r>
      </w:ins>
      <w:ins w:id="2987" w:author="lv-xyr" w:date="2019-02-17T20:48:06Z">
        <w:r>
          <w:rPr>
            <w:rFonts w:hint="eastAsia" w:ascii="Times New Roman" w:hAnsi="Times New Roman" w:eastAsia="黑体" w:cs="Times New Roman"/>
            <w:b/>
            <w:lang w:val="en-US" w:eastAsia="zh-CN"/>
          </w:rPr>
          <w:t>h</w:t>
        </w:r>
      </w:ins>
      <w:ins w:id="2988" w:author="lv-xyr" w:date="2019-02-17T20:48:07Z">
        <w:r>
          <w:rPr>
            <w:rFonts w:hint="eastAsia" w:ascii="Times New Roman" w:hAnsi="Times New Roman" w:eastAsia="黑体" w:cs="Times New Roman"/>
            <w:b/>
            <w:lang w:val="en-US" w:eastAsia="zh-CN"/>
          </w:rPr>
          <w:t>e</w:t>
        </w:r>
      </w:ins>
      <w:ins w:id="2989" w:author="lv-xyr" w:date="2019-02-17T20:48:32Z">
        <w:r>
          <w:rPr>
            <w:rFonts w:hint="eastAsia" w:ascii="Times New Roman" w:hAnsi="Times New Roman" w:eastAsia="黑体" w:cs="Times New Roman"/>
            <w:b/>
          </w:rPr>
          <w:t xml:space="preserve"> </w:t>
        </w:r>
      </w:ins>
      <w:ins w:id="2990" w:author="lv-xyr" w:date="2019-02-17T20:48:32Z">
        <w:r>
          <w:rPr>
            <w:rFonts w:hint="eastAsia" w:ascii="Times New Roman" w:hAnsi="Times New Roman" w:eastAsia="黑体" w:cs="Times New Roman"/>
            <w:b/>
            <w:lang w:val="en-US" w:eastAsia="zh-CN"/>
          </w:rPr>
          <w:t>P</w:t>
        </w:r>
      </w:ins>
      <w:ins w:id="2991" w:author="lv-xyr" w:date="2019-02-17T20:48:32Z">
        <w:r>
          <w:rPr>
            <w:rFonts w:hint="eastAsia" w:ascii="Times New Roman" w:hAnsi="Times New Roman" w:eastAsia="黑体" w:cs="Times New Roman"/>
            <w:b/>
          </w:rPr>
          <w:t>yrolysis</w:t>
        </w:r>
      </w:ins>
      <w:ins w:id="2992" w:author="lv-xyr" w:date="2019-02-17T20:48:07Z">
        <w:r>
          <w:rPr>
            <w:rFonts w:hint="eastAsia" w:ascii="Times New Roman" w:hAnsi="Times New Roman" w:eastAsia="黑体" w:cs="Times New Roman"/>
            <w:b/>
            <w:lang w:val="en-US" w:eastAsia="zh-CN"/>
          </w:rPr>
          <w:t xml:space="preserve"> </w:t>
        </w:r>
      </w:ins>
      <w:r>
        <w:rPr>
          <w:rFonts w:hint="eastAsia" w:ascii="Times New Roman" w:hAnsi="Times New Roman" w:eastAsia="黑体" w:cs="Times New Roman"/>
          <w:b/>
        </w:rPr>
        <w:t xml:space="preserve">Simulation </w:t>
      </w:r>
      <w:del w:id="2993" w:author="lv-xyr" w:date="2019-02-17T20:48:11Z">
        <w:r>
          <w:rPr>
            <w:rFonts w:hint="eastAsia" w:ascii="Times New Roman" w:hAnsi="Times New Roman" w:eastAsia="黑体" w:cs="Times New Roman"/>
            <w:b/>
            <w:lang w:val="en-US"/>
          </w:rPr>
          <w:delText>a</w:delText>
        </w:r>
      </w:del>
      <w:ins w:id="2994" w:author="lv-xyr" w:date="2019-02-17T20:48:16Z">
        <w:r>
          <w:rPr>
            <w:rFonts w:hint="eastAsia" w:ascii="Times New Roman" w:hAnsi="Times New Roman" w:eastAsia="黑体" w:cs="Times New Roman"/>
            <w:b/>
            <w:lang w:val="en-US" w:eastAsia="zh-CN"/>
          </w:rPr>
          <w:t>A</w:t>
        </w:r>
      </w:ins>
      <w:r>
        <w:rPr>
          <w:rFonts w:hint="eastAsia" w:ascii="Times New Roman" w:hAnsi="Times New Roman" w:eastAsia="黑体" w:cs="Times New Roman"/>
          <w:b/>
        </w:rPr>
        <w:t xml:space="preserve">nalysis of </w:t>
      </w:r>
      <w:del w:id="2995" w:author="lv-xyr" w:date="2019-02-17T20:48:36Z">
        <w:r>
          <w:rPr>
            <w:rFonts w:hint="eastAsia" w:ascii="Times New Roman" w:hAnsi="Times New Roman" w:eastAsia="黑体" w:cs="Times New Roman"/>
            <w:b/>
            <w:lang w:val="en-US"/>
          </w:rPr>
          <w:delText>c</w:delText>
        </w:r>
      </w:del>
      <w:ins w:id="2996" w:author="lv-xyr" w:date="2019-02-17T20:48:36Z">
        <w:r>
          <w:rPr>
            <w:rFonts w:hint="eastAsia" w:ascii="Times New Roman" w:hAnsi="Times New Roman" w:eastAsia="黑体" w:cs="Times New Roman"/>
            <w:b/>
            <w:lang w:val="en-US" w:eastAsia="zh-CN"/>
          </w:rPr>
          <w:t>C</w:t>
        </w:r>
      </w:ins>
      <w:r>
        <w:rPr>
          <w:rFonts w:hint="eastAsia" w:ascii="Times New Roman" w:hAnsi="Times New Roman" w:eastAsia="黑体" w:cs="Times New Roman"/>
          <w:b/>
        </w:rPr>
        <w:t xml:space="preserve">oal </w:t>
      </w:r>
      <w:del w:id="2997" w:author="lv-xyr" w:date="2019-02-17T20:48:41Z">
        <w:r>
          <w:rPr>
            <w:rFonts w:hint="eastAsia" w:ascii="Times New Roman" w:hAnsi="Times New Roman" w:eastAsia="黑体" w:cs="Times New Roman"/>
            <w:b/>
            <w:lang w:val="en-US"/>
          </w:rPr>
          <w:delText>m</w:delText>
        </w:r>
      </w:del>
      <w:ins w:id="2998" w:author="lv-xyr" w:date="2019-02-17T20:48:41Z">
        <w:r>
          <w:rPr>
            <w:rFonts w:hint="eastAsia" w:ascii="Times New Roman" w:hAnsi="Times New Roman" w:eastAsia="黑体" w:cs="Times New Roman"/>
            <w:b/>
            <w:lang w:val="en-US" w:eastAsia="zh-CN"/>
          </w:rPr>
          <w:t>M</w:t>
        </w:r>
      </w:ins>
      <w:r>
        <w:rPr>
          <w:rFonts w:hint="eastAsia" w:ascii="Times New Roman" w:hAnsi="Times New Roman" w:eastAsia="黑体" w:cs="Times New Roman"/>
          <w:b/>
        </w:rPr>
        <w:t xml:space="preserve">olecular </w:t>
      </w:r>
      <w:del w:id="2999" w:author="lv-xyr" w:date="2019-02-17T20:49:04Z">
        <w:r>
          <w:rPr>
            <w:rFonts w:hint="eastAsia" w:ascii="Times New Roman" w:hAnsi="Times New Roman" w:eastAsia="黑体" w:cs="Times New Roman"/>
            <w:b/>
            <w:lang w:val="en-US"/>
          </w:rPr>
          <w:delText>mass</w:delText>
        </w:r>
      </w:del>
      <w:ins w:id="3000" w:author="lv-xyr" w:date="2019-02-17T20:49:04Z">
        <w:r>
          <w:rPr>
            <w:rFonts w:hint="eastAsia" w:ascii="Times New Roman" w:hAnsi="Times New Roman" w:eastAsia="黑体" w:cs="Times New Roman"/>
            <w:b/>
            <w:lang w:val="en-US" w:eastAsia="zh-CN"/>
          </w:rPr>
          <w:t>G</w:t>
        </w:r>
      </w:ins>
      <w:ins w:id="3001" w:author="lv-xyr" w:date="2019-02-17T20:49:05Z">
        <w:r>
          <w:rPr>
            <w:rFonts w:hint="eastAsia" w:ascii="Times New Roman" w:hAnsi="Times New Roman" w:eastAsia="黑体" w:cs="Times New Roman"/>
            <w:b/>
            <w:lang w:val="en-US" w:eastAsia="zh-CN"/>
          </w:rPr>
          <w:t>r</w:t>
        </w:r>
      </w:ins>
      <w:ins w:id="3002" w:author="lv-xyr" w:date="2019-02-17T20:49:06Z">
        <w:r>
          <w:rPr>
            <w:rFonts w:hint="eastAsia" w:ascii="Times New Roman" w:hAnsi="Times New Roman" w:eastAsia="黑体" w:cs="Times New Roman"/>
            <w:b/>
            <w:lang w:val="en-US" w:eastAsia="zh-CN"/>
          </w:rPr>
          <w:t>o</w:t>
        </w:r>
      </w:ins>
      <w:ins w:id="3003" w:author="lv-xyr" w:date="2019-02-17T20:49:07Z">
        <w:r>
          <w:rPr>
            <w:rFonts w:hint="eastAsia" w:ascii="Times New Roman" w:hAnsi="Times New Roman" w:eastAsia="黑体" w:cs="Times New Roman"/>
            <w:b/>
            <w:lang w:val="en-US" w:eastAsia="zh-CN"/>
          </w:rPr>
          <w:t>up</w:t>
        </w:r>
      </w:ins>
      <w:del w:id="3004" w:author="lv-xyr" w:date="2019-02-17T20:48:32Z">
        <w:r>
          <w:rPr>
            <w:rFonts w:hint="eastAsia" w:ascii="Times New Roman" w:hAnsi="Times New Roman" w:eastAsia="黑体" w:cs="Times New Roman"/>
            <w:b/>
          </w:rPr>
          <w:delText xml:space="preserve"> </w:delText>
        </w:r>
      </w:del>
      <w:del w:id="3005" w:author="lv-xyr" w:date="2019-02-17T20:48:32Z">
        <w:r>
          <w:rPr>
            <w:rFonts w:hint="eastAsia" w:ascii="Times New Roman" w:hAnsi="Times New Roman" w:eastAsia="黑体" w:cs="Times New Roman"/>
            <w:b/>
            <w:lang w:val="en-US"/>
          </w:rPr>
          <w:delText>p</w:delText>
        </w:r>
      </w:del>
      <w:del w:id="3006" w:author="lv-xyr" w:date="2019-02-17T20:48:32Z">
        <w:r>
          <w:rPr>
            <w:rFonts w:hint="eastAsia" w:ascii="Times New Roman" w:hAnsi="Times New Roman" w:eastAsia="黑体" w:cs="Times New Roman"/>
            <w:b/>
          </w:rPr>
          <w:delText>yrolysis</w:delText>
        </w:r>
      </w:del>
    </w:p>
    <w:p>
      <w:pPr>
        <w:spacing w:line="314" w:lineRule="exact"/>
        <w:ind w:firstLine="420" w:firstLineChars="200"/>
        <w:rPr>
          <w:rFonts w:ascii="Times New Roman" w:hAnsi="Times New Roman" w:cs="Times New Roman"/>
          <w:szCs w:val="21"/>
        </w:rPr>
      </w:pPr>
      <w:r>
        <w:rPr>
          <w:rFonts w:ascii="Times New Roman" w:hAnsi="Times New Roman" w:cs="Times New Roman"/>
        </w:rPr>
        <w:t>5个煤结构模型分子组成的分子团热解模拟过程中可计算出</w:t>
      </w:r>
      <w:r>
        <w:rPr>
          <w:rFonts w:ascii="Times New Roman" w:hAnsi="Times New Roman" w:cs="Times New Roman"/>
          <w:szCs w:val="21"/>
        </w:rPr>
        <w:t>最低能量构型(图7)，模拟完成后</w:t>
      </w:r>
      <w:r>
        <w:rPr>
          <w:rFonts w:ascii="Times New Roman" w:hAnsi="Times New Roman" w:cs="Times New Roman"/>
        </w:rPr>
        <w:t>获得甲烷的生成过程及析出速率曲线(图8)</w:t>
      </w:r>
      <w:r>
        <w:rPr>
          <w:rFonts w:hint="eastAsia" w:ascii="Times New Roman" w:hAnsi="Times New Roman" w:cs="Times New Roman"/>
        </w:rPr>
        <w:t>，并</w:t>
      </w:r>
      <w:r>
        <w:rPr>
          <w:rFonts w:ascii="Times New Roman" w:hAnsi="Times New Roman" w:cs="Times New Roman"/>
          <w:szCs w:val="21"/>
        </w:rPr>
        <w:t>选取开始和结束两个</w:t>
      </w:r>
      <w:r>
        <w:rPr>
          <w:rFonts w:hint="eastAsia" w:ascii="Times New Roman" w:hAnsi="Times New Roman" w:cs="Times New Roman"/>
          <w:szCs w:val="21"/>
        </w:rPr>
        <w:t>时间</w:t>
      </w:r>
      <w:r>
        <w:rPr>
          <w:rFonts w:ascii="Times New Roman" w:hAnsi="Times New Roman" w:cs="Times New Roman"/>
          <w:szCs w:val="21"/>
        </w:rPr>
        <w:t>点</w:t>
      </w:r>
      <w:r>
        <w:rPr>
          <w:rFonts w:hint="eastAsia" w:ascii="Times New Roman" w:hAnsi="Times New Roman" w:cs="Times New Roman"/>
          <w:szCs w:val="21"/>
        </w:rPr>
        <w:t>的能量</w:t>
      </w:r>
      <w:r>
        <w:rPr>
          <w:rFonts w:ascii="Times New Roman" w:hAnsi="Times New Roman" w:cs="Times New Roman"/>
          <w:szCs w:val="21"/>
        </w:rPr>
        <w:t xml:space="preserve"> (表4)进行对比。</w:t>
      </w:r>
    </w:p>
    <w:p>
      <w:pPr>
        <w:sectPr>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cs="Times New Roman"/>
        </w:rPr>
        <w:t>The lowest energy configuration</w:t>
      </w:r>
      <w:ins w:id="3007" w:author="lv-xyr" w:date="2019-02-24T20:02:05Z">
        <w:r>
          <w:rPr>
            <w:rFonts w:hint="eastAsia" w:ascii="Times New Roman" w:hAnsi="Times New Roman" w:cs="Times New Roman"/>
          </w:rPr>
          <w:t>(Fig. 7)</w:t>
        </w:r>
      </w:ins>
      <w:r>
        <w:rPr>
          <w:rFonts w:hint="eastAsia" w:ascii="Times New Roman" w:hAnsi="Times New Roman" w:cs="Times New Roman"/>
        </w:rPr>
        <w:t xml:space="preserve"> </w:t>
      </w:r>
      <w:del w:id="3008" w:author="lv-xyr" w:date="2019-02-24T20:01:50Z">
        <w:r>
          <w:rPr>
            <w:rFonts w:hint="eastAsia" w:ascii="Times New Roman" w:hAnsi="Times New Roman" w:cs="Times New Roman"/>
            <w:lang w:val="en-US"/>
          </w:rPr>
          <w:delText xml:space="preserve">can </w:delText>
        </w:r>
      </w:del>
      <w:ins w:id="3009" w:author="lv-xyr" w:date="2019-02-24T20:01:50Z">
        <w:r>
          <w:rPr>
            <w:rFonts w:hint="eastAsia" w:ascii="Times New Roman" w:hAnsi="Times New Roman" w:cs="Times New Roman"/>
            <w:lang w:val="en-US" w:eastAsia="zh-CN"/>
          </w:rPr>
          <w:t>was</w:t>
        </w:r>
      </w:ins>
      <w:ins w:id="3010" w:author="lv-xyr" w:date="2019-02-24T19:58:45Z">
        <w:r>
          <w:rPr>
            <w:rFonts w:hint="eastAsia" w:ascii="Times New Roman" w:hAnsi="Times New Roman" w:cs="Times New Roman"/>
            <w:lang w:val="en-US" w:eastAsia="zh-CN"/>
          </w:rPr>
          <w:t xml:space="preserve"> </w:t>
        </w:r>
      </w:ins>
      <w:del w:id="3011" w:author="lv-xyr" w:date="2019-02-24T19:58:16Z">
        <w:r>
          <w:rPr>
            <w:rFonts w:hint="eastAsia" w:ascii="Times New Roman" w:hAnsi="Times New Roman" w:cs="Times New Roman"/>
            <w:lang w:val="en-US"/>
          </w:rPr>
          <w:delText>be calculated</w:delText>
        </w:r>
      </w:del>
      <w:ins w:id="3012" w:author="lv-xyr" w:date="2019-02-24T19:58:16Z">
        <w:r>
          <w:rPr>
            <w:rFonts w:hint="eastAsia" w:ascii="Times New Roman" w:hAnsi="Times New Roman" w:cs="Times New Roman"/>
            <w:lang w:val="en-US" w:eastAsia="zh-CN"/>
          </w:rPr>
          <w:t>work</w:t>
        </w:r>
      </w:ins>
      <w:ins w:id="3013" w:author="lv-xyr" w:date="2019-02-24T19:58:17Z">
        <w:r>
          <w:rPr>
            <w:rFonts w:hint="eastAsia" w:ascii="Times New Roman" w:hAnsi="Times New Roman" w:cs="Times New Roman"/>
            <w:lang w:val="en-US" w:eastAsia="zh-CN"/>
          </w:rPr>
          <w:t xml:space="preserve">ed </w:t>
        </w:r>
      </w:ins>
      <w:ins w:id="3014" w:author="lv-xyr" w:date="2019-02-24T19:58:19Z">
        <w:r>
          <w:rPr>
            <w:rFonts w:hint="eastAsia" w:ascii="Times New Roman" w:hAnsi="Times New Roman" w:cs="Times New Roman"/>
            <w:lang w:val="en-US" w:eastAsia="zh-CN"/>
          </w:rPr>
          <w:t>ou</w:t>
        </w:r>
      </w:ins>
      <w:ins w:id="3015" w:author="lv-xyr" w:date="2019-02-24T19:58:20Z">
        <w:r>
          <w:rPr>
            <w:rFonts w:hint="eastAsia" w:ascii="Times New Roman" w:hAnsi="Times New Roman" w:cs="Times New Roman"/>
            <w:lang w:val="en-US" w:eastAsia="zh-CN"/>
          </w:rPr>
          <w:t>t</w:t>
        </w:r>
      </w:ins>
      <w:r>
        <w:rPr>
          <w:rFonts w:hint="eastAsia" w:ascii="Times New Roman" w:hAnsi="Times New Roman" w:cs="Times New Roman"/>
        </w:rPr>
        <w:t xml:space="preserve"> during the</w:t>
      </w:r>
      <w:ins w:id="3016" w:author="lv-xyr" w:date="2019-02-24T19:52:13Z">
        <w:r>
          <w:rPr>
            <w:rFonts w:hint="eastAsia" w:ascii="Times New Roman" w:hAnsi="Times New Roman" w:cs="Times New Roman"/>
          </w:rPr>
          <w:t xml:space="preserve"> pyrolysis</w:t>
        </w:r>
      </w:ins>
      <w:r>
        <w:rPr>
          <w:rFonts w:hint="eastAsia" w:ascii="Times New Roman" w:hAnsi="Times New Roman" w:cs="Times New Roman"/>
        </w:rPr>
        <w:t xml:space="preserve"> </w:t>
      </w:r>
      <w:ins w:id="3017" w:author="lv-xyr" w:date="2019-02-24T19:52:07Z">
        <w:r>
          <w:rPr>
            <w:rFonts w:hint="eastAsia" w:ascii="Times New Roman" w:hAnsi="Times New Roman" w:cs="Times New Roman"/>
          </w:rPr>
          <w:t xml:space="preserve">simulation </w:t>
        </w:r>
      </w:ins>
      <w:ins w:id="3018" w:author="lv-xyr" w:date="2019-02-24T19:51:58Z">
        <w:r>
          <w:rPr>
            <w:rFonts w:hint="eastAsia" w:ascii="Times New Roman" w:hAnsi="Times New Roman" w:cs="Times New Roman"/>
            <w:lang w:val="en-US" w:eastAsia="zh-CN"/>
          </w:rPr>
          <w:t>pro</w:t>
        </w:r>
      </w:ins>
      <w:ins w:id="3019" w:author="lv-xyr" w:date="2019-02-24T19:51:59Z">
        <w:r>
          <w:rPr>
            <w:rFonts w:hint="eastAsia" w:ascii="Times New Roman" w:hAnsi="Times New Roman" w:cs="Times New Roman"/>
            <w:lang w:val="en-US" w:eastAsia="zh-CN"/>
          </w:rPr>
          <w:t>cess o</w:t>
        </w:r>
      </w:ins>
      <w:ins w:id="3020" w:author="lv-xyr" w:date="2019-02-24T19:52:00Z">
        <w:r>
          <w:rPr>
            <w:rFonts w:hint="eastAsia" w:ascii="Times New Roman" w:hAnsi="Times New Roman" w:cs="Times New Roman"/>
            <w:lang w:val="en-US" w:eastAsia="zh-CN"/>
          </w:rPr>
          <w:t xml:space="preserve">f </w:t>
        </w:r>
      </w:ins>
      <w:r>
        <w:rPr>
          <w:rFonts w:hint="eastAsia" w:ascii="Times New Roman" w:hAnsi="Times New Roman" w:cs="Times New Roman"/>
        </w:rPr>
        <w:t xml:space="preserve">molecular </w:t>
      </w:r>
      <w:del w:id="3021" w:author="lv-xyr" w:date="2019-02-24T19:51:48Z">
        <w:r>
          <w:rPr>
            <w:rFonts w:hint="eastAsia" w:ascii="Times New Roman" w:hAnsi="Times New Roman" w:cs="Times New Roman"/>
            <w:lang w:val="en-US"/>
          </w:rPr>
          <w:delText>mass</w:delText>
        </w:r>
      </w:del>
      <w:ins w:id="3022" w:author="lv-xyr" w:date="2019-02-24T19:51:48Z">
        <w:r>
          <w:rPr>
            <w:rFonts w:hint="eastAsia" w:ascii="Times New Roman" w:hAnsi="Times New Roman" w:cs="Times New Roman"/>
            <w:lang w:val="en-US" w:eastAsia="zh-CN"/>
          </w:rPr>
          <w:t>gr</w:t>
        </w:r>
      </w:ins>
      <w:ins w:id="3023" w:author="lv-xyr" w:date="2019-02-24T19:51:49Z">
        <w:r>
          <w:rPr>
            <w:rFonts w:hint="eastAsia" w:ascii="Times New Roman" w:hAnsi="Times New Roman" w:cs="Times New Roman"/>
            <w:lang w:val="en-US" w:eastAsia="zh-CN"/>
          </w:rPr>
          <w:t>o</w:t>
        </w:r>
      </w:ins>
      <w:ins w:id="3024" w:author="lv-xyr" w:date="2019-02-24T19:51:50Z">
        <w:r>
          <w:rPr>
            <w:rFonts w:hint="eastAsia" w:ascii="Times New Roman" w:hAnsi="Times New Roman" w:cs="Times New Roman"/>
            <w:lang w:val="en-US" w:eastAsia="zh-CN"/>
          </w:rPr>
          <w:t>up</w:t>
        </w:r>
      </w:ins>
      <w:del w:id="3025" w:author="lv-xyr" w:date="2019-02-24T19:52:13Z">
        <w:r>
          <w:rPr>
            <w:rFonts w:hint="eastAsia" w:ascii="Times New Roman" w:hAnsi="Times New Roman" w:cs="Times New Roman"/>
          </w:rPr>
          <w:delText xml:space="preserve"> pyrolysis</w:delText>
        </w:r>
      </w:del>
      <w:r>
        <w:rPr>
          <w:rFonts w:hint="eastAsia" w:ascii="Times New Roman" w:hAnsi="Times New Roman" w:cs="Times New Roman"/>
        </w:rPr>
        <w:t xml:space="preserve"> </w:t>
      </w:r>
      <w:ins w:id="3026" w:author="lv-xyr" w:date="2019-02-24T19:52:28Z">
        <w:r>
          <w:rPr>
            <w:rFonts w:hint="eastAsia" w:ascii="Times New Roman" w:hAnsi="Times New Roman" w:cs="Times New Roman"/>
            <w:lang w:val="en-US" w:eastAsia="zh-CN"/>
          </w:rPr>
          <w:t>consi</w:t>
        </w:r>
      </w:ins>
      <w:ins w:id="3027" w:author="lv-xyr" w:date="2019-02-24T19:52:29Z">
        <w:r>
          <w:rPr>
            <w:rFonts w:hint="eastAsia" w:ascii="Times New Roman" w:hAnsi="Times New Roman" w:cs="Times New Roman"/>
            <w:lang w:val="en-US" w:eastAsia="zh-CN"/>
          </w:rPr>
          <w:t>s</w:t>
        </w:r>
      </w:ins>
      <w:ins w:id="3028" w:author="lv-xyr" w:date="2019-02-24T19:52:30Z">
        <w:r>
          <w:rPr>
            <w:rFonts w:hint="eastAsia" w:ascii="Times New Roman" w:hAnsi="Times New Roman" w:cs="Times New Roman"/>
            <w:lang w:val="en-US" w:eastAsia="zh-CN"/>
          </w:rPr>
          <w:t xml:space="preserve">ted </w:t>
        </w:r>
      </w:ins>
      <w:del w:id="3029" w:author="lv-xyr" w:date="2019-02-24T19:52:07Z">
        <w:r>
          <w:rPr>
            <w:rFonts w:hint="eastAsia" w:ascii="Times New Roman" w:hAnsi="Times New Roman" w:cs="Times New Roman"/>
          </w:rPr>
          <w:delText xml:space="preserve">simulation </w:delText>
        </w:r>
      </w:del>
      <w:r>
        <w:rPr>
          <w:rFonts w:hint="eastAsia" w:ascii="Times New Roman" w:hAnsi="Times New Roman" w:cs="Times New Roman"/>
        </w:rPr>
        <w:t>of the five coal structure model molecules</w:t>
      </w:r>
      <w:del w:id="3030" w:author="lv-xyr" w:date="2019-02-24T20:02:05Z">
        <w:r>
          <w:rPr>
            <w:rFonts w:hint="eastAsia" w:ascii="Times New Roman" w:hAnsi="Times New Roman" w:cs="Times New Roman"/>
          </w:rPr>
          <w:delText xml:space="preserve"> (Fig. 7)</w:delText>
        </w:r>
      </w:del>
      <w:r>
        <w:rPr>
          <w:rFonts w:hint="eastAsia" w:ascii="Times New Roman" w:hAnsi="Times New Roman" w:cs="Times New Roman"/>
        </w:rPr>
        <w:t>. After the simulation</w:t>
      </w:r>
      <w:del w:id="3031" w:author="lv-xyr" w:date="2019-02-24T19:52:52Z">
        <w:r>
          <w:rPr>
            <w:rFonts w:hint="eastAsia" w:ascii="Times New Roman" w:hAnsi="Times New Roman" w:cs="Times New Roman"/>
          </w:rPr>
          <w:delText xml:space="preserve"> is completed</w:delText>
        </w:r>
      </w:del>
      <w:r>
        <w:rPr>
          <w:rFonts w:hint="eastAsia" w:ascii="Times New Roman" w:hAnsi="Times New Roman" w:cs="Times New Roman"/>
        </w:rPr>
        <w:t>, the</w:t>
      </w:r>
      <w:ins w:id="3032" w:author="lv-xyr" w:date="2019-02-24T19:53:20Z">
        <w:r>
          <w:rPr>
            <w:rFonts w:hint="eastAsia" w:ascii="Times New Roman" w:hAnsi="Times New Roman" w:cs="Times New Roman"/>
          </w:rPr>
          <w:t xml:space="preserve"> process</w:t>
        </w:r>
      </w:ins>
      <w:r>
        <w:rPr>
          <w:rFonts w:hint="eastAsia" w:ascii="Times New Roman" w:hAnsi="Times New Roman" w:cs="Times New Roman"/>
        </w:rPr>
        <w:t xml:space="preserve"> </w:t>
      </w:r>
      <w:ins w:id="3033" w:author="lv-xyr" w:date="2019-02-24T19:53:22Z">
        <w:r>
          <w:rPr>
            <w:rFonts w:hint="eastAsia" w:ascii="Times New Roman" w:hAnsi="Times New Roman" w:cs="Times New Roman"/>
            <w:lang w:val="en-US" w:eastAsia="zh-CN"/>
          </w:rPr>
          <w:t xml:space="preserve">of </w:t>
        </w:r>
      </w:ins>
      <w:r>
        <w:rPr>
          <w:rFonts w:hint="eastAsia" w:ascii="Times New Roman" w:hAnsi="Times New Roman" w:cs="Times New Roman"/>
        </w:rPr>
        <w:t xml:space="preserve">methane </w:t>
      </w:r>
      <w:del w:id="3034" w:author="lv-xyr" w:date="2019-02-24T19:53:26Z">
        <w:r>
          <w:rPr>
            <w:rFonts w:hint="eastAsia" w:ascii="Times New Roman" w:hAnsi="Times New Roman" w:cs="Times New Roman"/>
            <w:lang w:val="en-US"/>
          </w:rPr>
          <w:delText>gener</w:delText>
        </w:r>
      </w:del>
      <w:ins w:id="3035" w:author="lv-xyr" w:date="2019-02-24T19:53:26Z">
        <w:r>
          <w:rPr>
            <w:rFonts w:hint="eastAsia" w:ascii="Times New Roman" w:hAnsi="Times New Roman" w:cs="Times New Roman"/>
            <w:lang w:val="en-US" w:eastAsia="zh-CN"/>
          </w:rPr>
          <w:t>for</w:t>
        </w:r>
      </w:ins>
      <w:ins w:id="3036" w:author="lv-xyr" w:date="2019-02-24T19:53:27Z">
        <w:r>
          <w:rPr>
            <w:rFonts w:hint="eastAsia" w:ascii="Times New Roman" w:hAnsi="Times New Roman" w:cs="Times New Roman"/>
            <w:lang w:val="en-US" w:eastAsia="zh-CN"/>
          </w:rPr>
          <w:t>m</w:t>
        </w:r>
      </w:ins>
      <w:r>
        <w:rPr>
          <w:rFonts w:hint="eastAsia" w:ascii="Times New Roman" w:hAnsi="Times New Roman" w:cs="Times New Roman"/>
        </w:rPr>
        <w:t>ation</w:t>
      </w:r>
      <w:del w:id="3037" w:author="lv-xyr" w:date="2019-02-24T19:53:20Z">
        <w:r>
          <w:rPr>
            <w:rFonts w:hint="eastAsia" w:ascii="Times New Roman" w:hAnsi="Times New Roman" w:cs="Times New Roman"/>
          </w:rPr>
          <w:delText xml:space="preserve"> process</w:delText>
        </w:r>
      </w:del>
      <w:r>
        <w:rPr>
          <w:rFonts w:hint="eastAsia" w:ascii="Times New Roman" w:hAnsi="Times New Roman" w:cs="Times New Roman"/>
        </w:rPr>
        <w:t xml:space="preserve"> </w:t>
      </w:r>
      <w:ins w:id="3038" w:author="lv-xyr" w:date="2019-02-24T20:02:20Z">
        <w:r>
          <w:rPr>
            <w:rFonts w:hint="eastAsia" w:ascii="Times New Roman" w:hAnsi="Times New Roman" w:cs="Times New Roman"/>
            <w:lang w:val="en-US" w:eastAsia="zh-CN"/>
          </w:rPr>
          <w:t>was</w:t>
        </w:r>
      </w:ins>
      <w:ins w:id="3039" w:author="lv-xyr" w:date="2019-02-24T19:59:34Z">
        <w:r>
          <w:rPr>
            <w:rFonts w:hint="eastAsia" w:ascii="Times New Roman" w:hAnsi="Times New Roman" w:cs="Times New Roman"/>
            <w:lang w:val="en-US" w:eastAsia="zh-CN"/>
          </w:rPr>
          <w:t xml:space="preserve"> </w:t>
        </w:r>
      </w:ins>
      <w:ins w:id="3040" w:author="lv-xyr" w:date="2019-02-24T20:02:40Z">
        <w:r>
          <w:rPr>
            <w:rFonts w:hint="eastAsia" w:ascii="Times New Roman" w:hAnsi="Times New Roman" w:cs="Times New Roman"/>
            <w:lang w:val="en-US" w:eastAsia="zh-CN"/>
          </w:rPr>
          <w:t>c</w:t>
        </w:r>
      </w:ins>
      <w:ins w:id="3041" w:author="lv-xyr" w:date="2019-02-24T20:02:41Z">
        <w:r>
          <w:rPr>
            <w:rFonts w:hint="eastAsia" w:ascii="Times New Roman" w:hAnsi="Times New Roman" w:cs="Times New Roman"/>
            <w:lang w:val="en-US" w:eastAsia="zh-CN"/>
          </w:rPr>
          <w:t>lear</w:t>
        </w:r>
      </w:ins>
      <w:ins w:id="3042" w:author="lv-xyr" w:date="2019-02-24T19:59:41Z">
        <w:r>
          <w:rPr>
            <w:rFonts w:hint="eastAsia" w:ascii="Times New Roman" w:hAnsi="Times New Roman" w:cs="Times New Roman"/>
            <w:lang w:val="en-US" w:eastAsia="zh-CN"/>
          </w:rPr>
          <w:t xml:space="preserve"> </w:t>
        </w:r>
      </w:ins>
      <w:r>
        <w:rPr>
          <w:rFonts w:hint="eastAsia" w:ascii="Times New Roman" w:hAnsi="Times New Roman" w:cs="Times New Roman"/>
        </w:rPr>
        <w:t xml:space="preserve">and </w:t>
      </w:r>
      <w:del w:id="3043" w:author="lv-xyr" w:date="2019-02-24T20:01:20Z">
        <w:r>
          <w:rPr>
            <w:rFonts w:hint="eastAsia" w:ascii="Times New Roman" w:hAnsi="Times New Roman" w:cs="Times New Roman"/>
            <w:lang w:val="en-US"/>
          </w:rPr>
          <w:delText>the</w:delText>
        </w:r>
      </w:del>
      <w:ins w:id="3044" w:author="lv-xyr" w:date="2019-02-24T20:01:20Z">
        <w:r>
          <w:rPr>
            <w:rFonts w:hint="eastAsia" w:ascii="Times New Roman" w:hAnsi="Times New Roman" w:cs="Times New Roman"/>
            <w:lang w:val="en-US" w:eastAsia="zh-CN"/>
          </w:rPr>
          <w:t>me</w:t>
        </w:r>
      </w:ins>
      <w:ins w:id="3045" w:author="lv-xyr" w:date="2019-02-24T20:01:21Z">
        <w:r>
          <w:rPr>
            <w:rFonts w:hint="eastAsia" w:ascii="Times New Roman" w:hAnsi="Times New Roman" w:cs="Times New Roman"/>
            <w:lang w:val="en-US" w:eastAsia="zh-CN"/>
          </w:rPr>
          <w:t>thane</w:t>
        </w:r>
      </w:ins>
      <w:r>
        <w:rPr>
          <w:rFonts w:hint="eastAsia" w:ascii="Times New Roman" w:hAnsi="Times New Roman" w:cs="Times New Roman"/>
        </w:rPr>
        <w:t xml:space="preserve"> precipitation rate curve </w:t>
      </w:r>
      <w:del w:id="3046" w:author="lv-xyr" w:date="2019-02-24T20:01:37Z">
        <w:r>
          <w:rPr>
            <w:rFonts w:hint="eastAsia" w:ascii="Times New Roman" w:hAnsi="Times New Roman" w:cs="Times New Roman"/>
            <w:lang w:val="en-US"/>
          </w:rPr>
          <w:delText>are</w:delText>
        </w:r>
      </w:del>
      <w:ins w:id="3047" w:author="lv-xyr" w:date="2019-02-24T20:01:37Z">
        <w:r>
          <w:rPr>
            <w:rFonts w:hint="eastAsia" w:ascii="Times New Roman" w:hAnsi="Times New Roman" w:cs="Times New Roman"/>
            <w:lang w:val="en-US" w:eastAsia="zh-CN"/>
          </w:rPr>
          <w:t>w</w:t>
        </w:r>
      </w:ins>
      <w:ins w:id="3048" w:author="lv-xyr" w:date="2019-02-24T20:02:49Z">
        <w:r>
          <w:rPr>
            <w:rFonts w:hint="eastAsia" w:ascii="Times New Roman" w:hAnsi="Times New Roman" w:cs="Times New Roman"/>
            <w:lang w:val="en-US" w:eastAsia="zh-CN"/>
          </w:rPr>
          <w:t>e</w:t>
        </w:r>
      </w:ins>
      <w:ins w:id="3049" w:author="lv-xyr" w:date="2019-02-24T20:01:37Z">
        <w:r>
          <w:rPr>
            <w:rFonts w:hint="eastAsia" w:ascii="Times New Roman" w:hAnsi="Times New Roman" w:cs="Times New Roman"/>
            <w:lang w:val="en-US" w:eastAsia="zh-CN"/>
          </w:rPr>
          <w:t>r</w:t>
        </w:r>
      </w:ins>
      <w:ins w:id="3050" w:author="lv-xyr" w:date="2019-02-24T20:01:38Z">
        <w:r>
          <w:rPr>
            <w:rFonts w:hint="eastAsia" w:ascii="Times New Roman" w:hAnsi="Times New Roman" w:cs="Times New Roman"/>
            <w:lang w:val="en-US" w:eastAsia="zh-CN"/>
          </w:rPr>
          <w:t>e</w:t>
        </w:r>
      </w:ins>
      <w:r>
        <w:rPr>
          <w:rFonts w:hint="eastAsia" w:ascii="Times New Roman" w:hAnsi="Times New Roman" w:cs="Times New Roman"/>
        </w:rPr>
        <w:t xml:space="preserve"> obtained (Fig. 8), and the</w:t>
      </w:r>
      <w:ins w:id="3051" w:author="lv-xyr" w:date="2019-02-24T20:03:13Z">
        <w:r>
          <w:rPr>
            <w:rFonts w:hint="eastAsia" w:ascii="Times New Roman" w:hAnsi="Times New Roman" w:cs="Times New Roman"/>
          </w:rPr>
          <w:t xml:space="preserve"> energy</w:t>
        </w:r>
      </w:ins>
      <w:r>
        <w:rPr>
          <w:rFonts w:hint="eastAsia" w:ascii="Times New Roman" w:hAnsi="Times New Roman" w:cs="Times New Roman"/>
        </w:rPr>
        <w:t xml:space="preserve"> </w:t>
      </w:r>
      <w:ins w:id="3052" w:author="lv-xyr" w:date="2019-02-24T20:03:15Z">
        <w:r>
          <w:rPr>
            <w:rFonts w:hint="eastAsia" w:ascii="Times New Roman" w:hAnsi="Times New Roman" w:cs="Times New Roman"/>
            <w:lang w:val="en-US" w:eastAsia="zh-CN"/>
          </w:rPr>
          <w:t>a</w:t>
        </w:r>
      </w:ins>
      <w:ins w:id="3053" w:author="lv-xyr" w:date="2019-02-24T20:03:16Z">
        <w:r>
          <w:rPr>
            <w:rFonts w:hint="eastAsia" w:ascii="Times New Roman" w:hAnsi="Times New Roman" w:cs="Times New Roman"/>
            <w:lang w:val="en-US" w:eastAsia="zh-CN"/>
          </w:rPr>
          <w:t xml:space="preserve">t the </w:t>
        </w:r>
      </w:ins>
      <w:r>
        <w:rPr>
          <w:rFonts w:hint="eastAsia" w:ascii="Times New Roman" w:hAnsi="Times New Roman" w:cs="Times New Roman"/>
        </w:rPr>
        <w:t xml:space="preserve">start </w:t>
      </w:r>
      <w:ins w:id="3054" w:author="lv-xyr" w:date="2019-02-24T20:04:18Z">
        <w:r>
          <w:rPr>
            <w:rFonts w:hint="eastAsia" w:ascii="Times New Roman" w:hAnsi="Times New Roman" w:cs="Times New Roman"/>
            <w:lang w:val="en-US" w:eastAsia="zh-CN"/>
          </w:rPr>
          <w:t>poi</w:t>
        </w:r>
      </w:ins>
      <w:ins w:id="3055" w:author="lv-xyr" w:date="2019-02-24T20:04:19Z">
        <w:r>
          <w:rPr>
            <w:rFonts w:hint="eastAsia" w:ascii="Times New Roman" w:hAnsi="Times New Roman" w:cs="Times New Roman"/>
            <w:lang w:val="en-US" w:eastAsia="zh-CN"/>
          </w:rPr>
          <w:t xml:space="preserve">nt </w:t>
        </w:r>
      </w:ins>
      <w:r>
        <w:rPr>
          <w:rFonts w:hint="eastAsia" w:ascii="Times New Roman" w:hAnsi="Times New Roman" w:cs="Times New Roman"/>
        </w:rPr>
        <w:t xml:space="preserve">and </w:t>
      </w:r>
      <w:ins w:id="3056" w:author="lv-xyr" w:date="2019-02-24T20:03:23Z">
        <w:r>
          <w:rPr>
            <w:rFonts w:hint="eastAsia" w:ascii="Times New Roman" w:hAnsi="Times New Roman" w:cs="Times New Roman"/>
            <w:lang w:val="en-US" w:eastAsia="zh-CN"/>
          </w:rPr>
          <w:t>that</w:t>
        </w:r>
      </w:ins>
      <w:ins w:id="3057" w:author="lv-xyr" w:date="2019-02-24T20:03:24Z">
        <w:r>
          <w:rPr>
            <w:rFonts w:hint="eastAsia" w:ascii="Times New Roman" w:hAnsi="Times New Roman" w:cs="Times New Roman"/>
            <w:lang w:val="en-US" w:eastAsia="zh-CN"/>
          </w:rPr>
          <w:t xml:space="preserve"> </w:t>
        </w:r>
      </w:ins>
      <w:ins w:id="3058" w:author="lv-xyr" w:date="2019-02-24T20:03:25Z">
        <w:r>
          <w:rPr>
            <w:rFonts w:hint="eastAsia" w:ascii="Times New Roman" w:hAnsi="Times New Roman" w:cs="Times New Roman"/>
            <w:lang w:val="en-US" w:eastAsia="zh-CN"/>
          </w:rPr>
          <w:t>a</w:t>
        </w:r>
      </w:ins>
      <w:ins w:id="3059" w:author="lv-xyr" w:date="2019-02-24T20:03:26Z">
        <w:r>
          <w:rPr>
            <w:rFonts w:hint="eastAsia" w:ascii="Times New Roman" w:hAnsi="Times New Roman" w:cs="Times New Roman"/>
            <w:lang w:val="en-US" w:eastAsia="zh-CN"/>
          </w:rPr>
          <w:t>t</w:t>
        </w:r>
      </w:ins>
      <w:ins w:id="3060" w:author="lv-xyr" w:date="2019-02-24T20:03:27Z">
        <w:r>
          <w:rPr>
            <w:rFonts w:hint="eastAsia" w:ascii="Times New Roman" w:hAnsi="Times New Roman" w:cs="Times New Roman"/>
            <w:lang w:val="en-US" w:eastAsia="zh-CN"/>
          </w:rPr>
          <w:t xml:space="preserve"> the </w:t>
        </w:r>
      </w:ins>
      <w:r>
        <w:rPr>
          <w:rFonts w:hint="eastAsia" w:ascii="Times New Roman" w:hAnsi="Times New Roman" w:cs="Times New Roman"/>
        </w:rPr>
        <w:t xml:space="preserve">end </w:t>
      </w:r>
      <w:ins w:id="3061" w:author="lv-xyr" w:date="2019-02-24T20:04:22Z">
        <w:r>
          <w:rPr>
            <w:rFonts w:hint="eastAsia" w:ascii="Times New Roman" w:hAnsi="Times New Roman" w:cs="Times New Roman"/>
            <w:lang w:val="en-US" w:eastAsia="zh-CN"/>
          </w:rPr>
          <w:t>point</w:t>
        </w:r>
      </w:ins>
      <w:ins w:id="3062" w:author="lv-xyr" w:date="2019-02-24T20:04:41Z">
        <w:r>
          <w:rPr>
            <w:rFonts w:hint="eastAsia" w:ascii="Times New Roman" w:hAnsi="Times New Roman" w:cs="Times New Roman"/>
          </w:rPr>
          <w:t>(Table 4)</w:t>
        </w:r>
      </w:ins>
      <w:ins w:id="3063" w:author="lv-xyr" w:date="2019-02-24T20:04:23Z">
        <w:r>
          <w:rPr>
            <w:rFonts w:hint="eastAsia" w:ascii="Times New Roman" w:hAnsi="Times New Roman" w:cs="Times New Roman"/>
            <w:lang w:val="en-US" w:eastAsia="zh-CN"/>
          </w:rPr>
          <w:t xml:space="preserve"> </w:t>
        </w:r>
      </w:ins>
      <w:del w:id="3064" w:author="lv-xyr" w:date="2019-02-24T20:05:02Z">
        <w:r>
          <w:rPr>
            <w:rFonts w:hint="eastAsia" w:ascii="Times New Roman" w:hAnsi="Times New Roman" w:cs="Times New Roman"/>
            <w:lang w:val="en-US"/>
          </w:rPr>
          <w:delText>a</w:delText>
        </w:r>
      </w:del>
      <w:ins w:id="3065" w:author="lv-xyr" w:date="2019-02-24T20:05:02Z">
        <w:r>
          <w:rPr>
            <w:rFonts w:hint="eastAsia" w:ascii="Times New Roman" w:hAnsi="Times New Roman" w:cs="Times New Roman"/>
            <w:lang w:val="en-US" w:eastAsia="zh-CN"/>
          </w:rPr>
          <w:t>we</w:t>
        </w:r>
      </w:ins>
      <w:r>
        <w:rPr>
          <w:rFonts w:hint="eastAsia" w:ascii="Times New Roman" w:hAnsi="Times New Roman" w:cs="Times New Roman"/>
        </w:rPr>
        <w:t>re selected</w:t>
      </w:r>
      <w:del w:id="3066" w:author="lv-xyr" w:date="2019-02-24T20:04:41Z">
        <w:r>
          <w:rPr>
            <w:rFonts w:hint="eastAsia" w:ascii="Times New Roman" w:hAnsi="Times New Roman" w:cs="Times New Roman"/>
          </w:rPr>
          <w:delText>. The energy at time points (Table 4)</w:delText>
        </w:r>
      </w:del>
      <w:r>
        <w:rPr>
          <w:rFonts w:hint="eastAsia" w:ascii="Times New Roman" w:hAnsi="Times New Roman" w:cs="Times New Roman"/>
        </w:rPr>
        <w:t xml:space="preserve"> </w:t>
      </w:r>
      <w:del w:id="3067" w:author="lv-xyr" w:date="2019-02-24T20:04:45Z">
        <w:r>
          <w:rPr>
            <w:rFonts w:hint="eastAsia" w:ascii="Times New Roman" w:hAnsi="Times New Roman" w:cs="Times New Roman"/>
            <w:lang w:val="en-US"/>
          </w:rPr>
          <w:delText>was compared</w:delText>
        </w:r>
      </w:del>
      <w:ins w:id="3068" w:author="lv-xyr" w:date="2019-02-24T20:04:45Z">
        <w:r>
          <w:rPr>
            <w:rFonts w:hint="eastAsia" w:ascii="Times New Roman" w:hAnsi="Times New Roman" w:cs="Times New Roman"/>
            <w:lang w:val="en-US" w:eastAsia="zh-CN"/>
          </w:rPr>
          <w:t>f</w:t>
        </w:r>
      </w:ins>
      <w:ins w:id="3069" w:author="lv-xyr" w:date="2019-02-24T20:04:47Z">
        <w:r>
          <w:rPr>
            <w:rFonts w:hint="eastAsia" w:ascii="Times New Roman" w:hAnsi="Times New Roman" w:cs="Times New Roman"/>
            <w:lang w:val="en-US" w:eastAsia="zh-CN"/>
          </w:rPr>
          <w:t xml:space="preserve">or </w:t>
        </w:r>
      </w:ins>
      <w:ins w:id="3070" w:author="lv-xyr" w:date="2019-02-24T20:04:48Z">
        <w:r>
          <w:rPr>
            <w:rFonts w:hint="eastAsia" w:ascii="Times New Roman" w:hAnsi="Times New Roman" w:cs="Times New Roman"/>
            <w:lang w:val="en-US" w:eastAsia="zh-CN"/>
          </w:rPr>
          <w:t>c</w:t>
        </w:r>
      </w:ins>
      <w:ins w:id="3071" w:author="lv-xyr" w:date="2019-02-24T20:04:51Z">
        <w:r>
          <w:rPr>
            <w:rFonts w:hint="eastAsia" w:ascii="Times New Roman" w:hAnsi="Times New Roman" w:cs="Times New Roman"/>
            <w:lang w:val="en-US" w:eastAsia="zh-CN"/>
          </w:rPr>
          <w:t>o</w:t>
        </w:r>
      </w:ins>
      <w:ins w:id="3072" w:author="lv-xyr" w:date="2019-02-24T20:04:52Z">
        <w:r>
          <w:rPr>
            <w:rFonts w:hint="eastAsia" w:ascii="Times New Roman" w:hAnsi="Times New Roman" w:cs="Times New Roman"/>
            <w:lang w:val="en-US" w:eastAsia="zh-CN"/>
          </w:rPr>
          <w:t>mpar</w:t>
        </w:r>
      </w:ins>
      <w:ins w:id="3073" w:author="lv-xyr" w:date="2019-02-24T20:04:53Z">
        <w:r>
          <w:rPr>
            <w:rFonts w:hint="eastAsia" w:ascii="Times New Roman" w:hAnsi="Times New Roman" w:cs="Times New Roman"/>
            <w:lang w:val="en-US" w:eastAsia="zh-CN"/>
          </w:rPr>
          <w:t>i</w:t>
        </w:r>
      </w:ins>
      <w:ins w:id="3074" w:author="lv-xyr" w:date="2019-02-24T20:04:54Z">
        <w:r>
          <w:rPr>
            <w:rFonts w:hint="eastAsia" w:ascii="Times New Roman" w:hAnsi="Times New Roman" w:cs="Times New Roman"/>
            <w:lang w:val="en-US" w:eastAsia="zh-CN"/>
          </w:rPr>
          <w:t>son</w:t>
        </w:r>
      </w:ins>
      <w:r>
        <w:rPr>
          <w:rFonts w:hint="eastAsia" w:ascii="Times New Roman" w:hAnsi="Times New Roman" w:cs="Times New Roman"/>
        </w:rPr>
        <w:t>.</w:t>
      </w:r>
    </w:p>
    <w:p>
      <w:pPr>
        <w:jc w:val="center"/>
      </w:pPr>
      <w:r>
        <w:drawing>
          <wp:inline distT="0" distB="0" distL="0" distR="0">
            <wp:extent cx="4035425" cy="3853815"/>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035024" cy="3853018"/>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7分子团</w:t>
      </w:r>
      <w:r>
        <w:rPr>
          <w:rFonts w:ascii="Times New Roman" w:hAnsi="Times New Roman" w:cs="Times New Roman"/>
          <w:bCs/>
          <w:sz w:val="18"/>
          <w:szCs w:val="18"/>
        </w:rPr>
        <w:t>能量最低构型</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7</w:t>
      </w:r>
      <w:r>
        <w:rPr>
          <w:rFonts w:ascii="Times New Roman" w:hAnsi="Times New Roman" w:cs="Times New Roman"/>
          <w:bCs/>
          <w:sz w:val="18"/>
          <w:szCs w:val="18"/>
        </w:rPr>
        <w:t xml:space="preserve"> Energy- minimum </w:t>
      </w:r>
      <w:del w:id="3075" w:author="lv-xyr" w:date="2019-02-24T20:05:29Z">
        <w:r>
          <w:rPr>
            <w:rFonts w:ascii="Times New Roman" w:hAnsi="Times New Roman" w:cs="Times New Roman"/>
            <w:bCs/>
            <w:sz w:val="18"/>
            <w:szCs w:val="18"/>
            <w:lang w:val="en-US"/>
          </w:rPr>
          <w:delText>c</w:delText>
        </w:r>
      </w:del>
      <w:ins w:id="3076" w:author="lv-xyr" w:date="2019-02-24T20:05:29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onfiguration of </w:t>
      </w:r>
      <w:del w:id="3077" w:author="lv-xyr" w:date="2019-02-24T20:05:33Z">
        <w:r>
          <w:rPr>
            <w:rFonts w:hint="eastAsia" w:ascii="Times New Roman" w:hAnsi="Times New Roman" w:cs="Times New Roman"/>
            <w:bCs/>
            <w:sz w:val="18"/>
            <w:szCs w:val="18"/>
            <w:lang w:val="en-US"/>
          </w:rPr>
          <w:delText>m</w:delText>
        </w:r>
      </w:del>
      <w:ins w:id="3078" w:author="lv-xyr" w:date="2019-02-24T20:05:33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olecular </w:t>
      </w:r>
      <w:del w:id="3079" w:author="lv-xyr" w:date="2019-02-24T20:05:35Z">
        <w:r>
          <w:rPr>
            <w:rFonts w:ascii="Times New Roman" w:hAnsi="Times New Roman" w:cs="Times New Roman"/>
            <w:bCs/>
            <w:sz w:val="18"/>
            <w:szCs w:val="18"/>
            <w:lang w:val="en-US"/>
          </w:rPr>
          <w:delText>g</w:delText>
        </w:r>
      </w:del>
      <w:ins w:id="3080" w:author="lv-xyr" w:date="2019-02-24T20:05:35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roup</w:t>
      </w:r>
    </w:p>
    <w:p>
      <w:pPr>
        <w:jc w:val="center"/>
        <w:rPr>
          <w:rFonts w:ascii="Times New Roman" w:hAnsi="Times New Roman" w:cs="Times New Roman"/>
          <w:bCs/>
          <w:sz w:val="18"/>
          <w:szCs w:val="18"/>
        </w:rPr>
      </w:pPr>
      <w:r>
        <w:rPr>
          <w:rFonts w:hint="eastAsia" w:ascii="Times New Roman" w:hAnsi="Times New Roman" w:cs="Times New Roman"/>
          <w:bCs/>
          <w:sz w:val="18"/>
          <w:szCs w:val="18"/>
        </w:rPr>
        <w:t>表5 分子团动力学模拟前后的能量(kcal /mol)对比</w:t>
      </w:r>
    </w:p>
    <w:p>
      <w:pPr>
        <w:jc w:val="center"/>
        <w:rPr>
          <w:rFonts w:ascii="Times New Roman" w:hAnsi="Times New Roman" w:cs="Times New Roman"/>
          <w:bCs/>
          <w:sz w:val="18"/>
          <w:szCs w:val="18"/>
        </w:rPr>
      </w:pPr>
      <w:r>
        <w:rPr>
          <w:rFonts w:ascii="Times New Roman" w:hAnsi="Times New Roman" w:cs="Times New Roman"/>
          <w:bCs/>
          <w:sz w:val="18"/>
          <w:szCs w:val="18"/>
        </w:rPr>
        <w:t>Table</w:t>
      </w:r>
      <w:r>
        <w:rPr>
          <w:rFonts w:hint="eastAsia" w:ascii="Times New Roman" w:hAnsi="Times New Roman" w:cs="Times New Roman"/>
          <w:bCs/>
          <w:sz w:val="18"/>
          <w:szCs w:val="18"/>
        </w:rPr>
        <w:t xml:space="preserve">5 </w:t>
      </w:r>
      <w:r>
        <w:rPr>
          <w:rFonts w:ascii="Times New Roman" w:hAnsi="Times New Roman" w:cs="Times New Roman"/>
          <w:bCs/>
          <w:sz w:val="18"/>
          <w:szCs w:val="18"/>
        </w:rPr>
        <w:t xml:space="preserve">Comparison of </w:t>
      </w:r>
      <w:del w:id="3081" w:author="lv-xyr" w:date="2019-02-24T20:06:03Z">
        <w:r>
          <w:rPr>
            <w:rFonts w:ascii="Times New Roman" w:hAnsi="Times New Roman" w:cs="Times New Roman"/>
            <w:bCs/>
            <w:sz w:val="18"/>
            <w:szCs w:val="18"/>
            <w:lang w:val="en-US"/>
          </w:rPr>
          <w:delText>e</w:delText>
        </w:r>
      </w:del>
      <w:ins w:id="3082" w:author="lv-xyr" w:date="2019-02-24T20:06:03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 xml:space="preserve">nergy (kcal /mol) before and after </w:t>
      </w:r>
      <w:del w:id="3083" w:author="lv-xyr" w:date="2019-02-24T20:05:52Z">
        <w:r>
          <w:rPr>
            <w:rFonts w:ascii="Times New Roman" w:hAnsi="Times New Roman" w:cs="Times New Roman"/>
            <w:bCs/>
            <w:sz w:val="18"/>
            <w:szCs w:val="18"/>
            <w:lang w:val="en-US"/>
          </w:rPr>
          <w:delText>m</w:delText>
        </w:r>
      </w:del>
      <w:ins w:id="3084" w:author="lv-xyr" w:date="2019-02-24T20:05:52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olecular </w:t>
      </w:r>
      <w:del w:id="3085" w:author="lv-xyr" w:date="2019-02-24T20:05:54Z">
        <w:r>
          <w:rPr>
            <w:rFonts w:ascii="Times New Roman" w:hAnsi="Times New Roman" w:cs="Times New Roman"/>
            <w:bCs/>
            <w:sz w:val="18"/>
            <w:szCs w:val="18"/>
            <w:lang w:val="en-US"/>
          </w:rPr>
          <w:delText>d</w:delText>
        </w:r>
      </w:del>
      <w:ins w:id="3086" w:author="lv-xyr" w:date="2019-02-24T20:05:54Z">
        <w:r>
          <w:rPr>
            <w:rFonts w:hint="eastAsia" w:ascii="Times New Roman" w:hAnsi="Times New Roman" w:cs="Times New Roman"/>
            <w:bCs/>
            <w:sz w:val="18"/>
            <w:szCs w:val="18"/>
            <w:lang w:val="en-US" w:eastAsia="zh-CN"/>
          </w:rPr>
          <w:t>D</w:t>
        </w:r>
      </w:ins>
      <w:r>
        <w:rPr>
          <w:rFonts w:ascii="Times New Roman" w:hAnsi="Times New Roman" w:cs="Times New Roman"/>
          <w:bCs/>
          <w:sz w:val="18"/>
          <w:szCs w:val="18"/>
        </w:rPr>
        <w:t xml:space="preserve">ynamics </w:t>
      </w:r>
      <w:del w:id="3087" w:author="lv-xyr" w:date="2019-02-24T20:05:57Z">
        <w:r>
          <w:rPr>
            <w:rFonts w:ascii="Times New Roman" w:hAnsi="Times New Roman" w:cs="Times New Roman"/>
            <w:bCs/>
            <w:sz w:val="18"/>
            <w:szCs w:val="18"/>
            <w:lang w:val="en-US"/>
          </w:rPr>
          <w:delText>s</w:delText>
        </w:r>
      </w:del>
      <w:ins w:id="3088" w:author="lv-xyr" w:date="2019-02-24T20:05:57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imulation</w:t>
      </w:r>
    </w:p>
    <w:tbl>
      <w:tblPr>
        <w:tblStyle w:val="10"/>
        <w:tblW w:w="70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1134"/>
        <w:gridCol w:w="993"/>
        <w:gridCol w:w="992"/>
        <w:gridCol w:w="850"/>
        <w:gridCol w:w="1134"/>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模拟状态</w:t>
            </w:r>
          </w:p>
        </w:tc>
        <w:tc>
          <w:tcPr>
            <w:tcW w:w="1134"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bond</w:t>
            </w:r>
          </w:p>
        </w:tc>
        <w:tc>
          <w:tcPr>
            <w:tcW w:w="993"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atom</w:t>
            </w:r>
          </w:p>
        </w:tc>
        <w:tc>
          <w:tcPr>
            <w:tcW w:w="992"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tors</w:t>
            </w:r>
          </w:p>
        </w:tc>
        <w:tc>
          <w:tcPr>
            <w:tcW w:w="850"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vdw</w:t>
            </w:r>
          </w:p>
        </w:tc>
        <w:tc>
          <w:tcPr>
            <w:tcW w:w="1134"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charge</w:t>
            </w:r>
          </w:p>
        </w:tc>
        <w:tc>
          <w:tcPr>
            <w:tcW w:w="993"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Start</w:t>
            </w:r>
          </w:p>
        </w:tc>
        <w:tc>
          <w:tcPr>
            <w:tcW w:w="1134"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-298394.73</w:t>
            </w:r>
          </w:p>
        </w:tc>
        <w:tc>
          <w:tcPr>
            <w:tcW w:w="993"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4804.16</w:t>
            </w:r>
          </w:p>
        </w:tc>
        <w:tc>
          <w:tcPr>
            <w:tcW w:w="992"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958.85</w:t>
            </w:r>
          </w:p>
        </w:tc>
        <w:tc>
          <w:tcPr>
            <w:tcW w:w="850"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81883.61</w:t>
            </w:r>
          </w:p>
        </w:tc>
        <w:tc>
          <w:tcPr>
            <w:tcW w:w="1134"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4017.62</w:t>
            </w:r>
          </w:p>
        </w:tc>
        <w:tc>
          <w:tcPr>
            <w:tcW w:w="993"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-215469.43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End</w:t>
            </w:r>
          </w:p>
        </w:tc>
        <w:tc>
          <w:tcPr>
            <w:tcW w:w="1134"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-298501.77</w:t>
            </w:r>
          </w:p>
        </w:tc>
        <w:tc>
          <w:tcPr>
            <w:tcW w:w="993"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4844.86</w:t>
            </w:r>
          </w:p>
        </w:tc>
        <w:tc>
          <w:tcPr>
            <w:tcW w:w="992"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952.87</w:t>
            </w:r>
          </w:p>
        </w:tc>
        <w:tc>
          <w:tcPr>
            <w:tcW w:w="850"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81839.13</w:t>
            </w:r>
          </w:p>
        </w:tc>
        <w:tc>
          <w:tcPr>
            <w:tcW w:w="1134"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4068.73</w:t>
            </w:r>
          </w:p>
        </w:tc>
        <w:tc>
          <w:tcPr>
            <w:tcW w:w="993"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-215606.38</w:t>
            </w:r>
          </w:p>
        </w:tc>
      </w:tr>
    </w:tbl>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ascii="Times New Roman" w:hAnsi="Times New Roman" w:cs="Times New Roman"/>
        </w:rPr>
        <w:t>从表5可以看出在分子团动力学模拟前后的总能量由-215469.43 kcal/mol减小为-215606.38kcal/mol，键能由-298394.73kcal/mol减小为-298501.77kcal/mol，系统内部的扭转能和范德华力能都相应减小，</w:t>
      </w:r>
      <w:r>
        <w:rPr>
          <w:rFonts w:hint="eastAsia" w:ascii="Times New Roman" w:hAnsi="Times New Roman" w:cs="Times New Roman"/>
        </w:rPr>
        <w:t>造成此现象的原因为</w:t>
      </w:r>
      <w:r>
        <w:rPr>
          <w:rFonts w:ascii="Times New Roman" w:hAnsi="Times New Roman" w:cs="Times New Roman"/>
        </w:rPr>
        <w:t>分子团在相应的化学环境下的热解过程中产生了各种官能团片段，致使系统的总能量、键能、扭转能、范德华力能都有所减小，而对应的是系统的原子能和</w:t>
      </w:r>
      <w:r>
        <w:rPr>
          <w:rFonts w:hint="eastAsia" w:ascii="Times New Roman" w:hAnsi="Times New Roman" w:cs="Times New Roman"/>
        </w:rPr>
        <w:t>电</w:t>
      </w:r>
      <w:r>
        <w:rPr>
          <w:rFonts w:ascii="Times New Roman" w:hAnsi="Times New Roman" w:cs="Times New Roman"/>
        </w:rPr>
        <w:t>荷能增加，结果和单个分子动力学模拟前后的各能量变化对应，又符合系统能量守恒的基本原理。</w:t>
      </w:r>
    </w:p>
    <w:p>
      <w:pPr>
        <w:sectPr>
          <w:type w:val="continuous"/>
          <w:pgSz w:w="11906" w:h="16838"/>
          <w:pgMar w:top="1440" w:right="1800" w:bottom="1440" w:left="1800" w:header="851" w:footer="992" w:gutter="0"/>
          <w:cols w:space="425" w:num="1"/>
          <w:docGrid w:type="lines" w:linePitch="312" w:charSpace="0"/>
        </w:sectPr>
      </w:pPr>
      <w:ins w:id="3089" w:author="lv-xyr" w:date="2019-02-24T20:06:30Z">
        <w:r>
          <w:rPr>
            <w:rFonts w:hint="eastAsia" w:ascii="Times New Roman" w:hAnsi="Times New Roman" w:cs="Times New Roman"/>
            <w:lang w:val="en-US" w:eastAsia="zh-CN"/>
          </w:rPr>
          <w:t>According to</w:t>
        </w:r>
      </w:ins>
      <w:ins w:id="3090" w:author="lv-xyr" w:date="2019-02-24T20:06:30Z">
        <w:r>
          <w:rPr>
            <w:rFonts w:hint="eastAsia" w:ascii="Times New Roman" w:hAnsi="Times New Roman" w:cs="Times New Roman"/>
          </w:rPr>
          <w:t xml:space="preserve"> Table 5</w:t>
        </w:r>
      </w:ins>
      <w:ins w:id="3091" w:author="lv-xyr" w:date="2019-02-24T20:06:32Z">
        <w:r>
          <w:rPr>
            <w:rFonts w:hint="eastAsia" w:ascii="Times New Roman" w:hAnsi="Times New Roman" w:cs="Times New Roman"/>
            <w:lang w:val="en-US" w:eastAsia="zh-CN"/>
          </w:rPr>
          <w:t>,</w:t>
        </w:r>
      </w:ins>
      <w:ins w:id="3092" w:author="lv-xyr" w:date="2019-02-24T20:06:33Z">
        <w:r>
          <w:rPr>
            <w:rFonts w:hint="eastAsia" w:ascii="Times New Roman" w:hAnsi="Times New Roman" w:cs="Times New Roman"/>
            <w:lang w:val="en-US" w:eastAsia="zh-CN"/>
          </w:rPr>
          <w:t xml:space="preserve"> </w:t>
        </w:r>
      </w:ins>
      <w:del w:id="3093" w:author="lv-xyr" w:date="2019-02-24T20:06:39Z">
        <w:r>
          <w:rPr>
            <w:rFonts w:hint="eastAsia" w:ascii="Times New Roman" w:hAnsi="Times New Roman" w:cs="Times New Roman"/>
            <w:lang w:val="en-US"/>
          </w:rPr>
          <w:delText>I</w:delText>
        </w:r>
      </w:del>
      <w:ins w:id="3094" w:author="lv-xyr" w:date="2019-02-24T20:06:39Z">
        <w:r>
          <w:rPr>
            <w:rFonts w:hint="eastAsia" w:ascii="Times New Roman" w:hAnsi="Times New Roman" w:cs="Times New Roman"/>
            <w:lang w:val="en-US" w:eastAsia="zh-CN"/>
          </w:rPr>
          <w:t>i</w:t>
        </w:r>
      </w:ins>
      <w:r>
        <w:rPr>
          <w:rFonts w:hint="eastAsia" w:ascii="Times New Roman" w:hAnsi="Times New Roman" w:cs="Times New Roman"/>
        </w:rPr>
        <w:t xml:space="preserve">t can be seen </w:t>
      </w:r>
      <w:del w:id="3095" w:author="lv-xyr" w:date="2019-02-24T20:06:30Z">
        <w:r>
          <w:rPr>
            <w:rFonts w:hint="eastAsia" w:ascii="Times New Roman" w:hAnsi="Times New Roman" w:cs="Times New Roman"/>
            <w:lang w:val="en-US"/>
          </w:rPr>
          <w:delText>from</w:delText>
        </w:r>
      </w:del>
      <w:del w:id="3096" w:author="lv-xyr" w:date="2019-02-24T20:06:30Z">
        <w:r>
          <w:rPr>
            <w:rFonts w:hint="eastAsia" w:ascii="Times New Roman" w:hAnsi="Times New Roman" w:cs="Times New Roman"/>
          </w:rPr>
          <w:delText xml:space="preserve"> Table 5</w:delText>
        </w:r>
      </w:del>
      <w:del w:id="3097" w:author="lv-xyr" w:date="2019-02-24T20:06:42Z">
        <w:r>
          <w:rPr>
            <w:rFonts w:hint="eastAsia" w:ascii="Times New Roman" w:hAnsi="Times New Roman" w:cs="Times New Roman"/>
          </w:rPr>
          <w:delText xml:space="preserve"> </w:delText>
        </w:r>
      </w:del>
      <w:r>
        <w:rPr>
          <w:rFonts w:hint="eastAsia" w:ascii="Times New Roman" w:hAnsi="Times New Roman" w:cs="Times New Roman"/>
        </w:rPr>
        <w:t>that the total energy</w:t>
      </w:r>
      <w:ins w:id="3098" w:author="lv-xyr" w:date="2019-02-24T20:08:37Z">
        <w:r>
          <w:rPr>
            <w:rFonts w:hint="eastAsia" w:ascii="Times New Roman" w:hAnsi="Times New Roman" w:cs="Times New Roman"/>
          </w:rPr>
          <w:t xml:space="preserve"> </w:t>
        </w:r>
      </w:ins>
      <w:ins w:id="3099" w:author="lv-xyr" w:date="2019-02-24T20:08:41Z">
        <w:r>
          <w:rPr>
            <w:rFonts w:hint="eastAsia" w:ascii="Times New Roman" w:hAnsi="Times New Roman" w:cs="Times New Roman"/>
            <w:lang w:val="en-US" w:eastAsia="zh-CN"/>
          </w:rPr>
          <w:t>w</w:t>
        </w:r>
      </w:ins>
      <w:ins w:id="3100" w:author="lv-xyr" w:date="2019-02-24T20:08:42Z">
        <w:r>
          <w:rPr>
            <w:rFonts w:hint="eastAsia" w:ascii="Times New Roman" w:hAnsi="Times New Roman" w:cs="Times New Roman"/>
            <w:lang w:val="en-US" w:eastAsia="zh-CN"/>
          </w:rPr>
          <w:t>a</w:t>
        </w:r>
      </w:ins>
      <w:ins w:id="3101" w:author="lv-xyr" w:date="2019-02-24T20:08:37Z">
        <w:r>
          <w:rPr>
            <w:rFonts w:hint="eastAsia" w:ascii="Times New Roman" w:hAnsi="Times New Roman" w:cs="Times New Roman"/>
          </w:rPr>
          <w:t>s reduced from -215469.43 kcal/mol to -215606.38kcal/mol</w:t>
        </w:r>
      </w:ins>
      <w:del w:id="3102" w:author="lv-xyr" w:date="2019-02-24T20:11:15Z">
        <w:r>
          <w:rPr>
            <w:rFonts w:hint="eastAsia" w:ascii="Times New Roman" w:hAnsi="Times New Roman" w:cs="Times New Roman"/>
          </w:rPr>
          <w:delText xml:space="preserve"> </w:delText>
        </w:r>
      </w:del>
      <w:del w:id="3103" w:author="lv-xyr" w:date="2019-02-24T20:11:15Z">
        <w:r>
          <w:rPr>
            <w:rFonts w:hint="eastAsia" w:ascii="Times New Roman" w:hAnsi="Times New Roman" w:cs="Times New Roman"/>
            <w:lang w:val="en-US"/>
          </w:rPr>
          <w:delText>before and after the</w:delText>
        </w:r>
      </w:del>
      <w:del w:id="3104" w:author="lv-xyr" w:date="2019-02-24T20:11:15Z">
        <w:r>
          <w:rPr>
            <w:rFonts w:hint="eastAsia" w:ascii="Times New Roman" w:hAnsi="Times New Roman" w:cs="Times New Roman"/>
          </w:rPr>
          <w:delText xml:space="preserve"> molecular group dynamics simulation</w:delText>
        </w:r>
      </w:del>
      <w:del w:id="3105" w:author="lv-xyr" w:date="2019-02-24T20:08:37Z">
        <w:r>
          <w:rPr>
            <w:rFonts w:hint="eastAsia" w:ascii="Times New Roman" w:hAnsi="Times New Roman" w:cs="Times New Roman"/>
          </w:rPr>
          <w:delText xml:space="preserve"> is reduced from -215469.43 kcal/mol to -215606.38kcal/mol</w:delText>
        </w:r>
      </w:del>
      <w:r>
        <w:rPr>
          <w:rFonts w:hint="eastAsia" w:ascii="Times New Roman" w:hAnsi="Times New Roman" w:cs="Times New Roman"/>
        </w:rPr>
        <w:t>, and th</w:t>
      </w:r>
      <w:del w:id="3106" w:author="lv-xyr" w:date="2019-02-24T20:09:37Z">
        <w:r>
          <w:rPr>
            <w:rFonts w:hint="eastAsia" w:ascii="Times New Roman" w:hAnsi="Times New Roman" w:cs="Times New Roman"/>
            <w:lang w:val="en-US"/>
          </w:rPr>
          <w:delText>e</w:delText>
        </w:r>
      </w:del>
      <w:ins w:id="3107" w:author="lv-xyr" w:date="2019-02-24T20:09:37Z">
        <w:r>
          <w:rPr>
            <w:rFonts w:hint="eastAsia" w:ascii="Times New Roman" w:hAnsi="Times New Roman" w:cs="Times New Roman"/>
            <w:lang w:val="en-US" w:eastAsia="zh-CN"/>
          </w:rPr>
          <w:t>a</w:t>
        </w:r>
      </w:ins>
      <w:ins w:id="3108" w:author="lv-xyr" w:date="2019-02-24T20:09:38Z">
        <w:r>
          <w:rPr>
            <w:rFonts w:hint="eastAsia" w:ascii="Times New Roman" w:hAnsi="Times New Roman" w:cs="Times New Roman"/>
            <w:lang w:val="en-US" w:eastAsia="zh-CN"/>
          </w:rPr>
          <w:t>t</w:t>
        </w:r>
      </w:ins>
      <w:r>
        <w:rPr>
          <w:rFonts w:hint="eastAsia" w:ascii="Times New Roman" w:hAnsi="Times New Roman" w:cs="Times New Roman"/>
        </w:rPr>
        <w:t xml:space="preserve"> bond energy </w:t>
      </w:r>
      <w:del w:id="3109" w:author="lv-xyr" w:date="2019-02-24T20:09:43Z">
        <w:r>
          <w:rPr>
            <w:rFonts w:hint="eastAsia" w:ascii="Times New Roman" w:hAnsi="Times New Roman" w:cs="Times New Roman"/>
            <w:lang w:val="en-US"/>
          </w:rPr>
          <w:delText>i</w:delText>
        </w:r>
      </w:del>
      <w:ins w:id="3110" w:author="lv-xyr" w:date="2019-02-24T20:09:43Z">
        <w:r>
          <w:rPr>
            <w:rFonts w:hint="eastAsia" w:ascii="Times New Roman" w:hAnsi="Times New Roman" w:cs="Times New Roman"/>
            <w:lang w:val="en-US" w:eastAsia="zh-CN"/>
          </w:rPr>
          <w:t>wa</w:t>
        </w:r>
      </w:ins>
      <w:r>
        <w:rPr>
          <w:rFonts w:hint="eastAsia" w:ascii="Times New Roman" w:hAnsi="Times New Roman" w:cs="Times New Roman"/>
        </w:rPr>
        <w:t>s reduced from -298394.73kcal/mol to -298501.77kcal/mol</w:t>
      </w:r>
      <w:ins w:id="3111" w:author="lv-xyr" w:date="2019-02-24T20:11:15Z">
        <w:r>
          <w:rPr>
            <w:rFonts w:hint="eastAsia" w:ascii="Times New Roman" w:hAnsi="Times New Roman" w:cs="Times New Roman"/>
          </w:rPr>
          <w:t xml:space="preserve"> </w:t>
        </w:r>
      </w:ins>
      <w:ins w:id="3112" w:author="lv-xyr" w:date="2019-02-24T20:11:15Z">
        <w:r>
          <w:rPr>
            <w:rFonts w:hint="eastAsia" w:ascii="Times New Roman" w:hAnsi="Times New Roman" w:cs="Times New Roman"/>
            <w:lang w:val="en-US" w:eastAsia="zh-CN"/>
          </w:rPr>
          <w:t>through</w:t>
        </w:r>
      </w:ins>
      <w:ins w:id="3113" w:author="lv-xyr" w:date="2019-02-24T20:11:15Z">
        <w:r>
          <w:rPr>
            <w:rFonts w:hint="eastAsia" w:ascii="Times New Roman" w:hAnsi="Times New Roman" w:cs="Times New Roman"/>
          </w:rPr>
          <w:t xml:space="preserve"> molecular group dynamics simulation</w:t>
        </w:r>
      </w:ins>
      <w:del w:id="3114" w:author="lv-xyr" w:date="2019-02-24T20:11:22Z">
        <w:r>
          <w:rPr>
            <w:rFonts w:hint="eastAsia" w:ascii="Times New Roman" w:hAnsi="Times New Roman" w:cs="Times New Roman"/>
            <w:lang w:val="en-US"/>
          </w:rPr>
          <w:delText>.</w:delText>
        </w:r>
      </w:del>
      <w:ins w:id="3115" w:author="lv-xyr" w:date="2019-02-24T20:11:22Z">
        <w:r>
          <w:rPr>
            <w:rFonts w:hint="eastAsia" w:ascii="Times New Roman" w:hAnsi="Times New Roman" w:cs="Times New Roman"/>
            <w:lang w:val="en-US" w:eastAsia="zh-CN"/>
          </w:rPr>
          <w:t>,</w:t>
        </w:r>
      </w:ins>
      <w:ins w:id="3116" w:author="lv-xyr" w:date="2019-02-24T20:11:23Z">
        <w:r>
          <w:rPr>
            <w:rFonts w:hint="eastAsia" w:ascii="Times New Roman" w:hAnsi="Times New Roman" w:cs="Times New Roman"/>
            <w:lang w:val="en-US" w:eastAsia="zh-CN"/>
          </w:rPr>
          <w:t xml:space="preserve"> causi</w:t>
        </w:r>
      </w:ins>
      <w:ins w:id="3117" w:author="lv-xyr" w:date="2019-02-24T20:11:24Z">
        <w:r>
          <w:rPr>
            <w:rFonts w:hint="eastAsia" w:ascii="Times New Roman" w:hAnsi="Times New Roman" w:cs="Times New Roman"/>
            <w:lang w:val="en-US" w:eastAsia="zh-CN"/>
          </w:rPr>
          <w:t>ng</w:t>
        </w:r>
      </w:ins>
      <w:r>
        <w:rPr>
          <w:rFonts w:hint="eastAsia" w:ascii="Times New Roman" w:hAnsi="Times New Roman" w:cs="Times New Roman"/>
        </w:rPr>
        <w:t xml:space="preserve"> </w:t>
      </w:r>
      <w:del w:id="3118" w:author="lv-xyr" w:date="2019-02-24T20:11:28Z">
        <w:r>
          <w:rPr>
            <w:rFonts w:hint="eastAsia" w:ascii="Times New Roman" w:hAnsi="Times New Roman" w:cs="Times New Roman"/>
            <w:lang w:val="en-US"/>
          </w:rPr>
          <w:delText>B</w:delText>
        </w:r>
      </w:del>
      <w:ins w:id="3119" w:author="lv-xyr" w:date="2019-02-24T20:11:28Z">
        <w:r>
          <w:rPr>
            <w:rFonts w:hint="eastAsia" w:ascii="Times New Roman" w:hAnsi="Times New Roman" w:cs="Times New Roman"/>
            <w:lang w:val="en-US" w:eastAsia="zh-CN"/>
          </w:rPr>
          <w:t>b</w:t>
        </w:r>
      </w:ins>
      <w:r>
        <w:rPr>
          <w:rFonts w:hint="eastAsia" w:ascii="Times New Roman" w:hAnsi="Times New Roman" w:cs="Times New Roman"/>
        </w:rPr>
        <w:t xml:space="preserve">oth </w:t>
      </w:r>
      <w:del w:id="3120" w:author="lv-xyr" w:date="2019-02-24T20:11:38Z">
        <w:r>
          <w:rPr>
            <w:rFonts w:hint="eastAsia" w:ascii="Times New Roman" w:hAnsi="Times New Roman" w:cs="Times New Roman"/>
          </w:rPr>
          <w:delText xml:space="preserve">the </w:delText>
        </w:r>
      </w:del>
      <w:r>
        <w:rPr>
          <w:rFonts w:hint="eastAsia" w:ascii="Times New Roman" w:hAnsi="Times New Roman" w:cs="Times New Roman"/>
        </w:rPr>
        <w:t>torsional energy and</w:t>
      </w:r>
      <w:ins w:id="3121" w:author="lv-xyr" w:date="2019-02-24T20:14:39Z">
        <w:r>
          <w:rPr>
            <w:rFonts w:hint="eastAsia" w:ascii="Times New Roman" w:hAnsi="Times New Roman" w:cs="Times New Roman"/>
          </w:rPr>
          <w:t xml:space="preserve"> </w:t>
        </w:r>
      </w:ins>
      <w:ins w:id="3122" w:author="lv-xyr" w:date="2019-02-24T20:14:48Z">
        <w:r>
          <w:rPr>
            <w:rFonts w:hint="eastAsia" w:ascii="Times New Roman" w:hAnsi="Times New Roman" w:cs="Times New Roman"/>
            <w:lang w:val="en-US" w:eastAsia="zh-CN"/>
          </w:rPr>
          <w:t xml:space="preserve">the </w:t>
        </w:r>
      </w:ins>
      <w:ins w:id="3123" w:author="lv-xyr" w:date="2019-02-24T20:14:39Z">
        <w:r>
          <w:rPr>
            <w:rFonts w:hint="eastAsia" w:ascii="Times New Roman" w:hAnsi="Times New Roman" w:cs="Times New Roman"/>
            <w:lang w:val="en-US" w:eastAsia="zh-CN"/>
          </w:rPr>
          <w:t>energy</w:t>
        </w:r>
      </w:ins>
      <w:r>
        <w:rPr>
          <w:rFonts w:hint="eastAsia" w:ascii="Times New Roman" w:hAnsi="Times New Roman" w:cs="Times New Roman"/>
        </w:rPr>
        <w:t xml:space="preserve"> </w:t>
      </w:r>
      <w:ins w:id="3124" w:author="lv-xyr" w:date="2019-02-24T20:14:41Z">
        <w:r>
          <w:rPr>
            <w:rFonts w:hint="eastAsia" w:ascii="Times New Roman" w:hAnsi="Times New Roman" w:cs="Times New Roman"/>
            <w:lang w:val="en-US" w:eastAsia="zh-CN"/>
          </w:rPr>
          <w:t>o</w:t>
        </w:r>
      </w:ins>
      <w:ins w:id="3125" w:author="lv-xyr" w:date="2019-02-24T20:14:42Z">
        <w:r>
          <w:rPr>
            <w:rFonts w:hint="eastAsia" w:ascii="Times New Roman" w:hAnsi="Times New Roman" w:cs="Times New Roman"/>
            <w:lang w:val="en-US" w:eastAsia="zh-CN"/>
          </w:rPr>
          <w:t xml:space="preserve">f </w:t>
        </w:r>
      </w:ins>
      <w:del w:id="3126" w:author="lv-xyr" w:date="2019-02-24T20:11:44Z">
        <w:r>
          <w:rPr>
            <w:rFonts w:hint="eastAsia" w:ascii="Times New Roman" w:hAnsi="Times New Roman" w:cs="Times New Roman"/>
          </w:rPr>
          <w:delText xml:space="preserve">the </w:delText>
        </w:r>
      </w:del>
      <w:r>
        <w:rPr>
          <w:rFonts w:hint="eastAsia" w:ascii="Times New Roman" w:hAnsi="Times New Roman" w:cs="Times New Roman"/>
        </w:rPr>
        <w:t>van der Waals force</w:t>
      </w:r>
      <w:del w:id="3127" w:author="lv-xyr" w:date="2019-02-24T20:14:39Z">
        <w:r>
          <w:rPr>
            <w:rFonts w:hint="eastAsia" w:ascii="Times New Roman" w:hAnsi="Times New Roman" w:cs="Times New Roman"/>
          </w:rPr>
          <w:delText xml:space="preserve"> </w:delText>
        </w:r>
      </w:del>
      <w:ins w:id="3128" w:author="lv-xyr" w:date="2019-02-24T20:11:53Z">
        <w:r>
          <w:rPr>
            <w:rFonts w:hint="eastAsia" w:ascii="Times New Roman" w:hAnsi="Times New Roman" w:cs="Times New Roman"/>
            <w:lang w:val="en-US" w:eastAsia="zh-CN"/>
          </w:rPr>
          <w:t xml:space="preserve"> </w:t>
        </w:r>
      </w:ins>
      <w:del w:id="3129" w:author="lv-xyr" w:date="2019-02-24T20:11:56Z">
        <w:r>
          <w:rPr>
            <w:rFonts w:hint="eastAsia" w:ascii="Times New Roman" w:hAnsi="Times New Roman" w:cs="Times New Roman"/>
            <w:lang w:val="en-US"/>
          </w:rPr>
          <w:delText>are</w:delText>
        </w:r>
      </w:del>
      <w:ins w:id="3130" w:author="lv-xyr" w:date="2019-02-24T20:11:56Z">
        <w:r>
          <w:rPr>
            <w:rFonts w:hint="eastAsia" w:ascii="Times New Roman" w:hAnsi="Times New Roman" w:cs="Times New Roman"/>
            <w:lang w:val="en-US" w:eastAsia="zh-CN"/>
          </w:rPr>
          <w:t>were</w:t>
        </w:r>
      </w:ins>
      <w:r>
        <w:rPr>
          <w:rFonts w:hint="eastAsia" w:ascii="Times New Roman" w:hAnsi="Times New Roman" w:cs="Times New Roman"/>
        </w:rPr>
        <w:t xml:space="preserve"> correspondingly reduced. The reason for th</w:t>
      </w:r>
      <w:del w:id="3131" w:author="lv-xyr" w:date="2019-02-24T20:12:01Z">
        <w:r>
          <w:rPr>
            <w:rFonts w:hint="eastAsia" w:ascii="Times New Roman" w:hAnsi="Times New Roman" w:cs="Times New Roman"/>
            <w:lang w:val="en-US"/>
          </w:rPr>
          <w:delText>is</w:delText>
        </w:r>
      </w:del>
      <w:ins w:id="3132" w:author="lv-xyr" w:date="2019-02-24T20:12:01Z">
        <w:r>
          <w:rPr>
            <w:rFonts w:hint="eastAsia" w:ascii="Times New Roman" w:hAnsi="Times New Roman" w:cs="Times New Roman"/>
            <w:lang w:val="en-US" w:eastAsia="zh-CN"/>
          </w:rPr>
          <w:t>e</w:t>
        </w:r>
      </w:ins>
      <w:r>
        <w:rPr>
          <w:rFonts w:hint="eastAsia" w:ascii="Times New Roman" w:hAnsi="Times New Roman" w:cs="Times New Roman"/>
        </w:rPr>
        <w:t xml:space="preserve"> phenomenon is that the molecular group generate</w:t>
      </w:r>
      <w:del w:id="3133" w:author="lv-xyr" w:date="2019-02-24T20:12:16Z">
        <w:r>
          <w:rPr>
            <w:rFonts w:hint="eastAsia" w:ascii="Times New Roman" w:hAnsi="Times New Roman" w:cs="Times New Roman"/>
            <w:lang w:val="en-US"/>
          </w:rPr>
          <w:delText>s</w:delText>
        </w:r>
      </w:del>
      <w:ins w:id="3134" w:author="lv-xyr" w:date="2019-02-24T20:12:16Z">
        <w:r>
          <w:rPr>
            <w:rFonts w:hint="eastAsia" w:ascii="Times New Roman" w:hAnsi="Times New Roman" w:cs="Times New Roman"/>
            <w:lang w:val="en-US" w:eastAsia="zh-CN"/>
          </w:rPr>
          <w:t>d</w:t>
        </w:r>
      </w:ins>
      <w:r>
        <w:rPr>
          <w:rFonts w:hint="eastAsia" w:ascii="Times New Roman" w:hAnsi="Times New Roman" w:cs="Times New Roman"/>
        </w:rPr>
        <w:t xml:space="preserve"> various functional group fragments in the pyrolysis process under the corresponding chemical environment, resulting in the</w:t>
      </w:r>
      <w:ins w:id="3135" w:author="lv-xyr" w:date="2019-02-24T20:12:59Z">
        <w:r>
          <w:rPr>
            <w:rFonts w:hint="eastAsia" w:ascii="Times New Roman" w:hAnsi="Times New Roman" w:cs="Times New Roman"/>
          </w:rPr>
          <w:t xml:space="preserve"> reduc</w:t>
        </w:r>
      </w:ins>
      <w:ins w:id="3136" w:author="lv-xyr" w:date="2019-02-24T20:12:59Z">
        <w:r>
          <w:rPr>
            <w:rFonts w:hint="eastAsia" w:ascii="Times New Roman" w:hAnsi="Times New Roman" w:cs="Times New Roman"/>
            <w:lang w:val="en-US" w:eastAsia="zh-CN"/>
          </w:rPr>
          <w:t>tion of</w:t>
        </w:r>
      </w:ins>
      <w:r>
        <w:rPr>
          <w:rFonts w:hint="eastAsia" w:ascii="Times New Roman" w:hAnsi="Times New Roman" w:cs="Times New Roman"/>
        </w:rPr>
        <w:t xml:space="preserve"> </w:t>
      </w:r>
      <w:ins w:id="3137" w:author="lv-xyr" w:date="2019-02-24T20:13:01Z">
        <w:r>
          <w:rPr>
            <w:rFonts w:hint="eastAsia" w:ascii="Times New Roman" w:hAnsi="Times New Roman" w:cs="Times New Roman"/>
            <w:lang w:val="en-US" w:eastAsia="zh-CN"/>
          </w:rPr>
          <w:t>o</w:t>
        </w:r>
      </w:ins>
      <w:ins w:id="3138" w:author="lv-xyr" w:date="2019-02-24T20:13:02Z">
        <w:r>
          <w:rPr>
            <w:rFonts w:hint="eastAsia" w:ascii="Times New Roman" w:hAnsi="Times New Roman" w:cs="Times New Roman"/>
            <w:lang w:val="en-US" w:eastAsia="zh-CN"/>
          </w:rPr>
          <w:t xml:space="preserve">f </w:t>
        </w:r>
      </w:ins>
      <w:r>
        <w:rPr>
          <w:rFonts w:hint="eastAsia" w:ascii="Times New Roman" w:hAnsi="Times New Roman" w:cs="Times New Roman"/>
        </w:rPr>
        <w:t xml:space="preserve">total energy, bond energy, </w:t>
      </w:r>
      <w:del w:id="3139" w:author="lv-xyr" w:date="2019-02-24T20:13:14Z">
        <w:r>
          <w:rPr>
            <w:rFonts w:hint="eastAsia" w:ascii="Times New Roman" w:hAnsi="Times New Roman" w:cs="Times New Roman"/>
          </w:rPr>
          <w:delText xml:space="preserve">and </w:delText>
        </w:r>
      </w:del>
      <w:r>
        <w:rPr>
          <w:rFonts w:hint="eastAsia" w:ascii="Times New Roman" w:hAnsi="Times New Roman" w:cs="Times New Roman"/>
        </w:rPr>
        <w:t xml:space="preserve">torsion energy </w:t>
      </w:r>
      <w:ins w:id="3140" w:author="lv-xyr" w:date="2019-02-24T20:13:14Z">
        <w:r>
          <w:rPr>
            <w:rFonts w:hint="eastAsia" w:ascii="Times New Roman" w:hAnsi="Times New Roman" w:cs="Times New Roman"/>
          </w:rPr>
          <w:t xml:space="preserve">and </w:t>
        </w:r>
      </w:ins>
      <w:ins w:id="3141" w:author="lv-xyr" w:date="2019-02-24T20:14:53Z">
        <w:r>
          <w:rPr>
            <w:rFonts w:hint="eastAsia" w:ascii="Times New Roman" w:hAnsi="Times New Roman" w:cs="Times New Roman"/>
            <w:lang w:val="en-US" w:eastAsia="zh-CN"/>
          </w:rPr>
          <w:t xml:space="preserve">the </w:t>
        </w:r>
      </w:ins>
      <w:ins w:id="3142" w:author="lv-xyr" w:date="2019-02-24T20:14:54Z">
        <w:r>
          <w:rPr>
            <w:rFonts w:hint="eastAsia" w:ascii="Times New Roman" w:hAnsi="Times New Roman" w:cs="Times New Roman"/>
            <w:lang w:val="en-US" w:eastAsia="zh-CN"/>
          </w:rPr>
          <w:t>ene</w:t>
        </w:r>
      </w:ins>
      <w:ins w:id="3143" w:author="lv-xyr" w:date="2019-02-24T20:14:55Z">
        <w:r>
          <w:rPr>
            <w:rFonts w:hint="eastAsia" w:ascii="Times New Roman" w:hAnsi="Times New Roman" w:cs="Times New Roman"/>
            <w:lang w:val="en-US" w:eastAsia="zh-CN"/>
          </w:rPr>
          <w:t xml:space="preserve">rgy </w:t>
        </w:r>
      </w:ins>
      <w:ins w:id="3144" w:author="lv-xyr" w:date="2019-02-24T20:14:56Z">
        <w:r>
          <w:rPr>
            <w:rFonts w:hint="eastAsia" w:ascii="Times New Roman" w:hAnsi="Times New Roman" w:cs="Times New Roman"/>
            <w:lang w:val="en-US" w:eastAsia="zh-CN"/>
          </w:rPr>
          <w:t xml:space="preserve">of </w:t>
        </w:r>
      </w:ins>
      <w:ins w:id="3145" w:author="lv-xyr" w:date="2019-02-24T20:15:07Z">
        <w:r>
          <w:rPr>
            <w:rFonts w:hint="eastAsia" w:ascii="Times New Roman" w:hAnsi="Times New Roman" w:cs="Times New Roman"/>
          </w:rPr>
          <w:t xml:space="preserve">Van der Waals' </w:t>
        </w:r>
      </w:ins>
      <w:ins w:id="3146" w:author="lv-xyr" w:date="2019-02-24T20:15:07Z">
        <w:r>
          <w:rPr>
            <w:rFonts w:hint="eastAsia" w:ascii="Times New Roman" w:hAnsi="Times New Roman" w:cs="Times New Roman"/>
            <w:lang w:val="en-US" w:eastAsia="zh-CN"/>
          </w:rPr>
          <w:t>force</w:t>
        </w:r>
      </w:ins>
      <w:del w:id="3147" w:author="lv-xyr" w:date="2019-02-24T20:15:10Z">
        <w:r>
          <w:rPr>
            <w:rFonts w:hint="eastAsia" w:ascii="Times New Roman" w:hAnsi="Times New Roman" w:cs="Times New Roman"/>
            <w:lang w:val="en-US"/>
          </w:rPr>
          <w:delText>of</w:delText>
        </w:r>
      </w:del>
      <w:ins w:id="3148" w:author="lv-xyr" w:date="2019-02-24T20:15:10Z">
        <w:r>
          <w:rPr>
            <w:rFonts w:hint="eastAsia" w:ascii="Times New Roman" w:hAnsi="Times New Roman" w:cs="Times New Roman"/>
            <w:lang w:val="en-US" w:eastAsia="zh-CN"/>
          </w:rPr>
          <w:t xml:space="preserve"> in</w:t>
        </w:r>
      </w:ins>
      <w:ins w:id="3149" w:author="lv-xyr" w:date="2019-02-24T20:15:11Z">
        <w:r>
          <w:rPr>
            <w:rFonts w:hint="eastAsia" w:ascii="Times New Roman" w:hAnsi="Times New Roman" w:cs="Times New Roman"/>
            <w:lang w:val="en-US" w:eastAsia="zh-CN"/>
          </w:rPr>
          <w:t>si</w:t>
        </w:r>
      </w:ins>
      <w:ins w:id="3150" w:author="lv-xyr" w:date="2019-02-24T20:15:12Z">
        <w:r>
          <w:rPr>
            <w:rFonts w:hint="eastAsia" w:ascii="Times New Roman" w:hAnsi="Times New Roman" w:cs="Times New Roman"/>
            <w:lang w:val="en-US" w:eastAsia="zh-CN"/>
          </w:rPr>
          <w:t>de</w:t>
        </w:r>
      </w:ins>
      <w:r>
        <w:rPr>
          <w:rFonts w:hint="eastAsia" w:ascii="Times New Roman" w:hAnsi="Times New Roman" w:cs="Times New Roman"/>
        </w:rPr>
        <w:t xml:space="preserve"> the system. </w:t>
      </w:r>
      <w:del w:id="3151" w:author="lv-xyr" w:date="2019-02-24T20:15:07Z">
        <w:r>
          <w:rPr>
            <w:rFonts w:hint="eastAsia" w:ascii="Times New Roman" w:hAnsi="Times New Roman" w:cs="Times New Roman"/>
          </w:rPr>
          <w:delText xml:space="preserve">Van der Waals' </w:delText>
        </w:r>
      </w:del>
      <w:del w:id="3152" w:author="lv-xyr" w:date="2019-02-24T20:15:07Z">
        <w:r>
          <w:rPr>
            <w:rFonts w:hint="eastAsia" w:ascii="Times New Roman" w:hAnsi="Times New Roman" w:cs="Times New Roman"/>
            <w:lang w:val="en-US"/>
          </w:rPr>
          <w:delText>power</w:delText>
        </w:r>
      </w:del>
      <w:r>
        <w:rPr>
          <w:rFonts w:hint="eastAsia" w:ascii="Times New Roman" w:hAnsi="Times New Roman" w:cs="Times New Roman"/>
        </w:rPr>
        <w:t xml:space="preserve"> </w:t>
      </w:r>
      <w:del w:id="3153" w:author="lv-xyr" w:date="2019-02-24T20:17:14Z">
        <w:r>
          <w:rPr>
            <w:rFonts w:hint="eastAsia" w:ascii="Times New Roman" w:hAnsi="Times New Roman" w:cs="Times New Roman"/>
            <w:lang w:val="en-US"/>
          </w:rPr>
          <w:delText>can be reduced, and</w:delText>
        </w:r>
      </w:del>
      <w:ins w:id="3154" w:author="lv-xyr" w:date="2019-02-24T20:17:14Z">
        <w:r>
          <w:rPr>
            <w:rFonts w:hint="eastAsia" w:ascii="Times New Roman" w:hAnsi="Times New Roman" w:cs="Times New Roman"/>
            <w:lang w:val="en-US" w:eastAsia="zh-CN"/>
          </w:rPr>
          <w:t>Ho</w:t>
        </w:r>
      </w:ins>
      <w:ins w:id="3155" w:author="lv-xyr" w:date="2019-02-24T20:17:15Z">
        <w:r>
          <w:rPr>
            <w:rFonts w:hint="eastAsia" w:ascii="Times New Roman" w:hAnsi="Times New Roman" w:cs="Times New Roman"/>
            <w:lang w:val="en-US" w:eastAsia="zh-CN"/>
          </w:rPr>
          <w:t>we</w:t>
        </w:r>
      </w:ins>
      <w:ins w:id="3156" w:author="lv-xyr" w:date="2019-02-24T20:17:16Z">
        <w:r>
          <w:rPr>
            <w:rFonts w:hint="eastAsia" w:ascii="Times New Roman" w:hAnsi="Times New Roman" w:cs="Times New Roman"/>
            <w:lang w:val="en-US" w:eastAsia="zh-CN"/>
          </w:rPr>
          <w:t>ve</w:t>
        </w:r>
      </w:ins>
      <w:ins w:id="3157" w:author="lv-xyr" w:date="2019-02-24T20:17:27Z">
        <w:r>
          <w:rPr>
            <w:rFonts w:hint="eastAsia" w:ascii="Times New Roman" w:hAnsi="Times New Roman" w:cs="Times New Roman"/>
            <w:lang w:val="en-US" w:eastAsia="zh-CN"/>
          </w:rPr>
          <w:t>r,</w:t>
        </w:r>
      </w:ins>
      <w:r>
        <w:rPr>
          <w:rFonts w:hint="eastAsia" w:ascii="Times New Roman" w:hAnsi="Times New Roman" w:cs="Times New Roman"/>
        </w:rPr>
        <w:t xml:space="preserve"> </w:t>
      </w:r>
      <w:del w:id="3158" w:author="lv-xyr" w:date="2019-02-24T20:17:41Z">
        <w:r>
          <w:rPr>
            <w:rFonts w:hint="eastAsia" w:ascii="Times New Roman" w:hAnsi="Times New Roman" w:cs="Times New Roman"/>
          </w:rPr>
          <w:delText xml:space="preserve">the corresponding </w:delText>
        </w:r>
      </w:del>
      <w:r>
        <w:rPr>
          <w:rFonts w:hint="eastAsia" w:ascii="Times New Roman" w:hAnsi="Times New Roman" w:cs="Times New Roman"/>
        </w:rPr>
        <w:t xml:space="preserve">atomic energy and charge energy </w:t>
      </w:r>
      <w:del w:id="3159" w:author="lv-xyr" w:date="2019-02-24T20:17:51Z">
        <w:r>
          <w:rPr>
            <w:rFonts w:hint="eastAsia" w:ascii="Times New Roman" w:hAnsi="Times New Roman" w:cs="Times New Roman"/>
            <w:lang w:val="en-US"/>
          </w:rPr>
          <w:delText>of</w:delText>
        </w:r>
      </w:del>
      <w:ins w:id="3160" w:author="lv-xyr" w:date="2019-02-24T20:17:51Z">
        <w:r>
          <w:rPr>
            <w:rFonts w:hint="eastAsia" w:ascii="Times New Roman" w:hAnsi="Times New Roman" w:cs="Times New Roman"/>
            <w:lang w:val="en-US" w:eastAsia="zh-CN"/>
          </w:rPr>
          <w:t>ins</w:t>
        </w:r>
      </w:ins>
      <w:ins w:id="3161" w:author="lv-xyr" w:date="2019-02-24T20:17:52Z">
        <w:r>
          <w:rPr>
            <w:rFonts w:hint="eastAsia" w:ascii="Times New Roman" w:hAnsi="Times New Roman" w:cs="Times New Roman"/>
            <w:lang w:val="en-US" w:eastAsia="zh-CN"/>
          </w:rPr>
          <w:t>i</w:t>
        </w:r>
      </w:ins>
      <w:ins w:id="3162" w:author="lv-xyr" w:date="2019-02-24T20:17:53Z">
        <w:r>
          <w:rPr>
            <w:rFonts w:hint="eastAsia" w:ascii="Times New Roman" w:hAnsi="Times New Roman" w:cs="Times New Roman"/>
            <w:lang w:val="en-US" w:eastAsia="zh-CN"/>
          </w:rPr>
          <w:t>de</w:t>
        </w:r>
      </w:ins>
      <w:r>
        <w:rPr>
          <w:rFonts w:hint="eastAsia" w:ascii="Times New Roman" w:hAnsi="Times New Roman" w:cs="Times New Roman"/>
        </w:rPr>
        <w:t xml:space="preserve"> the system increase</w:t>
      </w:r>
      <w:ins w:id="3163" w:author="lv-xyr" w:date="2019-02-24T20:17:56Z">
        <w:r>
          <w:rPr>
            <w:rFonts w:hint="eastAsia" w:ascii="Times New Roman" w:hAnsi="Times New Roman" w:cs="Times New Roman"/>
            <w:lang w:val="en-US" w:eastAsia="zh-CN"/>
          </w:rPr>
          <w:t>d</w:t>
        </w:r>
      </w:ins>
      <w:r>
        <w:rPr>
          <w:rFonts w:hint="eastAsia" w:ascii="Times New Roman" w:hAnsi="Times New Roman" w:cs="Times New Roman"/>
        </w:rPr>
        <w:t>. The result correspond</w:t>
      </w:r>
      <w:del w:id="3164" w:author="lv-xyr" w:date="2019-02-24T20:19:58Z">
        <w:r>
          <w:rPr>
            <w:rFonts w:hint="eastAsia" w:ascii="Times New Roman" w:hAnsi="Times New Roman" w:cs="Times New Roman"/>
            <w:lang w:val="en-US"/>
          </w:rPr>
          <w:delText>s</w:delText>
        </w:r>
      </w:del>
      <w:ins w:id="3165" w:author="lv-xyr" w:date="2019-02-24T20:19:58Z">
        <w:r>
          <w:rPr>
            <w:rFonts w:hint="eastAsia" w:ascii="Times New Roman" w:hAnsi="Times New Roman" w:cs="Times New Roman"/>
            <w:lang w:val="en-US" w:eastAsia="zh-CN"/>
          </w:rPr>
          <w:t>ed</w:t>
        </w:r>
      </w:ins>
      <w:r>
        <w:rPr>
          <w:rFonts w:hint="eastAsia" w:ascii="Times New Roman" w:hAnsi="Times New Roman" w:cs="Times New Roman"/>
        </w:rPr>
        <w:t xml:space="preserve"> to the energy changes before and after the single molecular dynamics simulation, and it conform</w:t>
      </w:r>
      <w:del w:id="3166" w:author="lv-xyr" w:date="2019-02-24T20:20:34Z">
        <w:r>
          <w:rPr>
            <w:rFonts w:hint="eastAsia" w:ascii="Times New Roman" w:hAnsi="Times New Roman" w:cs="Times New Roman"/>
            <w:lang w:val="en-US"/>
          </w:rPr>
          <w:delText>s</w:delText>
        </w:r>
      </w:del>
      <w:ins w:id="3167" w:author="lv-xyr" w:date="2019-02-24T20:20:34Z">
        <w:r>
          <w:rPr>
            <w:rFonts w:hint="eastAsia" w:ascii="Times New Roman" w:hAnsi="Times New Roman" w:cs="Times New Roman"/>
            <w:lang w:val="en-US" w:eastAsia="zh-CN"/>
          </w:rPr>
          <w:t>ed</w:t>
        </w:r>
      </w:ins>
      <w:r>
        <w:rPr>
          <w:rFonts w:hint="eastAsia" w:ascii="Times New Roman" w:hAnsi="Times New Roman" w:cs="Times New Roman"/>
        </w:rPr>
        <w:t xml:space="preserve"> to the basic principle of system energy conservation.</w:t>
      </w:r>
    </w:p>
    <w:p>
      <w:pPr>
        <w:jc w:val="center"/>
      </w:pPr>
      <w:r>
        <w:object>
          <v:shape id="_x0000_i1032" o:spt="75" type="#_x0000_t75" style="height:185.75pt;width:267.35pt;" o:ole="t" filled="f" o:preferrelative="t" stroked="f" coordsize="21600,21600">
            <v:path/>
            <v:fill on="f" focussize="0,0"/>
            <v:stroke on="f" joinstyle="miter"/>
            <v:imagedata r:id="rId25" o:title=""/>
            <o:lock v:ext="edit" aspectratio="t"/>
            <w10:wrap type="none"/>
            <w10:anchorlock/>
          </v:shape>
          <o:OLEObject Type="Embed" ProgID="Origin50.Graph" ShapeID="_x0000_i1032" DrawAspect="Content" ObjectID="_1468075732" r:id="rId24">
            <o:LockedField>false</o:LockedField>
          </o:OLEObject>
        </w:object>
      </w:r>
    </w:p>
    <w:p>
      <w:pPr>
        <w:jc w:val="center"/>
        <w:rPr>
          <w:rFonts w:ascii="Times New Roman" w:hAnsi="Times New Roman" w:cs="Times New Roman"/>
          <w:bCs/>
          <w:sz w:val="18"/>
          <w:szCs w:val="18"/>
        </w:rPr>
      </w:pPr>
      <w:r>
        <w:rPr>
          <w:rFonts w:hint="eastAsia" w:ascii="Times New Roman" w:hAnsi="Times New Roman" w:cs="Times New Roman"/>
          <w:bCs/>
          <w:sz w:val="18"/>
          <w:szCs w:val="18"/>
        </w:rPr>
        <w:t>图8 分子团模拟热解过程中甲烷析出速率曲线</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8 </w:t>
      </w:r>
      <w:del w:id="3168" w:author="lv-xyr" w:date="2019-02-24T20:21:19Z">
        <w:r>
          <w:rPr>
            <w:rFonts w:ascii="Times New Roman" w:hAnsi="Times New Roman" w:cs="Times New Roman"/>
            <w:bCs/>
            <w:sz w:val="18"/>
            <w:szCs w:val="18"/>
          </w:rPr>
          <w:delText xml:space="preserve">Simulation of </w:delText>
        </w:r>
      </w:del>
      <w:del w:id="3169" w:author="lv-xyr" w:date="2019-02-24T20:20:56Z">
        <w:r>
          <w:rPr>
            <w:rFonts w:ascii="Times New Roman" w:hAnsi="Times New Roman" w:cs="Times New Roman"/>
            <w:bCs/>
            <w:sz w:val="18"/>
            <w:szCs w:val="18"/>
            <w:lang w:val="en-US"/>
          </w:rPr>
          <w:delText>m</w:delText>
        </w:r>
      </w:del>
      <w:ins w:id="3170" w:author="lv-xyr" w:date="2019-02-24T20:20:56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ethane </w:t>
      </w:r>
      <w:del w:id="3171" w:author="lv-xyr" w:date="2019-02-24T20:20:59Z">
        <w:r>
          <w:rPr>
            <w:rFonts w:ascii="Times New Roman" w:hAnsi="Times New Roman" w:cs="Times New Roman"/>
            <w:bCs/>
            <w:sz w:val="18"/>
            <w:szCs w:val="18"/>
            <w:lang w:val="en-US"/>
          </w:rPr>
          <w:delText>p</w:delText>
        </w:r>
      </w:del>
      <w:ins w:id="3172" w:author="lv-xyr" w:date="2019-02-24T20:20:59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recipitation </w:t>
      </w:r>
      <w:del w:id="3173" w:author="lv-xyr" w:date="2019-02-24T20:21:02Z">
        <w:r>
          <w:rPr>
            <w:rFonts w:ascii="Times New Roman" w:hAnsi="Times New Roman" w:cs="Times New Roman"/>
            <w:bCs/>
            <w:sz w:val="18"/>
            <w:szCs w:val="18"/>
            <w:lang w:val="en-US"/>
          </w:rPr>
          <w:delText>r</w:delText>
        </w:r>
      </w:del>
      <w:ins w:id="3174" w:author="lv-xyr" w:date="2019-02-24T20:21:02Z">
        <w:r>
          <w:rPr>
            <w:rFonts w:hint="eastAsia" w:ascii="Times New Roman" w:hAnsi="Times New Roman" w:cs="Times New Roman"/>
            <w:bCs/>
            <w:sz w:val="18"/>
            <w:szCs w:val="18"/>
            <w:lang w:val="en-US" w:eastAsia="zh-CN"/>
          </w:rPr>
          <w:t>R</w:t>
        </w:r>
      </w:ins>
      <w:r>
        <w:rPr>
          <w:rFonts w:ascii="Times New Roman" w:hAnsi="Times New Roman" w:cs="Times New Roman"/>
          <w:bCs/>
          <w:sz w:val="18"/>
          <w:szCs w:val="18"/>
        </w:rPr>
        <w:t xml:space="preserve">ate </w:t>
      </w:r>
      <w:ins w:id="3175" w:author="lv-xyr" w:date="2019-02-24T20:21:08Z">
        <w:r>
          <w:rPr>
            <w:rFonts w:hint="eastAsia" w:ascii="Times New Roman" w:hAnsi="Times New Roman" w:cs="Times New Roman"/>
            <w:bCs/>
            <w:sz w:val="18"/>
            <w:szCs w:val="18"/>
            <w:lang w:val="en-US" w:eastAsia="zh-CN"/>
          </w:rPr>
          <w:t>C</w:t>
        </w:r>
      </w:ins>
      <w:ins w:id="3176" w:author="lv-xyr" w:date="2019-02-24T20:21:09Z">
        <w:r>
          <w:rPr>
            <w:rFonts w:hint="eastAsia" w:ascii="Times New Roman" w:hAnsi="Times New Roman" w:cs="Times New Roman"/>
            <w:bCs/>
            <w:sz w:val="18"/>
            <w:szCs w:val="18"/>
            <w:lang w:val="en-US" w:eastAsia="zh-CN"/>
          </w:rPr>
          <w:t>ur</w:t>
        </w:r>
      </w:ins>
      <w:ins w:id="3177" w:author="lv-xyr" w:date="2019-02-24T20:21:10Z">
        <w:r>
          <w:rPr>
            <w:rFonts w:hint="eastAsia" w:ascii="Times New Roman" w:hAnsi="Times New Roman" w:cs="Times New Roman"/>
            <w:bCs/>
            <w:sz w:val="18"/>
            <w:szCs w:val="18"/>
            <w:lang w:val="en-US" w:eastAsia="zh-CN"/>
          </w:rPr>
          <w:t>ve</w:t>
        </w:r>
      </w:ins>
      <w:ins w:id="3178" w:author="lv-xyr" w:date="2019-02-24T20:21:12Z">
        <w:r>
          <w:rPr>
            <w:rFonts w:hint="eastAsia" w:ascii="Times New Roman" w:hAnsi="Times New Roman" w:cs="Times New Roman"/>
            <w:bCs/>
            <w:sz w:val="18"/>
            <w:szCs w:val="18"/>
            <w:lang w:val="en-US" w:eastAsia="zh-CN"/>
          </w:rPr>
          <w:t xml:space="preserve"> </w:t>
        </w:r>
      </w:ins>
      <w:r>
        <w:rPr>
          <w:rFonts w:ascii="Times New Roman" w:hAnsi="Times New Roman" w:cs="Times New Roman"/>
          <w:bCs/>
          <w:sz w:val="18"/>
          <w:szCs w:val="18"/>
        </w:rPr>
        <w:t xml:space="preserve">during </w:t>
      </w:r>
      <w:ins w:id="3179" w:author="lv-xyr" w:date="2019-02-24T20:23:41Z">
        <w:bookmarkStart w:id="18" w:name="OLE_LINK19"/>
        <w:r>
          <w:rPr>
            <w:rFonts w:hint="eastAsia" w:ascii="Times New Roman" w:hAnsi="Times New Roman" w:cs="Times New Roman"/>
            <w:bCs/>
            <w:sz w:val="18"/>
            <w:szCs w:val="18"/>
            <w:lang w:val="en-US" w:eastAsia="zh-CN"/>
          </w:rPr>
          <w:t>the Process of</w:t>
        </w:r>
      </w:ins>
      <w:ins w:id="3180" w:author="lv-xyr" w:date="2019-02-24T20:23:41Z">
        <w:r>
          <w:rPr>
            <w:rFonts w:hint="eastAsia" w:ascii="Times New Roman" w:hAnsi="Times New Roman" w:cs="Times New Roman"/>
            <w:bCs/>
            <w:sz w:val="18"/>
            <w:szCs w:val="18"/>
          </w:rPr>
          <w:t xml:space="preserve"> Molecular Group</w:t>
        </w:r>
      </w:ins>
      <w:ins w:id="3181" w:author="lv-xyr" w:date="2019-02-24T20:23:41Z">
        <w:r>
          <w:rPr>
            <w:rFonts w:hint="eastAsia" w:ascii="Times New Roman" w:hAnsi="Times New Roman" w:cs="Times New Roman"/>
            <w:bCs/>
            <w:sz w:val="18"/>
            <w:szCs w:val="18"/>
            <w:lang w:val="en-US" w:eastAsia="zh-CN"/>
          </w:rPr>
          <w:t xml:space="preserve"> </w:t>
        </w:r>
      </w:ins>
      <w:ins w:id="3182" w:author="lv-xyr" w:date="2019-02-24T20:23:41Z">
        <w:r>
          <w:rPr>
            <w:rFonts w:hint="eastAsia" w:ascii="Times New Roman" w:hAnsi="Times New Roman" w:cs="Times New Roman"/>
            <w:bCs/>
            <w:sz w:val="18"/>
            <w:szCs w:val="18"/>
          </w:rPr>
          <w:t>Pyrolysis Simulation</w:t>
        </w:r>
      </w:ins>
      <w:del w:id="3183" w:author="lv-xyr" w:date="2019-02-24T20:23:41Z">
        <w:r>
          <w:rPr>
            <w:rFonts w:ascii="Times New Roman" w:hAnsi="Times New Roman" w:cs="Times New Roman"/>
            <w:bCs/>
            <w:sz w:val="18"/>
            <w:szCs w:val="18"/>
            <w:lang w:val="en-US"/>
          </w:rPr>
          <w:delText>p</w:delText>
        </w:r>
      </w:del>
      <w:del w:id="3184" w:author="lv-xyr" w:date="2019-02-24T20:23:41Z">
        <w:r>
          <w:rPr>
            <w:rFonts w:ascii="Times New Roman" w:hAnsi="Times New Roman" w:cs="Times New Roman"/>
            <w:bCs/>
            <w:sz w:val="18"/>
            <w:szCs w:val="18"/>
          </w:rPr>
          <w:delText xml:space="preserve">yrolysis of </w:delText>
        </w:r>
      </w:del>
      <w:del w:id="3185" w:author="lv-xyr" w:date="2019-02-24T20:23:41Z">
        <w:r>
          <w:rPr>
            <w:rFonts w:ascii="Times New Roman" w:hAnsi="Times New Roman" w:cs="Times New Roman"/>
            <w:bCs/>
            <w:sz w:val="18"/>
            <w:szCs w:val="18"/>
            <w:lang w:val="en-US"/>
          </w:rPr>
          <w:delText>m</w:delText>
        </w:r>
      </w:del>
      <w:del w:id="3186" w:author="lv-xyr" w:date="2019-02-24T20:23:41Z">
        <w:r>
          <w:rPr>
            <w:rFonts w:ascii="Times New Roman" w:hAnsi="Times New Roman" w:cs="Times New Roman"/>
            <w:bCs/>
            <w:sz w:val="18"/>
            <w:szCs w:val="18"/>
          </w:rPr>
          <w:delText xml:space="preserve">olecular </w:delText>
        </w:r>
      </w:del>
      <w:del w:id="3187" w:author="lv-xyr" w:date="2019-02-24T20:23:41Z">
        <w:r>
          <w:rPr>
            <w:rFonts w:ascii="Times New Roman" w:hAnsi="Times New Roman" w:cs="Times New Roman"/>
            <w:bCs/>
            <w:sz w:val="18"/>
            <w:szCs w:val="18"/>
            <w:lang w:val="en-US"/>
          </w:rPr>
          <w:delText>g</w:delText>
        </w:r>
      </w:del>
      <w:del w:id="3188" w:author="lv-xyr" w:date="2019-02-24T20:23:41Z">
        <w:r>
          <w:rPr>
            <w:rFonts w:ascii="Times New Roman" w:hAnsi="Times New Roman" w:cs="Times New Roman"/>
            <w:bCs/>
            <w:sz w:val="18"/>
            <w:szCs w:val="18"/>
          </w:rPr>
          <w:delText>roup</w:delText>
        </w:r>
        <w:bookmarkEnd w:id="18"/>
      </w:del>
      <w:ins w:id="3189" w:author="lv-xyr" w:date="2019-02-24T20:21:19Z">
        <w:r>
          <w:rPr>
            <w:rFonts w:ascii="Times New Roman" w:hAnsi="Times New Roman" w:cs="Times New Roman"/>
            <w:bCs/>
            <w:sz w:val="18"/>
            <w:szCs w:val="18"/>
          </w:rPr>
          <w:t xml:space="preserve"> </w:t>
        </w:r>
      </w:ins>
    </w:p>
    <w:p>
      <w:pPr>
        <w:jc w:val="center"/>
      </w:pPr>
      <w:r>
        <w:object>
          <v:shape id="_x0000_i1033" o:spt="75" type="#_x0000_t75" style="height:178.1pt;width:258.25pt;" o:ole="t" filled="f" o:preferrelative="t" stroked="f" coordsize="21600,21600">
            <v:path/>
            <v:fill on="f" focussize="0,0"/>
            <v:stroke on="f" joinstyle="miter"/>
            <v:imagedata r:id="rId27" o:title=""/>
            <o:lock v:ext="edit" aspectratio="t"/>
            <w10:wrap type="none"/>
            <w10:anchorlock/>
          </v:shape>
          <o:OLEObject Type="Embed" ProgID="Origin50.Graph" ShapeID="_x0000_i1033" DrawAspect="Content" ObjectID="_1468075733" r:id="rId26">
            <o:LockedField>false</o:LockedField>
          </o:OLEObject>
        </w:object>
      </w:r>
    </w:p>
    <w:p>
      <w:pPr>
        <w:jc w:val="center"/>
        <w:rPr>
          <w:rFonts w:ascii="Times New Roman" w:hAnsi="Times New Roman" w:cs="Times New Roman"/>
          <w:bCs/>
          <w:sz w:val="18"/>
          <w:szCs w:val="18"/>
        </w:rPr>
      </w:pPr>
      <w:r>
        <w:rPr>
          <w:rFonts w:hint="eastAsia" w:ascii="Times New Roman" w:hAnsi="Times New Roman" w:cs="Times New Roman"/>
          <w:bCs/>
          <w:sz w:val="18"/>
          <w:szCs w:val="18"/>
        </w:rPr>
        <w:t>图9分子团模拟热解过程中势能变化曲线</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9 </w:t>
      </w:r>
      <w:r>
        <w:rPr>
          <w:rFonts w:ascii="Times New Roman" w:hAnsi="Times New Roman" w:cs="Times New Roman"/>
          <w:bCs/>
          <w:sz w:val="18"/>
          <w:szCs w:val="18"/>
        </w:rPr>
        <w:t xml:space="preserve">The </w:t>
      </w:r>
      <w:del w:id="3190" w:author="lv-xyr" w:date="2019-02-24T20:22:25Z">
        <w:r>
          <w:rPr>
            <w:rFonts w:ascii="Times New Roman" w:hAnsi="Times New Roman" w:cs="Times New Roman"/>
            <w:bCs/>
            <w:sz w:val="18"/>
            <w:szCs w:val="18"/>
            <w:lang w:val="en-US"/>
          </w:rPr>
          <w:delText>p</w:delText>
        </w:r>
      </w:del>
      <w:ins w:id="3191" w:author="lv-xyr" w:date="2019-02-24T20:22:25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otential </w:t>
      </w:r>
      <w:del w:id="3192" w:author="lv-xyr" w:date="2019-02-24T20:22:29Z">
        <w:r>
          <w:rPr>
            <w:rFonts w:ascii="Times New Roman" w:hAnsi="Times New Roman" w:cs="Times New Roman"/>
            <w:bCs/>
            <w:sz w:val="18"/>
            <w:szCs w:val="18"/>
            <w:lang w:val="en-US"/>
          </w:rPr>
          <w:delText>e</w:delText>
        </w:r>
      </w:del>
      <w:ins w:id="3193" w:author="lv-xyr" w:date="2019-02-24T20:22:29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 xml:space="preserve">nergy </w:t>
      </w:r>
      <w:del w:id="3194" w:author="lv-xyr" w:date="2019-02-24T20:22:42Z">
        <w:r>
          <w:rPr>
            <w:rFonts w:ascii="Times New Roman" w:hAnsi="Times New Roman" w:cs="Times New Roman"/>
            <w:bCs/>
            <w:sz w:val="18"/>
            <w:szCs w:val="18"/>
            <w:lang w:val="en-US"/>
          </w:rPr>
          <w:delText>c</w:delText>
        </w:r>
      </w:del>
      <w:ins w:id="3195" w:author="lv-xyr" w:date="2019-02-24T20:22:42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hang</w:t>
      </w:r>
      <w:del w:id="3196" w:author="lv-xyr" w:date="2019-02-24T20:22:44Z">
        <w:r>
          <w:rPr>
            <w:rFonts w:ascii="Times New Roman" w:hAnsi="Times New Roman" w:cs="Times New Roman"/>
            <w:bCs/>
            <w:sz w:val="18"/>
            <w:szCs w:val="18"/>
            <w:lang w:val="en-US"/>
          </w:rPr>
          <w:delText>e</w:delText>
        </w:r>
      </w:del>
      <w:ins w:id="3197" w:author="lv-xyr" w:date="2019-02-24T20:22:44Z">
        <w:r>
          <w:rPr>
            <w:rFonts w:hint="eastAsia" w:ascii="Times New Roman" w:hAnsi="Times New Roman" w:cs="Times New Roman"/>
            <w:bCs/>
            <w:sz w:val="18"/>
            <w:szCs w:val="18"/>
            <w:lang w:val="en-US" w:eastAsia="zh-CN"/>
          </w:rPr>
          <w:t>in</w:t>
        </w:r>
      </w:ins>
      <w:ins w:id="3198" w:author="lv-xyr" w:date="2019-02-24T20:22:45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 xml:space="preserve"> </w:t>
      </w:r>
      <w:del w:id="3199" w:author="lv-xyr" w:date="2019-02-24T20:22:48Z">
        <w:r>
          <w:rPr>
            <w:rFonts w:ascii="Times New Roman" w:hAnsi="Times New Roman" w:cs="Times New Roman"/>
            <w:bCs/>
            <w:sz w:val="18"/>
            <w:szCs w:val="18"/>
            <w:lang w:val="en-US"/>
          </w:rPr>
          <w:delText>c</w:delText>
        </w:r>
      </w:del>
      <w:ins w:id="3200" w:author="lv-xyr" w:date="2019-02-24T20:22:48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urve during </w:t>
      </w:r>
      <w:ins w:id="3201" w:author="lv-xyr" w:date="2019-02-24T20:23:16Z">
        <w:bookmarkStart w:id="19" w:name="OLE_LINK20"/>
        <w:r>
          <w:rPr>
            <w:rFonts w:hint="eastAsia" w:ascii="Times New Roman" w:hAnsi="Times New Roman" w:cs="Times New Roman"/>
            <w:bCs/>
            <w:sz w:val="18"/>
            <w:szCs w:val="18"/>
            <w:lang w:val="en-US" w:eastAsia="zh-CN"/>
          </w:rPr>
          <w:t>th</w:t>
        </w:r>
      </w:ins>
      <w:ins w:id="3202" w:author="lv-xyr" w:date="2019-02-24T20:23:17Z">
        <w:r>
          <w:rPr>
            <w:rFonts w:hint="eastAsia" w:ascii="Times New Roman" w:hAnsi="Times New Roman" w:cs="Times New Roman"/>
            <w:bCs/>
            <w:sz w:val="18"/>
            <w:szCs w:val="18"/>
            <w:lang w:val="en-US" w:eastAsia="zh-CN"/>
          </w:rPr>
          <w:t>e P</w:t>
        </w:r>
      </w:ins>
      <w:ins w:id="3203" w:author="lv-xyr" w:date="2019-02-24T20:23:18Z">
        <w:r>
          <w:rPr>
            <w:rFonts w:hint="eastAsia" w:ascii="Times New Roman" w:hAnsi="Times New Roman" w:cs="Times New Roman"/>
            <w:bCs/>
            <w:sz w:val="18"/>
            <w:szCs w:val="18"/>
            <w:lang w:val="en-US" w:eastAsia="zh-CN"/>
          </w:rPr>
          <w:t>roces</w:t>
        </w:r>
      </w:ins>
      <w:ins w:id="3204" w:author="lv-xyr" w:date="2019-02-24T20:23:19Z">
        <w:r>
          <w:rPr>
            <w:rFonts w:hint="eastAsia" w:ascii="Times New Roman" w:hAnsi="Times New Roman" w:cs="Times New Roman"/>
            <w:bCs/>
            <w:sz w:val="18"/>
            <w:szCs w:val="18"/>
            <w:lang w:val="en-US" w:eastAsia="zh-CN"/>
          </w:rPr>
          <w:t>s o</w:t>
        </w:r>
      </w:ins>
      <w:ins w:id="3205" w:author="lv-xyr" w:date="2019-02-24T20:23:20Z">
        <w:r>
          <w:rPr>
            <w:rFonts w:hint="eastAsia" w:ascii="Times New Roman" w:hAnsi="Times New Roman" w:cs="Times New Roman"/>
            <w:bCs/>
            <w:sz w:val="18"/>
            <w:szCs w:val="18"/>
            <w:lang w:val="en-US" w:eastAsia="zh-CN"/>
          </w:rPr>
          <w:t>f</w:t>
        </w:r>
      </w:ins>
      <w:ins w:id="3206" w:author="lv-xyr" w:date="2019-02-24T20:23:27Z">
        <w:r>
          <w:rPr>
            <w:rFonts w:hint="eastAsia" w:ascii="Times New Roman" w:hAnsi="Times New Roman" w:cs="Times New Roman"/>
            <w:bCs/>
            <w:sz w:val="18"/>
            <w:szCs w:val="18"/>
          </w:rPr>
          <w:t xml:space="preserve"> Molecular Group</w:t>
        </w:r>
      </w:ins>
      <w:ins w:id="3207" w:author="lv-xyr" w:date="2019-02-24T20:23:20Z">
        <w:r>
          <w:rPr>
            <w:rFonts w:hint="eastAsia" w:ascii="Times New Roman" w:hAnsi="Times New Roman" w:cs="Times New Roman"/>
            <w:bCs/>
            <w:sz w:val="18"/>
            <w:szCs w:val="18"/>
            <w:lang w:val="en-US" w:eastAsia="zh-CN"/>
          </w:rPr>
          <w:t xml:space="preserve"> </w:t>
        </w:r>
      </w:ins>
      <w:ins w:id="3208" w:author="lv-xyr" w:date="2019-02-24T20:23:04Z">
        <w:r>
          <w:rPr>
            <w:rFonts w:hint="eastAsia" w:ascii="Times New Roman" w:hAnsi="Times New Roman" w:cs="Times New Roman"/>
            <w:bCs/>
            <w:sz w:val="18"/>
            <w:szCs w:val="18"/>
          </w:rPr>
          <w:t>Pyrolysis Simulation</w:t>
        </w:r>
        <w:bookmarkEnd w:id="19"/>
      </w:ins>
      <w:del w:id="3209" w:author="lv-xyr" w:date="2019-02-24T20:23:04Z">
        <w:r>
          <w:rPr>
            <w:rFonts w:ascii="Times New Roman" w:hAnsi="Times New Roman" w:cs="Times New Roman"/>
            <w:bCs/>
            <w:sz w:val="18"/>
            <w:szCs w:val="18"/>
          </w:rPr>
          <w:delText>simulated pyrolysis process of molecular group</w:delText>
        </w:r>
      </w:del>
    </w:p>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hint="eastAsia" w:ascii="Times New Roman" w:hAnsi="Times New Roman" w:cs="Times New Roman"/>
        </w:rPr>
        <w:t>从</w:t>
      </w:r>
      <w:r>
        <w:rPr>
          <w:rFonts w:ascii="Times New Roman" w:hAnsi="Times New Roman" w:cs="Times New Roman"/>
        </w:rPr>
        <w:t>热解模拟过程中的</w:t>
      </w:r>
      <w:r>
        <w:rPr>
          <w:rFonts w:ascii="Times New Roman" w:hAnsi="Times New Roman" w:cs="Times New Roman"/>
          <w:highlight w:val="yellow"/>
          <w:rPrChange w:id="3210" w:author="lv-xyr" w:date="2019-02-24T21:42:01Z">
            <w:rPr>
              <w:rFonts w:ascii="Times New Roman" w:hAnsi="Times New Roman" w:cs="Times New Roman"/>
            </w:rPr>
          </w:rPrChange>
        </w:rPr>
        <w:t>甲烷的生成速率曲线</w:t>
      </w:r>
      <w:r>
        <w:rPr>
          <w:rFonts w:hint="eastAsia" w:ascii="Times New Roman" w:hAnsi="Times New Roman" w:cs="Times New Roman"/>
          <w:highlight w:val="yellow"/>
          <w:rPrChange w:id="3211" w:author="lv-xyr" w:date="2019-02-24T21:42:01Z">
            <w:rPr>
              <w:rFonts w:hint="eastAsia" w:ascii="Times New Roman" w:hAnsi="Times New Roman" w:cs="Times New Roman"/>
            </w:rPr>
          </w:rPrChange>
        </w:rPr>
        <w:t>(图8)</w:t>
      </w:r>
      <w:r>
        <w:rPr>
          <w:rFonts w:hint="eastAsia" w:ascii="Times New Roman" w:hAnsi="Times New Roman" w:cs="Times New Roman"/>
        </w:rPr>
        <w:t>可以看出，</w:t>
      </w:r>
      <w:r>
        <w:rPr>
          <w:rFonts w:ascii="Times New Roman" w:hAnsi="Times New Roman" w:cs="Times New Roman"/>
        </w:rPr>
        <w:t>甲烷自2200K左右开始析出，在 2</w:t>
      </w:r>
      <w:r>
        <w:rPr>
          <w:rFonts w:hint="eastAsia" w:ascii="Times New Roman" w:hAnsi="Times New Roman" w:cs="Times New Roman"/>
        </w:rPr>
        <w:t>580</w:t>
      </w:r>
      <w:r>
        <w:rPr>
          <w:rFonts w:ascii="Times New Roman" w:hAnsi="Times New Roman" w:cs="Times New Roman"/>
        </w:rPr>
        <w:t>K析出速率达到最大，至热解终温3000K基本结束。</w:t>
      </w:r>
      <w:r>
        <w:rPr>
          <w:rFonts w:ascii="Times New Roman" w:hAnsi="Times New Roman" w:cs="Times New Roman"/>
          <w:highlight w:val="yellow"/>
          <w:rPrChange w:id="3212" w:author="lv-xyr" w:date="2019-02-24T21:39:08Z">
            <w:rPr>
              <w:rFonts w:ascii="Times New Roman" w:hAnsi="Times New Roman" w:cs="Times New Roman"/>
            </w:rPr>
          </w:rPrChange>
        </w:rPr>
        <w:t>在热解过程中系统的势能(图9)在模拟开始的瞬间由于力场的作用</w:t>
      </w:r>
      <w:r>
        <w:rPr>
          <w:rFonts w:hint="eastAsia" w:ascii="Times New Roman" w:hAnsi="Times New Roman" w:cs="Times New Roman"/>
          <w:highlight w:val="yellow"/>
          <w:rPrChange w:id="3213" w:author="lv-xyr" w:date="2019-02-24T21:39:08Z">
            <w:rPr>
              <w:rFonts w:hint="eastAsia" w:ascii="Times New Roman" w:hAnsi="Times New Roman" w:cs="Times New Roman"/>
            </w:rPr>
          </w:rPrChange>
        </w:rPr>
        <w:t>并且</w:t>
      </w:r>
      <w:r>
        <w:rPr>
          <w:rFonts w:ascii="Times New Roman" w:hAnsi="Times New Roman" w:cs="Times New Roman"/>
          <w:highlight w:val="yellow"/>
          <w:rPrChange w:id="3214" w:author="lv-xyr" w:date="2019-02-24T21:39:08Z">
            <w:rPr>
              <w:rFonts w:ascii="Times New Roman" w:hAnsi="Times New Roman" w:cs="Times New Roman"/>
            </w:rPr>
          </w:rPrChange>
        </w:rPr>
        <w:t>温度迅速变化，导致在NVT系</w:t>
      </w:r>
      <w:r>
        <w:rPr>
          <w:rFonts w:hint="eastAsia" w:ascii="Times New Roman" w:hAnsi="Times New Roman" w:cs="Times New Roman"/>
          <w:highlight w:val="yellow"/>
          <w:rPrChange w:id="3215" w:author="lv-xyr" w:date="2019-02-24T21:39:08Z">
            <w:rPr>
              <w:rFonts w:hint="eastAsia" w:ascii="Times New Roman" w:hAnsi="Times New Roman" w:cs="Times New Roman"/>
            </w:rPr>
          </w:rPrChange>
        </w:rPr>
        <w:t>综</w:t>
      </w:r>
      <w:r>
        <w:rPr>
          <w:rFonts w:ascii="Times New Roman" w:hAnsi="Times New Roman" w:cs="Times New Roman"/>
          <w:highlight w:val="yellow"/>
          <w:rPrChange w:id="3216" w:author="lv-xyr" w:date="2019-02-24T21:39:08Z">
            <w:rPr>
              <w:rFonts w:ascii="Times New Roman" w:hAnsi="Times New Roman" w:cs="Times New Roman"/>
            </w:rPr>
          </w:rPrChange>
        </w:rPr>
        <w:t>内的</w:t>
      </w:r>
      <w:r>
        <w:rPr>
          <w:rFonts w:hint="eastAsia" w:ascii="Times New Roman" w:hAnsi="Times New Roman" w:cs="Times New Roman"/>
          <w:highlight w:val="yellow"/>
          <w:rPrChange w:id="3217" w:author="lv-xyr" w:date="2019-02-24T21:39:08Z">
            <w:rPr>
              <w:rFonts w:hint="eastAsia" w:ascii="Times New Roman" w:hAnsi="Times New Roman" w:cs="Times New Roman"/>
            </w:rPr>
          </w:rPrChange>
        </w:rPr>
        <w:t>系统</w:t>
      </w:r>
      <w:r>
        <w:rPr>
          <w:rFonts w:ascii="Times New Roman" w:hAnsi="Times New Roman" w:cs="Times New Roman"/>
          <w:highlight w:val="yellow"/>
          <w:rPrChange w:id="3218" w:author="lv-xyr" w:date="2019-02-24T21:39:08Z">
            <w:rPr>
              <w:rFonts w:ascii="Times New Roman" w:hAnsi="Times New Roman" w:cs="Times New Roman"/>
            </w:rPr>
          </w:rPrChange>
        </w:rPr>
        <w:t>能量迅速增大，具体表现为系统的势能迅速增大，</w:t>
      </w:r>
      <w:r>
        <w:rPr>
          <w:rFonts w:hint="eastAsia" w:ascii="Times New Roman" w:hAnsi="Times New Roman" w:cs="Times New Roman"/>
        </w:rPr>
        <w:t>较短时间后</w:t>
      </w:r>
      <w:r>
        <w:rPr>
          <w:rFonts w:ascii="Times New Roman" w:hAnsi="Times New Roman" w:cs="Times New Roman"/>
        </w:rPr>
        <w:t>系统热解反应稳定，系统的势能</w:t>
      </w:r>
      <w:r>
        <w:rPr>
          <w:rFonts w:hint="eastAsia" w:ascii="Times New Roman" w:hAnsi="Times New Roman" w:cs="Times New Roman"/>
        </w:rPr>
        <w:t>迅速</w:t>
      </w:r>
      <w:r>
        <w:rPr>
          <w:rFonts w:ascii="Times New Roman" w:hAnsi="Times New Roman" w:cs="Times New Roman"/>
        </w:rPr>
        <w:t>减小，随后的总体</w:t>
      </w:r>
      <w:r>
        <w:rPr>
          <w:rFonts w:hint="eastAsia" w:ascii="Times New Roman" w:hAnsi="Times New Roman" w:cs="Times New Roman"/>
        </w:rPr>
        <w:t>变化</w:t>
      </w:r>
      <w:r>
        <w:rPr>
          <w:rFonts w:ascii="Times New Roman" w:hAnsi="Times New Roman" w:cs="Times New Roman"/>
        </w:rPr>
        <w:t>趋势为随着时间的变化而增大。</w:t>
      </w:r>
    </w:p>
    <w:p>
      <w:pPr>
        <w:rPr>
          <w:rFonts w:hint="eastAsia" w:ascii="DLF-3-28-1164603833+ZGXAbf-696" w:hAnsi="DLF-3-28-1164603833+ZGXAbf-696"/>
          <w:color w:val="231F20"/>
          <w:sz w:val="22"/>
        </w:rPr>
        <w:sectPr>
          <w:type w:val="continuous"/>
          <w:pgSz w:w="11906" w:h="16838"/>
          <w:pgMar w:top="1440" w:right="1800" w:bottom="1440" w:left="1800" w:header="851" w:footer="992" w:gutter="0"/>
          <w:cols w:space="425" w:num="1"/>
          <w:docGrid w:type="lines" w:linePitch="312" w:charSpace="0"/>
        </w:sectPr>
      </w:pPr>
      <w:del w:id="3219" w:author="lv-xyr" w:date="2019-02-24T21:42:38Z">
        <w:r>
          <w:rPr>
            <w:rFonts w:hint="eastAsia" w:ascii="Times New Roman" w:hAnsi="Times New Roman" w:cs="Times New Roman"/>
          </w:rPr>
          <w:delText xml:space="preserve">It can be seen </w:delText>
        </w:r>
      </w:del>
      <w:del w:id="3220" w:author="lv-xyr" w:date="2019-02-24T21:42:18Z">
        <w:r>
          <w:rPr>
            <w:rFonts w:hint="eastAsia" w:ascii="Times New Roman" w:hAnsi="Times New Roman" w:cs="Times New Roman"/>
            <w:lang w:val="en-US"/>
          </w:rPr>
          <w:delText>f</w:delText>
        </w:r>
      </w:del>
      <w:ins w:id="3221" w:author="lv-xyr" w:date="2019-02-24T21:42:18Z">
        <w:r>
          <w:rPr>
            <w:rFonts w:hint="eastAsia" w:ascii="Times New Roman" w:hAnsi="Times New Roman" w:cs="Times New Roman"/>
            <w:lang w:val="en-US" w:eastAsia="zh-CN"/>
          </w:rPr>
          <w:t>F</w:t>
        </w:r>
      </w:ins>
      <w:r>
        <w:rPr>
          <w:rFonts w:hint="eastAsia" w:ascii="Times New Roman" w:hAnsi="Times New Roman" w:cs="Times New Roman"/>
        </w:rPr>
        <w:t>rom the methane generation rate curve</w:t>
      </w:r>
      <w:ins w:id="3222" w:author="lv-xyr" w:date="2019-02-24T21:42:29Z">
        <w:r>
          <w:rPr>
            <w:rFonts w:hint="eastAsia" w:ascii="Times New Roman" w:hAnsi="Times New Roman" w:cs="Times New Roman"/>
          </w:rPr>
          <w:t xml:space="preserve"> (Fig. 8)</w:t>
        </w:r>
      </w:ins>
      <w:r>
        <w:rPr>
          <w:rFonts w:hint="eastAsia" w:ascii="Times New Roman" w:hAnsi="Times New Roman" w:cs="Times New Roman"/>
        </w:rPr>
        <w:t xml:space="preserve"> in the pyrolysis simulation process</w:t>
      </w:r>
      <w:ins w:id="3223" w:author="lv-xyr" w:date="2019-02-24T21:42:41Z">
        <w:r>
          <w:rPr>
            <w:rFonts w:hint="eastAsia" w:ascii="Times New Roman" w:hAnsi="Times New Roman" w:cs="Times New Roman"/>
            <w:lang w:val="en-US" w:eastAsia="zh-CN"/>
          </w:rPr>
          <w:t>,</w:t>
        </w:r>
      </w:ins>
      <w:del w:id="3224" w:author="lv-xyr" w:date="2019-02-24T21:42:29Z">
        <w:r>
          <w:rPr>
            <w:rFonts w:hint="eastAsia" w:ascii="Times New Roman" w:hAnsi="Times New Roman" w:cs="Times New Roman"/>
          </w:rPr>
          <w:delText xml:space="preserve"> (Fig. 8)</w:delText>
        </w:r>
      </w:del>
      <w:r>
        <w:rPr>
          <w:rFonts w:hint="eastAsia" w:ascii="Times New Roman" w:hAnsi="Times New Roman" w:cs="Times New Roman"/>
        </w:rPr>
        <w:t xml:space="preserve"> </w:t>
      </w:r>
      <w:ins w:id="3225" w:author="lv-xyr" w:date="2019-02-24T21:42:47Z">
        <w:r>
          <w:rPr>
            <w:rFonts w:hint="eastAsia" w:ascii="Times New Roman" w:hAnsi="Times New Roman" w:cs="Times New Roman"/>
            <w:lang w:val="en-US" w:eastAsia="zh-CN"/>
          </w:rPr>
          <w:t>i</w:t>
        </w:r>
      </w:ins>
      <w:ins w:id="3226" w:author="lv-xyr" w:date="2019-02-24T21:42:38Z">
        <w:r>
          <w:rPr>
            <w:rFonts w:hint="eastAsia" w:ascii="Times New Roman" w:hAnsi="Times New Roman" w:cs="Times New Roman"/>
          </w:rPr>
          <w:t xml:space="preserve">t can be seen </w:t>
        </w:r>
      </w:ins>
      <w:r>
        <w:rPr>
          <w:rFonts w:hint="eastAsia" w:ascii="Times New Roman" w:hAnsi="Times New Roman" w:cs="Times New Roman"/>
        </w:rPr>
        <w:t xml:space="preserve">that methane starts to precipitate </w:t>
      </w:r>
      <w:del w:id="3227" w:author="lv-xyr" w:date="2019-02-24T21:42:58Z">
        <w:r>
          <w:rPr>
            <w:rFonts w:hint="eastAsia" w:ascii="Times New Roman" w:hAnsi="Times New Roman" w:cs="Times New Roman"/>
            <w:lang w:val="en-US"/>
          </w:rPr>
          <w:delText>from</w:delText>
        </w:r>
      </w:del>
      <w:ins w:id="3228" w:author="lv-xyr" w:date="2019-02-24T21:42:58Z">
        <w:r>
          <w:rPr>
            <w:rFonts w:hint="eastAsia" w:ascii="Times New Roman" w:hAnsi="Times New Roman" w:cs="Times New Roman"/>
            <w:lang w:val="en-US" w:eastAsia="zh-CN"/>
          </w:rPr>
          <w:t>w</w:t>
        </w:r>
      </w:ins>
      <w:ins w:id="3229" w:author="lv-xyr" w:date="2019-02-24T21:42:59Z">
        <w:r>
          <w:rPr>
            <w:rFonts w:hint="eastAsia" w:ascii="Times New Roman" w:hAnsi="Times New Roman" w:cs="Times New Roman"/>
            <w:lang w:val="en-US" w:eastAsia="zh-CN"/>
          </w:rPr>
          <w:t xml:space="preserve">hen </w:t>
        </w:r>
      </w:ins>
      <w:ins w:id="3230" w:author="lv-xyr" w:date="2019-02-24T21:43:00Z">
        <w:r>
          <w:rPr>
            <w:rFonts w:hint="eastAsia" w:ascii="Times New Roman" w:hAnsi="Times New Roman" w:cs="Times New Roman"/>
            <w:lang w:val="en-US" w:eastAsia="zh-CN"/>
          </w:rPr>
          <w:t xml:space="preserve">the </w:t>
        </w:r>
      </w:ins>
      <w:ins w:id="3231" w:author="lv-xyr" w:date="2019-02-24T21:43:02Z">
        <w:r>
          <w:rPr>
            <w:rFonts w:hint="eastAsia" w:ascii="Times New Roman" w:hAnsi="Times New Roman" w:cs="Times New Roman"/>
            <w:lang w:val="en-US" w:eastAsia="zh-CN"/>
          </w:rPr>
          <w:t>tem</w:t>
        </w:r>
      </w:ins>
      <w:ins w:id="3232" w:author="lv-xyr" w:date="2019-02-24T21:43:03Z">
        <w:r>
          <w:rPr>
            <w:rFonts w:hint="eastAsia" w:ascii="Times New Roman" w:hAnsi="Times New Roman" w:cs="Times New Roman"/>
            <w:lang w:val="en-US" w:eastAsia="zh-CN"/>
          </w:rPr>
          <w:t>per</w:t>
        </w:r>
      </w:ins>
      <w:ins w:id="3233" w:author="lv-xyr" w:date="2019-02-24T21:43:07Z">
        <w:r>
          <w:rPr>
            <w:rFonts w:hint="eastAsia" w:ascii="Times New Roman" w:hAnsi="Times New Roman" w:cs="Times New Roman"/>
            <w:lang w:val="en-US" w:eastAsia="zh-CN"/>
          </w:rPr>
          <w:t>a</w:t>
        </w:r>
      </w:ins>
      <w:ins w:id="3234" w:author="lv-xyr" w:date="2019-02-24T21:43:04Z">
        <w:r>
          <w:rPr>
            <w:rFonts w:hint="eastAsia" w:ascii="Times New Roman" w:hAnsi="Times New Roman" w:cs="Times New Roman"/>
            <w:lang w:val="en-US" w:eastAsia="zh-CN"/>
          </w:rPr>
          <w:t>ture</w:t>
        </w:r>
      </w:ins>
      <w:r>
        <w:rPr>
          <w:rFonts w:hint="eastAsia" w:ascii="Times New Roman" w:hAnsi="Times New Roman" w:cs="Times New Roman"/>
        </w:rPr>
        <w:t xml:space="preserve"> </w:t>
      </w:r>
      <w:ins w:id="3235" w:author="lv-xyr" w:date="2019-02-24T21:43:50Z">
        <w:r>
          <w:rPr>
            <w:rFonts w:hint="eastAsia" w:ascii="Times New Roman" w:hAnsi="Times New Roman" w:cs="Times New Roman"/>
            <w:lang w:val="en-US" w:eastAsia="zh-CN"/>
          </w:rPr>
          <w:t>i</w:t>
        </w:r>
      </w:ins>
      <w:ins w:id="3236" w:author="lv-xyr" w:date="2019-02-24T21:43:10Z">
        <w:r>
          <w:rPr>
            <w:rFonts w:hint="eastAsia" w:ascii="Times New Roman" w:hAnsi="Times New Roman" w:cs="Times New Roman"/>
            <w:lang w:val="en-US" w:eastAsia="zh-CN"/>
          </w:rPr>
          <w:t xml:space="preserve">s </w:t>
        </w:r>
      </w:ins>
      <w:r>
        <w:rPr>
          <w:rFonts w:hint="eastAsia" w:ascii="Times New Roman" w:hAnsi="Times New Roman" w:cs="Times New Roman"/>
        </w:rPr>
        <w:t xml:space="preserve">about 2200K, and </w:t>
      </w:r>
      <w:ins w:id="3237" w:author="lv-xyr" w:date="2019-02-24T21:45:42Z">
        <w:r>
          <w:rPr>
            <w:rFonts w:hint="eastAsia" w:ascii="Times New Roman" w:hAnsi="Times New Roman" w:cs="Times New Roman"/>
            <w:lang w:val="en-US" w:eastAsia="zh-CN"/>
          </w:rPr>
          <w:t>t</w:t>
        </w:r>
      </w:ins>
      <w:ins w:id="3238" w:author="lv-xyr" w:date="2019-02-24T21:45:43Z">
        <w:r>
          <w:rPr>
            <w:rFonts w:hint="eastAsia" w:ascii="Times New Roman" w:hAnsi="Times New Roman" w:cs="Times New Roman"/>
            <w:lang w:val="en-US" w:eastAsia="zh-CN"/>
          </w:rPr>
          <w:t xml:space="preserve">hat </w:t>
        </w:r>
      </w:ins>
      <w:r>
        <w:rPr>
          <w:rFonts w:hint="eastAsia" w:ascii="Times New Roman" w:hAnsi="Times New Roman" w:cs="Times New Roman"/>
        </w:rPr>
        <w:t xml:space="preserve">the precipitation rate reaches the maximum </w:t>
      </w:r>
      <w:ins w:id="3239" w:author="lv-xyr" w:date="2019-02-24T21:43:40Z">
        <w:r>
          <w:rPr>
            <w:rFonts w:hint="eastAsia" w:ascii="Times New Roman" w:hAnsi="Times New Roman" w:cs="Times New Roman"/>
            <w:lang w:val="en-US" w:eastAsia="zh-CN"/>
          </w:rPr>
          <w:t>whe</w:t>
        </w:r>
      </w:ins>
      <w:ins w:id="3240" w:author="lv-xyr" w:date="2019-02-24T21:43:41Z">
        <w:r>
          <w:rPr>
            <w:rFonts w:hint="eastAsia" w:ascii="Times New Roman" w:hAnsi="Times New Roman" w:cs="Times New Roman"/>
            <w:lang w:val="en-US" w:eastAsia="zh-CN"/>
          </w:rPr>
          <w:t>n i</w:t>
        </w:r>
      </w:ins>
      <w:ins w:id="3241" w:author="lv-xyr" w:date="2019-02-24T21:43:42Z">
        <w:r>
          <w:rPr>
            <w:rFonts w:hint="eastAsia" w:ascii="Times New Roman" w:hAnsi="Times New Roman" w:cs="Times New Roman"/>
            <w:lang w:val="en-US" w:eastAsia="zh-CN"/>
          </w:rPr>
          <w:t xml:space="preserve">t </w:t>
        </w:r>
      </w:ins>
      <w:ins w:id="3242" w:author="lv-xyr" w:date="2019-02-24T21:43:45Z">
        <w:r>
          <w:rPr>
            <w:rFonts w:hint="eastAsia" w:ascii="Times New Roman" w:hAnsi="Times New Roman" w:cs="Times New Roman"/>
            <w:lang w:val="en-US" w:eastAsia="zh-CN"/>
          </w:rPr>
          <w:t xml:space="preserve">is </w:t>
        </w:r>
      </w:ins>
      <w:r>
        <w:rPr>
          <w:rFonts w:hint="eastAsia" w:ascii="Times New Roman" w:hAnsi="Times New Roman" w:cs="Times New Roman"/>
        </w:rPr>
        <w:t>at 2580K</w:t>
      </w:r>
      <w:del w:id="3243" w:author="lv-xyr" w:date="2019-02-24T21:46:41Z">
        <w:r>
          <w:rPr>
            <w:rFonts w:hint="eastAsia" w:ascii="Times New Roman" w:hAnsi="Times New Roman" w:cs="Times New Roman"/>
          </w:rPr>
          <w:delText>,</w:delText>
        </w:r>
      </w:del>
      <w:r>
        <w:rPr>
          <w:rFonts w:hint="eastAsia" w:ascii="Times New Roman" w:hAnsi="Times New Roman" w:cs="Times New Roman"/>
        </w:rPr>
        <w:t xml:space="preserve"> and the </w:t>
      </w:r>
      <w:ins w:id="3244" w:author="lv-xyr" w:date="2019-02-24T21:47:02Z">
        <w:r>
          <w:rPr>
            <w:rFonts w:hint="eastAsia" w:ascii="Times New Roman" w:hAnsi="Times New Roman" w:cs="Times New Roman"/>
            <w:lang w:val="en-US" w:eastAsia="zh-CN"/>
          </w:rPr>
          <w:t>rate</w:t>
        </w:r>
      </w:ins>
      <w:ins w:id="3245" w:author="lv-xyr" w:date="2019-02-24T21:47:03Z">
        <w:r>
          <w:rPr>
            <w:rFonts w:hint="eastAsia" w:ascii="Times New Roman" w:hAnsi="Times New Roman" w:cs="Times New Roman"/>
            <w:lang w:val="en-US" w:eastAsia="zh-CN"/>
          </w:rPr>
          <w:t xml:space="preserve"> </w:t>
        </w:r>
      </w:ins>
      <w:ins w:id="3246" w:author="lv-xyr" w:date="2019-02-24T21:47:05Z">
        <w:r>
          <w:rPr>
            <w:rFonts w:hint="eastAsia" w:ascii="Times New Roman" w:hAnsi="Times New Roman" w:cs="Times New Roman"/>
            <w:lang w:val="en-US" w:eastAsia="zh-CN"/>
          </w:rPr>
          <w:t xml:space="preserve">is </w:t>
        </w:r>
      </w:ins>
      <w:ins w:id="3247" w:author="lv-xyr" w:date="2019-02-24T21:47:08Z">
        <w:r>
          <w:rPr>
            <w:rFonts w:hint="eastAsia" w:ascii="Times New Roman" w:hAnsi="Times New Roman" w:cs="Times New Roman"/>
            <w:lang w:val="en-US" w:eastAsia="zh-CN"/>
          </w:rPr>
          <w:t>c</w:t>
        </w:r>
      </w:ins>
      <w:ins w:id="3248" w:author="lv-xyr" w:date="2019-02-24T21:47:09Z">
        <w:r>
          <w:rPr>
            <w:rFonts w:hint="eastAsia" w:ascii="Times New Roman" w:hAnsi="Times New Roman" w:cs="Times New Roman"/>
            <w:lang w:val="en-US" w:eastAsia="zh-CN"/>
          </w:rPr>
          <w:t>l</w:t>
        </w:r>
      </w:ins>
      <w:ins w:id="3249" w:author="lv-xyr" w:date="2019-02-24T21:47:10Z">
        <w:r>
          <w:rPr>
            <w:rFonts w:hint="eastAsia" w:ascii="Times New Roman" w:hAnsi="Times New Roman" w:cs="Times New Roman"/>
            <w:lang w:val="en-US" w:eastAsia="zh-CN"/>
          </w:rPr>
          <w:t>ose</w:t>
        </w:r>
      </w:ins>
      <w:ins w:id="3250" w:author="lv-xyr" w:date="2019-02-24T21:47:11Z">
        <w:r>
          <w:rPr>
            <w:rFonts w:hint="eastAsia" w:ascii="Times New Roman" w:hAnsi="Times New Roman" w:cs="Times New Roman"/>
            <w:lang w:val="en-US" w:eastAsia="zh-CN"/>
          </w:rPr>
          <w:t xml:space="preserve"> to </w:t>
        </w:r>
      </w:ins>
      <w:ins w:id="3251" w:author="lv-xyr" w:date="2019-02-24T21:47:12Z">
        <w:r>
          <w:rPr>
            <w:rFonts w:hint="eastAsia" w:ascii="Times New Roman" w:hAnsi="Times New Roman" w:cs="Times New Roman"/>
            <w:lang w:val="en-US" w:eastAsia="zh-CN"/>
          </w:rPr>
          <w:t>ze</w:t>
        </w:r>
      </w:ins>
      <w:ins w:id="3252" w:author="lv-xyr" w:date="2019-02-24T21:47:13Z">
        <w:r>
          <w:rPr>
            <w:rFonts w:hint="eastAsia" w:ascii="Times New Roman" w:hAnsi="Times New Roman" w:cs="Times New Roman"/>
            <w:lang w:val="en-US" w:eastAsia="zh-CN"/>
          </w:rPr>
          <w:t>ro</w:t>
        </w:r>
      </w:ins>
      <w:ins w:id="3253" w:author="lv-xyr" w:date="2019-02-24T21:47:14Z">
        <w:r>
          <w:rPr>
            <w:rFonts w:hint="eastAsia" w:ascii="Times New Roman" w:hAnsi="Times New Roman" w:cs="Times New Roman"/>
            <w:lang w:val="en-US" w:eastAsia="zh-CN"/>
          </w:rPr>
          <w:t xml:space="preserve"> </w:t>
        </w:r>
      </w:ins>
      <w:ins w:id="3254" w:author="lv-xyr" w:date="2019-02-24T21:47:20Z">
        <w:r>
          <w:rPr>
            <w:rFonts w:hint="eastAsia" w:ascii="Times New Roman" w:hAnsi="Times New Roman" w:cs="Times New Roman"/>
            <w:lang w:val="en-US" w:eastAsia="zh-CN"/>
          </w:rPr>
          <w:t>wh</w:t>
        </w:r>
      </w:ins>
      <w:ins w:id="3255" w:author="lv-xyr" w:date="2019-02-24T21:47:21Z">
        <w:r>
          <w:rPr>
            <w:rFonts w:hint="eastAsia" w:ascii="Times New Roman" w:hAnsi="Times New Roman" w:cs="Times New Roman"/>
            <w:lang w:val="en-US" w:eastAsia="zh-CN"/>
          </w:rPr>
          <w:t>en</w:t>
        </w:r>
      </w:ins>
      <w:ins w:id="3256" w:author="lv-xyr" w:date="2019-02-24T21:47:22Z">
        <w:r>
          <w:rPr>
            <w:rFonts w:hint="eastAsia" w:ascii="Times New Roman" w:hAnsi="Times New Roman" w:cs="Times New Roman"/>
            <w:lang w:val="en-US" w:eastAsia="zh-CN"/>
          </w:rPr>
          <w:t xml:space="preserve"> </w:t>
        </w:r>
      </w:ins>
      <w:ins w:id="3257" w:author="lv-xyr" w:date="2019-02-24T21:47:37Z">
        <w:r>
          <w:rPr>
            <w:rFonts w:hint="eastAsia" w:ascii="Times New Roman" w:hAnsi="Times New Roman" w:cs="Times New Roman"/>
            <w:lang w:val="en-US" w:eastAsia="zh-CN"/>
          </w:rPr>
          <w:t>th</w:t>
        </w:r>
      </w:ins>
      <w:ins w:id="3258" w:author="lv-xyr" w:date="2019-02-24T21:47:38Z">
        <w:r>
          <w:rPr>
            <w:rFonts w:hint="eastAsia" w:ascii="Times New Roman" w:hAnsi="Times New Roman" w:cs="Times New Roman"/>
            <w:lang w:val="en-US" w:eastAsia="zh-CN"/>
          </w:rPr>
          <w:t xml:space="preserve">e </w:t>
        </w:r>
      </w:ins>
      <w:r>
        <w:rPr>
          <w:rFonts w:hint="eastAsia" w:ascii="Times New Roman" w:hAnsi="Times New Roman" w:cs="Times New Roman"/>
        </w:rPr>
        <w:t xml:space="preserve">final temperature </w:t>
      </w:r>
      <w:del w:id="3259" w:author="lv-xyr" w:date="2019-02-24T21:47:44Z">
        <w:r>
          <w:rPr>
            <w:rFonts w:hint="eastAsia" w:ascii="Times New Roman" w:hAnsi="Times New Roman" w:cs="Times New Roman"/>
            <w:lang w:val="en-US"/>
          </w:rPr>
          <w:delText>of the</w:delText>
        </w:r>
      </w:del>
      <w:ins w:id="3260" w:author="lv-xyr" w:date="2019-02-24T21:47:44Z">
        <w:r>
          <w:rPr>
            <w:rFonts w:hint="eastAsia" w:ascii="Times New Roman" w:hAnsi="Times New Roman" w:cs="Times New Roman"/>
            <w:lang w:val="en-US" w:eastAsia="zh-CN"/>
          </w:rPr>
          <w:t>fo</w:t>
        </w:r>
      </w:ins>
      <w:ins w:id="3261" w:author="lv-xyr" w:date="2019-02-24T21:47:45Z">
        <w:r>
          <w:rPr>
            <w:rFonts w:hint="eastAsia" w:ascii="Times New Roman" w:hAnsi="Times New Roman" w:cs="Times New Roman"/>
            <w:lang w:val="en-US" w:eastAsia="zh-CN"/>
          </w:rPr>
          <w:t>r</w:t>
        </w:r>
      </w:ins>
      <w:r>
        <w:rPr>
          <w:rFonts w:hint="eastAsia" w:ascii="Times New Roman" w:hAnsi="Times New Roman" w:cs="Times New Roman"/>
        </w:rPr>
        <w:t xml:space="preserve"> pyrolysis </w:t>
      </w:r>
      <w:del w:id="3262" w:author="lv-xyr" w:date="2019-02-24T21:47:49Z">
        <w:r>
          <w:rPr>
            <w:rFonts w:hint="eastAsia" w:ascii="Times New Roman" w:hAnsi="Times New Roman" w:cs="Times New Roman"/>
          </w:rPr>
          <w:delText xml:space="preserve">final temperature </w:delText>
        </w:r>
      </w:del>
      <w:r>
        <w:rPr>
          <w:rFonts w:hint="eastAsia" w:ascii="Times New Roman" w:hAnsi="Times New Roman" w:cs="Times New Roman"/>
        </w:rPr>
        <w:t>is 3000K. During the pyrolysis process, the potential energy of the system (Fig. 9) is rapidly increased due to the action of the force field and the rapid temperature change at the beginning of the simulation. The system energy in the NVT ensemble increases rapidly, which is manifested by the rapid increase of the potential energy of the system. After a short period of time, the system pyrolysis reaction is stable, the potential energy of the system decreases rapidly, and the subsequent overall trend tends to increase with time.</w:t>
      </w:r>
    </w:p>
    <w:p>
      <w:pPr>
        <w:jc w:val="center"/>
        <w:rPr>
          <w:rFonts w:hint="eastAsia" w:ascii="DLF-3-28-1164603833+ZGXAbf-696" w:hAnsi="DLF-3-28-1164603833+ZGXAbf-696"/>
          <w:color w:val="231F20"/>
          <w:sz w:val="22"/>
        </w:rPr>
      </w:pPr>
      <w:r>
        <w:rPr>
          <w:rFonts w:ascii="DLF-3-28-1164603833+ZGXAbf-696" w:hAnsi="DLF-3-28-1164603833+ZGXAbf-696"/>
          <w:color w:val="231F20"/>
          <w:sz w:val="22"/>
        </w:rPr>
        <w:drawing>
          <wp:inline distT="0" distB="0" distL="0" distR="0">
            <wp:extent cx="4728845" cy="472884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25020" cy="4725020"/>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hint="eastAsia" w:ascii="Times New Roman" w:hAnsi="Times New Roman" w:cs="Times New Roman"/>
          <w:bCs/>
          <w:sz w:val="18"/>
          <w:szCs w:val="18"/>
        </w:rPr>
        <w:t>图10 分子团热解反应过程</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10 </w:t>
      </w:r>
      <w:r>
        <w:rPr>
          <w:rFonts w:ascii="Times New Roman" w:hAnsi="Times New Roman" w:cs="Times New Roman"/>
          <w:bCs/>
          <w:sz w:val="18"/>
          <w:szCs w:val="18"/>
        </w:rPr>
        <w:t xml:space="preserve">Description of the pyrolysis process of </w:t>
      </w:r>
      <w:r>
        <w:rPr>
          <w:rFonts w:hint="eastAsia" w:ascii="Times New Roman" w:hAnsi="Times New Roman" w:cs="Times New Roman"/>
          <w:bCs/>
          <w:sz w:val="18"/>
          <w:szCs w:val="18"/>
        </w:rPr>
        <w:t>m</w:t>
      </w:r>
      <w:r>
        <w:rPr>
          <w:rFonts w:ascii="Times New Roman" w:hAnsi="Times New Roman" w:cs="Times New Roman"/>
          <w:bCs/>
          <w:sz w:val="18"/>
          <w:szCs w:val="18"/>
        </w:rPr>
        <w:t>olecular group</w:t>
      </w:r>
    </w:p>
    <w:p>
      <w:pPr>
        <w:spacing w:line="314" w:lineRule="exact"/>
        <w:ind w:firstLine="420" w:firstLineChars="200"/>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pPr>
      <w:r>
        <w:rPr>
          <w:rFonts w:hint="eastAsia"/>
        </w:rPr>
        <w:t>在</w:t>
      </w:r>
      <w:r>
        <w:rPr>
          <w:rFonts w:hint="eastAsia" w:ascii="宋体" w:hAnsi="宋体" w:eastAsia="宋体"/>
          <w:color w:val="231F20"/>
          <w:sz w:val="22"/>
        </w:rPr>
        <w:t>东曲2号煤大分子结构模型</w:t>
      </w:r>
      <w:r>
        <w:rPr>
          <w:rFonts w:hint="eastAsia"/>
        </w:rPr>
        <w:t>热解模拟过程中，甲烷的生成途径(图10)主要为ReaxFF力场体系中，煤结构的几个主要侧链官能团上甲基的一次或者二次脱落。</w:t>
      </w:r>
    </w:p>
    <w:p>
      <w:pPr>
        <w:spacing w:line="314" w:lineRule="exact"/>
        <w:ind w:firstLine="420" w:firstLineChars="200"/>
        <w:rPr>
          <w:rFonts w:ascii="Times New Roman" w:hAnsi="Times New Roman" w:cs="Times New Roman"/>
          <w:rPrChange w:id="3263" w:author="lv-xyr" w:date="2019-02-24T21:48:35Z">
            <w:rPr/>
          </w:rPrChange>
        </w:rPr>
      </w:pPr>
      <w:r>
        <w:rPr>
          <w:rFonts w:ascii="Times New Roman" w:hAnsi="Times New Roman" w:cs="Times New Roman"/>
          <w:rPrChange w:id="3264" w:author="lv-xyr" w:date="2019-02-24T21:48:35Z">
            <w:rPr/>
          </w:rPrChange>
        </w:rPr>
        <w:t>I</w:t>
      </w:r>
      <w:r>
        <w:rPr>
          <w:rFonts w:hint="default" w:ascii="Times New Roman" w:hAnsi="Times New Roman" w:cs="Times New Roman"/>
          <w:rPrChange w:id="3265" w:author="lv-xyr" w:date="2019-02-24T21:48:35Z">
            <w:rPr>
              <w:rFonts w:hint="eastAsia"/>
            </w:rPr>
          </w:rPrChange>
        </w:rPr>
        <w:t xml:space="preserve">n </w:t>
      </w:r>
      <w:ins w:id="3266" w:author="lv-xyr" w:date="2019-02-24T21:49:19Z">
        <w:r>
          <w:rPr>
            <w:rFonts w:hint="eastAsia" w:ascii="Times New Roman" w:hAnsi="Times New Roman" w:cs="Times New Roman"/>
            <w:lang w:val="en-US" w:eastAsia="zh-CN"/>
          </w:rPr>
          <w:t>the</w:t>
        </w:r>
      </w:ins>
      <w:ins w:id="3267" w:author="lv-xyr" w:date="2019-02-24T21:50:12Z">
        <w:r>
          <w:rPr>
            <w:rFonts w:hint="default" w:ascii="Times New Roman" w:hAnsi="Times New Roman" w:cs="Times New Roman"/>
          </w:rPr>
          <w:t xml:space="preserve"> pyrolysis simulation </w:t>
        </w:r>
      </w:ins>
      <w:ins w:id="3268" w:author="lv-xyr" w:date="2019-02-24T21:49:23Z">
        <w:r>
          <w:rPr>
            <w:rFonts w:hint="default" w:ascii="Times New Roman" w:hAnsi="Times New Roman" w:cs="Times New Roman"/>
          </w:rPr>
          <w:t>process</w:t>
        </w:r>
      </w:ins>
      <w:ins w:id="3269" w:author="lv-xyr" w:date="2019-02-24T21:49:26Z">
        <w:r>
          <w:rPr>
            <w:rFonts w:hint="eastAsia" w:ascii="Times New Roman" w:hAnsi="Times New Roman" w:cs="Times New Roman"/>
            <w:lang w:val="en-US" w:eastAsia="zh-CN"/>
          </w:rPr>
          <w:t xml:space="preserve"> o</w:t>
        </w:r>
      </w:ins>
      <w:ins w:id="3270" w:author="lv-xyr" w:date="2019-02-24T21:49:27Z">
        <w:r>
          <w:rPr>
            <w:rFonts w:hint="eastAsia" w:ascii="Times New Roman" w:hAnsi="Times New Roman" w:cs="Times New Roman"/>
            <w:lang w:val="en-US" w:eastAsia="zh-CN"/>
          </w:rPr>
          <w:t xml:space="preserve">f </w:t>
        </w:r>
      </w:ins>
      <w:ins w:id="3271" w:author="lv-xyr" w:date="2019-02-24T21:49:47Z">
        <w:r>
          <w:rPr>
            <w:rFonts w:hint="default" w:ascii="Times New Roman" w:hAnsi="Times New Roman" w:eastAsia="宋体" w:cs="Times New Roman"/>
            <w:color w:val="231F20"/>
            <w:sz w:val="22"/>
          </w:rPr>
          <w:t xml:space="preserve">No.2 Dongqu </w:t>
        </w:r>
      </w:ins>
      <w:ins w:id="3272" w:author="lv-xyr" w:date="2019-02-24T21:49:47Z">
        <w:r>
          <w:rPr>
            <w:rFonts w:hint="eastAsia" w:ascii="Times New Roman" w:hAnsi="Times New Roman" w:eastAsia="宋体" w:cs="Times New Roman"/>
            <w:color w:val="231F20"/>
            <w:sz w:val="22"/>
            <w:lang w:eastAsia="zh-CN"/>
          </w:rPr>
          <w:t>C</w:t>
        </w:r>
      </w:ins>
      <w:ins w:id="3273" w:author="lv-xyr" w:date="2019-02-24T21:49:47Z">
        <w:r>
          <w:rPr>
            <w:rFonts w:hint="default" w:ascii="Times New Roman" w:hAnsi="Times New Roman" w:eastAsia="宋体" w:cs="Times New Roman"/>
            <w:color w:val="231F20"/>
            <w:sz w:val="22"/>
          </w:rPr>
          <w:t>oal</w:t>
        </w:r>
      </w:ins>
      <w:del w:id="3274" w:author="lv-xyr" w:date="2019-02-24T21:49:51Z">
        <w:r>
          <w:rPr>
            <w:rFonts w:hint="default" w:ascii="Times New Roman" w:hAnsi="Times New Roman" w:eastAsia="宋体" w:cs="Times New Roman"/>
            <w:color w:val="231F20"/>
            <w:sz w:val="22"/>
            <w:rPrChange w:id="3275" w:author="lv-xyr" w:date="2019-02-24T21:48:35Z">
              <w:rPr>
                <w:rFonts w:hint="eastAsia" w:ascii="宋体" w:hAnsi="宋体" w:eastAsia="宋体"/>
                <w:color w:val="231F20"/>
                <w:sz w:val="22"/>
              </w:rPr>
            </w:rPrChange>
          </w:rPr>
          <w:delText>Large</w:delText>
        </w:r>
      </w:del>
      <w:r>
        <w:rPr>
          <w:rFonts w:hint="default" w:ascii="Times New Roman" w:hAnsi="Times New Roman" w:eastAsia="宋体" w:cs="Times New Roman"/>
          <w:color w:val="231F20"/>
          <w:sz w:val="22"/>
          <w:rPrChange w:id="3277" w:author="lv-xyr" w:date="2019-02-24T21:48:35Z">
            <w:rPr>
              <w:rFonts w:hint="eastAsia" w:ascii="宋体" w:hAnsi="宋体" w:eastAsia="宋体"/>
              <w:color w:val="231F20"/>
              <w:sz w:val="22"/>
            </w:rPr>
          </w:rPrChange>
        </w:rPr>
        <w:t xml:space="preserve"> </w:t>
      </w:r>
      <w:ins w:id="3278" w:author="lv-xyr" w:date="2019-02-24T21:49:55Z">
        <w:r>
          <w:rPr>
            <w:rFonts w:hint="eastAsia" w:ascii="Times New Roman" w:hAnsi="Times New Roman" w:eastAsia="宋体" w:cs="Times New Roman"/>
            <w:color w:val="231F20"/>
            <w:sz w:val="22"/>
            <w:lang w:val="en-US" w:eastAsia="zh-CN"/>
          </w:rPr>
          <w:t>macr</w:t>
        </w:r>
      </w:ins>
      <w:ins w:id="3279" w:author="lv-xyr" w:date="2019-02-24T21:49:56Z">
        <w:r>
          <w:rPr>
            <w:rFonts w:hint="eastAsia" w:ascii="Times New Roman" w:hAnsi="Times New Roman" w:eastAsia="宋体" w:cs="Times New Roman"/>
            <w:color w:val="231F20"/>
            <w:sz w:val="22"/>
            <w:lang w:val="en-US" w:eastAsia="zh-CN"/>
          </w:rPr>
          <w:t>o</w:t>
        </w:r>
      </w:ins>
      <w:r>
        <w:rPr>
          <w:rFonts w:hint="default" w:ascii="Times New Roman" w:hAnsi="Times New Roman" w:eastAsia="宋体" w:cs="Times New Roman"/>
          <w:color w:val="231F20"/>
          <w:sz w:val="22"/>
          <w:rPrChange w:id="3280" w:author="lv-xyr" w:date="2019-02-24T21:48:35Z">
            <w:rPr>
              <w:rFonts w:hint="eastAsia" w:ascii="宋体" w:hAnsi="宋体" w:eastAsia="宋体"/>
              <w:color w:val="231F20"/>
              <w:sz w:val="22"/>
            </w:rPr>
          </w:rPrChange>
        </w:rPr>
        <w:t>molecular structure model</w:t>
      </w:r>
      <w:del w:id="3281" w:author="lv-xyr" w:date="2019-02-24T21:50:23Z">
        <w:r>
          <w:rPr>
            <w:rFonts w:hint="default" w:ascii="Times New Roman" w:hAnsi="Times New Roman" w:eastAsia="宋体" w:cs="Times New Roman"/>
            <w:color w:val="231F20"/>
            <w:sz w:val="22"/>
            <w:rPrChange w:id="3282" w:author="lv-xyr" w:date="2019-02-24T21:48:35Z">
              <w:rPr>
                <w:rFonts w:hint="eastAsia" w:ascii="宋体" w:hAnsi="宋体" w:eastAsia="宋体"/>
                <w:color w:val="231F20"/>
                <w:sz w:val="22"/>
              </w:rPr>
            </w:rPrChange>
          </w:rPr>
          <w:delText xml:space="preserve"> of </w:delText>
        </w:r>
      </w:del>
      <w:del w:id="3284" w:author="lv-xyr" w:date="2019-02-24T21:50:23Z">
        <w:r>
          <w:rPr>
            <w:rFonts w:hint="default" w:ascii="Times New Roman" w:hAnsi="Times New Roman" w:eastAsia="宋体" w:cs="Times New Roman"/>
            <w:color w:val="231F20"/>
            <w:sz w:val="22"/>
            <w:rPrChange w:id="3285" w:author="lv-xyr" w:date="2019-02-24T21:48:35Z">
              <w:rPr>
                <w:rFonts w:hint="eastAsia" w:ascii="宋体" w:hAnsi="宋体" w:eastAsia="宋体"/>
                <w:color w:val="231F20"/>
                <w:sz w:val="22"/>
              </w:rPr>
            </w:rPrChange>
          </w:rPr>
          <w:delText xml:space="preserve">Dongqu </w:delText>
        </w:r>
      </w:del>
      <w:del w:id="3287" w:author="lv-xyr" w:date="2019-02-24T21:50:23Z">
        <w:r>
          <w:rPr>
            <w:rFonts w:hint="default" w:ascii="Times New Roman" w:hAnsi="Times New Roman" w:eastAsia="宋体" w:cs="Times New Roman"/>
            <w:color w:val="231F20"/>
            <w:sz w:val="22"/>
            <w:rPrChange w:id="3288" w:author="lv-xyr" w:date="2019-02-24T21:48:35Z">
              <w:rPr>
                <w:rFonts w:hint="eastAsia" w:ascii="宋体" w:hAnsi="宋体" w:eastAsia="宋体"/>
                <w:color w:val="231F20"/>
                <w:sz w:val="22"/>
              </w:rPr>
            </w:rPrChange>
          </w:rPr>
          <w:delText xml:space="preserve">No. 2 </w:delText>
        </w:r>
      </w:del>
      <w:del w:id="3290" w:author="lv-xyr" w:date="2019-02-24T21:50:23Z">
        <w:r>
          <w:rPr>
            <w:rFonts w:hint="default" w:ascii="Times New Roman" w:hAnsi="Times New Roman" w:eastAsia="宋体" w:cs="Times New Roman"/>
            <w:color w:val="231F20"/>
            <w:sz w:val="22"/>
            <w:rPrChange w:id="3291" w:author="lv-xyr" w:date="2019-02-24T21:48:35Z">
              <w:rPr>
                <w:rFonts w:hint="eastAsia" w:ascii="宋体" w:hAnsi="宋体" w:eastAsia="宋体"/>
                <w:color w:val="231F20"/>
                <w:sz w:val="22"/>
              </w:rPr>
            </w:rPrChange>
          </w:rPr>
          <w:delText>c</w:delText>
        </w:r>
      </w:del>
      <w:del w:id="3293" w:author="lv-xyr" w:date="2019-02-24T21:50:23Z">
        <w:r>
          <w:rPr>
            <w:rFonts w:hint="default" w:ascii="Times New Roman" w:hAnsi="Times New Roman" w:eastAsia="宋体" w:cs="Times New Roman"/>
            <w:color w:val="231F20"/>
            <w:sz w:val="22"/>
            <w:rPrChange w:id="3294" w:author="lv-xyr" w:date="2019-02-24T21:48:35Z">
              <w:rPr>
                <w:rFonts w:hint="eastAsia" w:ascii="宋体" w:hAnsi="宋体" w:eastAsia="宋体"/>
                <w:color w:val="231F20"/>
                <w:sz w:val="22"/>
              </w:rPr>
            </w:rPrChange>
          </w:rPr>
          <w:delText>oal</w:delText>
        </w:r>
      </w:del>
      <w:del w:id="3296" w:author="lv-xyr" w:date="2019-02-24T21:50:23Z">
        <w:r>
          <w:rPr>
            <w:rFonts w:hint="default" w:ascii="Times New Roman" w:hAnsi="Times New Roman" w:cs="Times New Roman"/>
            <w:rPrChange w:id="3297" w:author="lv-xyr" w:date="2019-02-24T21:48:35Z">
              <w:rPr>
                <w:rFonts w:hint="eastAsia"/>
              </w:rPr>
            </w:rPrChange>
          </w:rPr>
          <w:delText>In the</w:delText>
        </w:r>
      </w:del>
      <w:del w:id="3299" w:author="lv-xyr" w:date="2019-02-24T21:50:12Z">
        <w:r>
          <w:rPr>
            <w:rFonts w:hint="default" w:ascii="Times New Roman" w:hAnsi="Times New Roman" w:cs="Times New Roman"/>
            <w:rPrChange w:id="3300" w:author="lv-xyr" w:date="2019-02-24T21:48:35Z">
              <w:rPr>
                <w:rFonts w:hint="eastAsia"/>
              </w:rPr>
            </w:rPrChange>
          </w:rPr>
          <w:delText xml:space="preserve"> pyrolysis simulation </w:delText>
        </w:r>
      </w:del>
      <w:del w:id="3302" w:author="lv-xyr" w:date="2019-02-24T21:49:23Z">
        <w:r>
          <w:rPr>
            <w:rFonts w:hint="default" w:ascii="Times New Roman" w:hAnsi="Times New Roman" w:cs="Times New Roman"/>
            <w:rPrChange w:id="3303" w:author="lv-xyr" w:date="2019-02-24T21:48:35Z">
              <w:rPr>
                <w:rFonts w:hint="eastAsia"/>
              </w:rPr>
            </w:rPrChange>
          </w:rPr>
          <w:delText>process</w:delText>
        </w:r>
      </w:del>
      <w:r>
        <w:rPr>
          <w:rFonts w:hint="default" w:ascii="Times New Roman" w:hAnsi="Times New Roman" w:cs="Times New Roman"/>
          <w:rPrChange w:id="3305" w:author="lv-xyr" w:date="2019-02-24T21:48:35Z">
            <w:rPr>
              <w:rFonts w:hint="eastAsia"/>
            </w:rPr>
          </w:rPrChange>
        </w:rPr>
        <w:t>, the</w:t>
      </w:r>
      <w:ins w:id="3306" w:author="lv-xyr" w:date="2019-02-24T22:09:36Z">
        <w:r>
          <w:rPr>
            <w:rFonts w:hint="default" w:ascii="Times New Roman" w:hAnsi="Times New Roman" w:cs="Times New Roman"/>
          </w:rPr>
          <w:t xml:space="preserve"> </w:t>
        </w:r>
      </w:ins>
      <w:ins w:id="3307" w:author="lv-xyr" w:date="2019-02-24T22:09:36Z">
        <w:r>
          <w:rPr>
            <w:rFonts w:hint="eastAsia" w:ascii="Times New Roman" w:hAnsi="Times New Roman" w:cs="Times New Roman"/>
            <w:lang w:eastAsia="zh-CN"/>
          </w:rPr>
          <w:t>f</w:t>
        </w:r>
      </w:ins>
      <w:ins w:id="3308" w:author="lv-xyr" w:date="2019-02-24T22:09:36Z">
        <w:r>
          <w:rPr>
            <w:rFonts w:hint="eastAsia" w:ascii="Times New Roman" w:hAnsi="Times New Roman" w:cs="Times New Roman"/>
            <w:lang w:val="en-US" w:eastAsia="zh-CN"/>
          </w:rPr>
          <w:t>orm</w:t>
        </w:r>
      </w:ins>
      <w:ins w:id="3309" w:author="lv-xyr" w:date="2019-02-24T22:09:36Z">
        <w:r>
          <w:rPr>
            <w:rFonts w:hint="default" w:ascii="Times New Roman" w:hAnsi="Times New Roman" w:cs="Times New Roman"/>
          </w:rPr>
          <w:t>ation</w:t>
        </w:r>
      </w:ins>
      <w:r>
        <w:rPr>
          <w:rFonts w:hint="default" w:ascii="Times New Roman" w:hAnsi="Times New Roman" w:cs="Times New Roman"/>
          <w:rPrChange w:id="3310" w:author="lv-xyr" w:date="2019-02-24T21:48:35Z">
            <w:rPr>
              <w:rFonts w:hint="eastAsia"/>
            </w:rPr>
          </w:rPrChange>
        </w:rPr>
        <w:t xml:space="preserve"> </w:t>
      </w:r>
      <w:ins w:id="3311" w:author="lv-xyr" w:date="2019-02-24T22:09:39Z">
        <w:r>
          <w:rPr>
            <w:rFonts w:hint="eastAsia" w:ascii="Times New Roman" w:hAnsi="Times New Roman" w:cs="Times New Roman"/>
            <w:lang w:val="en-US" w:eastAsia="zh-CN"/>
          </w:rPr>
          <w:t xml:space="preserve">of </w:t>
        </w:r>
      </w:ins>
      <w:r>
        <w:rPr>
          <w:rFonts w:hint="default" w:ascii="Times New Roman" w:hAnsi="Times New Roman" w:cs="Times New Roman"/>
          <w:rPrChange w:id="3312" w:author="lv-xyr" w:date="2019-02-24T21:48:35Z">
            <w:rPr>
              <w:rFonts w:hint="eastAsia"/>
            </w:rPr>
          </w:rPrChange>
        </w:rPr>
        <w:t>methane</w:t>
      </w:r>
      <w:del w:id="3313" w:author="lv-xyr" w:date="2019-02-24T22:09:36Z">
        <w:r>
          <w:rPr>
            <w:rFonts w:hint="default" w:ascii="Times New Roman" w:hAnsi="Times New Roman" w:cs="Times New Roman"/>
            <w:rPrChange w:id="3314" w:author="lv-xyr" w:date="2019-02-24T21:48:35Z">
              <w:rPr>
                <w:rFonts w:hint="eastAsia"/>
              </w:rPr>
            </w:rPrChange>
          </w:rPr>
          <w:delText xml:space="preserve"> </w:delText>
        </w:r>
      </w:del>
      <w:del w:id="3316" w:author="lv-xyr" w:date="2019-02-24T22:09:36Z">
        <w:r>
          <w:rPr>
            <w:rFonts w:hint="default" w:ascii="Times New Roman" w:hAnsi="Times New Roman" w:cs="Times New Roman"/>
            <w:rPrChange w:id="3317" w:author="lv-xyr" w:date="2019-02-24T21:48:35Z">
              <w:rPr>
                <w:rFonts w:hint="eastAsia"/>
              </w:rPr>
            </w:rPrChange>
          </w:rPr>
          <w:delText>gener</w:delText>
        </w:r>
      </w:del>
      <w:del w:id="3319" w:author="lv-xyr" w:date="2019-02-24T22:09:36Z">
        <w:r>
          <w:rPr>
            <w:rFonts w:hint="default" w:ascii="Times New Roman" w:hAnsi="Times New Roman" w:cs="Times New Roman"/>
            <w:rPrChange w:id="3320" w:author="lv-xyr" w:date="2019-02-24T21:48:35Z">
              <w:rPr>
                <w:rFonts w:hint="eastAsia"/>
              </w:rPr>
            </w:rPrChange>
          </w:rPr>
          <w:delText>ation</w:delText>
        </w:r>
      </w:del>
      <w:r>
        <w:rPr>
          <w:rFonts w:hint="default" w:ascii="Times New Roman" w:hAnsi="Times New Roman" w:cs="Times New Roman"/>
          <w:rPrChange w:id="3322" w:author="lv-xyr" w:date="2019-02-24T21:48:35Z">
            <w:rPr>
              <w:rFonts w:hint="eastAsia"/>
            </w:rPr>
          </w:rPrChange>
        </w:rPr>
        <w:t xml:space="preserve"> </w:t>
      </w:r>
      <w:del w:id="3323" w:author="lv-xyr" w:date="2019-02-24T22:08:05Z">
        <w:r>
          <w:rPr>
            <w:rFonts w:hint="default" w:ascii="Times New Roman" w:hAnsi="Times New Roman" w:cs="Times New Roman"/>
            <w:rPrChange w:id="3324" w:author="lv-xyr" w:date="2019-02-24T21:48:35Z">
              <w:rPr>
                <w:rFonts w:hint="eastAsia"/>
              </w:rPr>
            </w:rPrChange>
          </w:rPr>
          <w:delText xml:space="preserve">pathway </w:delText>
        </w:r>
      </w:del>
      <w:r>
        <w:rPr>
          <w:rFonts w:hint="default" w:ascii="Times New Roman" w:hAnsi="Times New Roman" w:cs="Times New Roman"/>
          <w:rPrChange w:id="3326" w:author="lv-xyr" w:date="2019-02-24T21:48:35Z">
            <w:rPr>
              <w:rFonts w:hint="eastAsia"/>
            </w:rPr>
          </w:rPrChange>
        </w:rPr>
        <w:t xml:space="preserve">(Fig. 10) is mainly </w:t>
      </w:r>
      <w:ins w:id="3327" w:author="lv-xyr" w:date="2019-02-24T22:03:36Z">
        <w:r>
          <w:rPr>
            <w:rFonts w:hint="eastAsia" w:ascii="Times New Roman" w:hAnsi="Times New Roman" w:cs="Times New Roman"/>
            <w:lang w:val="en-US" w:eastAsia="zh-CN"/>
          </w:rPr>
          <w:t xml:space="preserve">from </w:t>
        </w:r>
      </w:ins>
      <w:r>
        <w:rPr>
          <w:rFonts w:hint="default" w:ascii="Times New Roman" w:hAnsi="Times New Roman" w:cs="Times New Roman"/>
          <w:rPrChange w:id="3328" w:author="lv-xyr" w:date="2019-02-24T21:48:35Z">
            <w:rPr>
              <w:rFonts w:hint="eastAsia"/>
            </w:rPr>
          </w:rPrChange>
        </w:rPr>
        <w:t xml:space="preserve">the primary or secondary </w:t>
      </w:r>
      <w:del w:id="3329" w:author="lv-xyr" w:date="2019-02-24T22:11:18Z">
        <w:r>
          <w:rPr>
            <w:rFonts w:hint="default" w:ascii="Times New Roman" w:hAnsi="Times New Roman" w:cs="Times New Roman"/>
            <w:rPrChange w:id="3330" w:author="lv-xyr" w:date="2019-02-24T21:48:35Z">
              <w:rPr>
                <w:rFonts w:hint="eastAsia"/>
              </w:rPr>
            </w:rPrChange>
          </w:rPr>
          <w:delText>shedding</w:delText>
        </w:r>
      </w:del>
      <w:ins w:id="3332" w:author="lv-xyr" w:date="2019-02-24T22:11:18Z">
        <w:r>
          <w:rPr>
            <w:rFonts w:hint="eastAsia" w:ascii="Times New Roman" w:hAnsi="Times New Roman" w:cs="Times New Roman"/>
            <w:lang w:eastAsia="zh-CN"/>
          </w:rPr>
          <w:t>d</w:t>
        </w:r>
      </w:ins>
      <w:ins w:id="3333" w:author="lv-xyr" w:date="2019-02-24T22:11:18Z">
        <w:r>
          <w:rPr>
            <w:rFonts w:hint="eastAsia" w:ascii="Times New Roman" w:hAnsi="Times New Roman" w:cs="Times New Roman"/>
            <w:lang w:val="en-US" w:eastAsia="zh-CN"/>
          </w:rPr>
          <w:t>e</w:t>
        </w:r>
      </w:ins>
      <w:ins w:id="3334" w:author="lv-xyr" w:date="2019-02-24T22:11:19Z">
        <w:r>
          <w:rPr>
            <w:rFonts w:hint="eastAsia" w:ascii="Times New Roman" w:hAnsi="Times New Roman" w:cs="Times New Roman"/>
            <w:lang w:val="en-US" w:eastAsia="zh-CN"/>
          </w:rPr>
          <w:t>tach</w:t>
        </w:r>
      </w:ins>
      <w:ins w:id="3335" w:author="lv-xyr" w:date="2019-02-24T22:11:20Z">
        <w:r>
          <w:rPr>
            <w:rFonts w:hint="eastAsia" w:ascii="Times New Roman" w:hAnsi="Times New Roman" w:cs="Times New Roman"/>
            <w:lang w:val="en-US" w:eastAsia="zh-CN"/>
          </w:rPr>
          <w:t>ment</w:t>
        </w:r>
      </w:ins>
      <w:r>
        <w:rPr>
          <w:rFonts w:hint="default" w:ascii="Times New Roman" w:hAnsi="Times New Roman" w:cs="Times New Roman"/>
          <w:rPrChange w:id="3336" w:author="lv-xyr" w:date="2019-02-24T21:48:35Z">
            <w:rPr>
              <w:rFonts w:hint="eastAsia"/>
            </w:rPr>
          </w:rPrChange>
        </w:rPr>
        <w:t xml:space="preserve"> of methyl groups on several major side chain functional groups of the coal structure in the</w:t>
      </w:r>
      <w:ins w:id="3337" w:author="lv-xyr" w:date="2019-02-24T22:14:03Z">
        <w:r>
          <w:rPr>
            <w:rFonts w:hint="default" w:ascii="Times New Roman" w:hAnsi="Times New Roman" w:cs="Times New Roman"/>
          </w:rPr>
          <w:t xml:space="preserve"> force field system</w:t>
        </w:r>
      </w:ins>
      <w:ins w:id="3338" w:author="lv-xyr" w:date="2019-02-24T22:14:06Z">
        <w:r>
          <w:rPr>
            <w:rFonts w:hint="eastAsia" w:ascii="Times New Roman" w:hAnsi="Times New Roman" w:cs="Times New Roman"/>
            <w:lang w:val="en-US" w:eastAsia="zh-CN"/>
          </w:rPr>
          <w:t>,</w:t>
        </w:r>
      </w:ins>
      <w:ins w:id="3339" w:author="lv-xyr" w:date="2019-02-24T22:14:08Z">
        <w:r>
          <w:rPr>
            <w:rFonts w:hint="eastAsia" w:ascii="Times New Roman" w:hAnsi="Times New Roman" w:cs="Times New Roman"/>
            <w:lang w:val="en-US" w:eastAsia="zh-CN"/>
          </w:rPr>
          <w:t xml:space="preserve"> </w:t>
        </w:r>
      </w:ins>
      <w:r>
        <w:rPr>
          <w:rFonts w:hint="default" w:ascii="Times New Roman" w:hAnsi="Times New Roman" w:cs="Times New Roman"/>
          <w:rPrChange w:id="3340" w:author="lv-xyr" w:date="2019-02-24T21:48:35Z">
            <w:rPr>
              <w:rFonts w:hint="eastAsia"/>
            </w:rPr>
          </w:rPrChange>
        </w:rPr>
        <w:t xml:space="preserve"> ReaxFF</w:t>
      </w:r>
      <w:del w:id="3341" w:author="lv-xyr" w:date="2019-02-24T22:14:03Z">
        <w:r>
          <w:rPr>
            <w:rFonts w:hint="default" w:ascii="Times New Roman" w:hAnsi="Times New Roman" w:cs="Times New Roman"/>
            <w:rPrChange w:id="3342" w:author="lv-xyr" w:date="2019-02-24T21:48:35Z">
              <w:rPr>
                <w:rFonts w:hint="eastAsia"/>
              </w:rPr>
            </w:rPrChange>
          </w:rPr>
          <w:delText xml:space="preserve"> force field system</w:delText>
        </w:r>
      </w:del>
      <w:r>
        <w:rPr>
          <w:rFonts w:hint="default" w:ascii="Times New Roman" w:hAnsi="Times New Roman" w:cs="Times New Roman"/>
          <w:rPrChange w:id="3344" w:author="lv-xyr" w:date="2019-02-24T21:48:35Z">
            <w:rPr>
              <w:rFonts w:hint="eastAsia"/>
            </w:rPr>
          </w:rPrChange>
        </w:rPr>
        <w:t>.</w:t>
      </w:r>
    </w:p>
    <w:p>
      <w:pPr>
        <w:spacing w:line="314" w:lineRule="exact"/>
        <w:ind w:firstLine="420" w:firstLineChars="200"/>
      </w:pPr>
    </w:p>
    <w:p>
      <w:pPr>
        <w:spacing w:line="314" w:lineRule="exact"/>
        <w:ind w:firstLine="420" w:firstLineChars="200"/>
        <w:rPr>
          <w:rFonts w:ascii="Times New Roman" w:hAnsi="Times New Roman" w:cs="Times New Roman"/>
        </w:rPr>
      </w:pPr>
      <w:r>
        <w:rPr>
          <w:rFonts w:ascii="Times New Roman" w:hAnsi="Times New Roman" w:cs="Times New Roman"/>
        </w:rPr>
        <w:t>在SCM MOVIE中对甲烷的生成方式进行定位追踪，第</w:t>
      </w:r>
      <w:r>
        <w:rPr>
          <w:rFonts w:hint="eastAsia" w:ascii="Times New Roman" w:hAnsi="Times New Roman" w:cs="Times New Roman"/>
        </w:rPr>
        <w:t>1</w:t>
      </w:r>
      <w:r>
        <w:rPr>
          <w:rFonts w:ascii="Times New Roman" w:hAnsi="Times New Roman" w:cs="Times New Roman"/>
        </w:rPr>
        <w:t>个甲烷分子生成(图10_a)在312K左右，来源为C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rPr>
        <w:t>键的断裂导致C</w:t>
      </w:r>
      <w:r>
        <w:rPr>
          <w:rFonts w:ascii="Times New Roman" w:hAnsi="Times New Roman" w:cs="Times New Roman"/>
          <w:vertAlign w:val="subscript"/>
        </w:rPr>
        <w:t>130</w:t>
      </w:r>
      <w:r>
        <w:rPr>
          <w:rFonts w:ascii="Times New Roman" w:hAnsi="Times New Roman" w:cs="Times New Roman"/>
        </w:rPr>
        <w:t>甲基脱落后与氢离子结合生成甲烷。在模拟过程开始的一瞬间由于系统的势能迅速增大的原因，导致体系内的5个大分子模型组成的分子团受到急剧变化</w:t>
      </w:r>
      <w:r>
        <w:rPr>
          <w:rFonts w:hint="eastAsia" w:ascii="Times New Roman" w:hAnsi="Times New Roman" w:cs="Times New Roman"/>
        </w:rPr>
        <w:t>，</w:t>
      </w:r>
      <w:r>
        <w:rPr>
          <w:rFonts w:ascii="Times New Roman" w:hAnsi="Times New Roman" w:cs="Times New Roman"/>
        </w:rPr>
        <w:t>使处于分子团边缘</w:t>
      </w:r>
      <w:r>
        <w:rPr>
          <w:rFonts w:hint="eastAsia" w:ascii="Times New Roman" w:hAnsi="Times New Roman" w:cs="Times New Roman"/>
        </w:rPr>
        <w:t>相对不稳定</w:t>
      </w:r>
      <w:r>
        <w:rPr>
          <w:rFonts w:ascii="Times New Roman" w:hAnsi="Times New Roman" w:cs="Times New Roman"/>
        </w:rPr>
        <w:t>的C</w:t>
      </w:r>
      <w:r>
        <w:rPr>
          <w:rFonts w:ascii="Times New Roman" w:hAnsi="Times New Roman" w:cs="Times New Roman"/>
          <w:vertAlign w:val="subscript"/>
        </w:rPr>
        <w:t>130</w:t>
      </w:r>
      <w:r>
        <w:rPr>
          <w:rFonts w:ascii="Times New Roman" w:hAnsi="Times New Roman" w:cs="Times New Roman"/>
        </w:rPr>
        <w:t>脱落形成</w:t>
      </w:r>
      <w:bookmarkStart w:id="20" w:name="OLE_LINK21"/>
      <w:r>
        <w:rPr>
          <w:rFonts w:ascii="Times New Roman" w:hAnsi="Times New Roman" w:cs="Times New Roman"/>
          <w:highlight w:val="yellow"/>
          <w:rPrChange w:id="3345" w:author="lv-xyr" w:date="2019-02-24T22:33:18Z">
            <w:rPr>
              <w:rFonts w:ascii="Times New Roman" w:hAnsi="Times New Roman" w:cs="Times New Roman"/>
            </w:rPr>
          </w:rPrChange>
        </w:rPr>
        <w:t>苯甲基生成一个甲烷</w:t>
      </w:r>
      <w:bookmarkEnd w:id="20"/>
      <w:r>
        <w:rPr>
          <w:rFonts w:ascii="Times New Roman" w:hAnsi="Times New Roman" w:cs="Times New Roman"/>
        </w:rPr>
        <w:t>。</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In </w:t>
      </w:r>
      <w:del w:id="3346" w:author="lv-xyr" w:date="2019-02-24T22:14:59Z">
        <w:r>
          <w:rPr>
            <w:rFonts w:hint="eastAsia" w:ascii="Times New Roman" w:hAnsi="Times New Roman" w:cs="Times New Roman"/>
          </w:rPr>
          <w:delText xml:space="preserve">the </w:delText>
        </w:r>
      </w:del>
      <w:r>
        <w:rPr>
          <w:rFonts w:hint="eastAsia" w:ascii="Times New Roman" w:hAnsi="Times New Roman" w:cs="Times New Roman"/>
        </w:rPr>
        <w:t>SCM MOVIE, the</w:t>
      </w:r>
      <w:del w:id="3347" w:author="lv-xyr" w:date="2019-02-24T22:15:30Z">
        <w:r>
          <w:rPr>
            <w:rFonts w:hint="eastAsia" w:ascii="Times New Roman" w:hAnsi="Times New Roman" w:cs="Times New Roman"/>
          </w:rPr>
          <w:delText xml:space="preserve"> </w:delText>
        </w:r>
      </w:del>
      <w:ins w:id="3348" w:author="lv-xyr" w:date="2019-02-24T22:15:17Z">
        <w:r>
          <w:rPr>
            <w:rFonts w:hint="eastAsia" w:ascii="Times New Roman" w:hAnsi="Times New Roman" w:cs="Times New Roman"/>
          </w:rPr>
          <w:t xml:space="preserve"> method </w:t>
        </w:r>
      </w:ins>
      <w:ins w:id="3349" w:author="lv-xyr" w:date="2019-02-24T22:15:19Z">
        <w:r>
          <w:rPr>
            <w:rFonts w:hint="eastAsia" w:ascii="Times New Roman" w:hAnsi="Times New Roman" w:cs="Times New Roman"/>
            <w:lang w:val="en-US" w:eastAsia="zh-CN"/>
          </w:rPr>
          <w:t>of</w:t>
        </w:r>
      </w:ins>
      <w:ins w:id="3350" w:author="lv-xyr" w:date="2019-02-24T22:15:20Z">
        <w:r>
          <w:rPr>
            <w:rFonts w:hint="eastAsia" w:ascii="Times New Roman" w:hAnsi="Times New Roman" w:cs="Times New Roman"/>
            <w:lang w:val="en-US" w:eastAsia="zh-CN"/>
          </w:rPr>
          <w:t xml:space="preserve"> </w:t>
        </w:r>
      </w:ins>
      <w:r>
        <w:rPr>
          <w:rFonts w:hint="eastAsia" w:ascii="Times New Roman" w:hAnsi="Times New Roman" w:cs="Times New Roman"/>
        </w:rPr>
        <w:t>methane</w:t>
      </w:r>
      <w:ins w:id="3351" w:author="lv-xyr" w:date="2019-02-24T22:15:30Z">
        <w:r>
          <w:rPr>
            <w:rFonts w:hint="eastAsia" w:ascii="Times New Roman" w:hAnsi="Times New Roman" w:cs="Times New Roman"/>
          </w:rPr>
          <w:t xml:space="preserve"> </w:t>
        </w:r>
      </w:ins>
      <w:ins w:id="3352" w:author="lv-xyr" w:date="2019-02-24T22:15:30Z">
        <w:r>
          <w:rPr>
            <w:rFonts w:hint="eastAsia" w:ascii="Times New Roman" w:hAnsi="Times New Roman" w:cs="Times New Roman"/>
            <w:lang w:val="en-US" w:eastAsia="zh-CN"/>
          </w:rPr>
          <w:t>form</w:t>
        </w:r>
      </w:ins>
      <w:ins w:id="3353" w:author="lv-xyr" w:date="2019-02-24T22:15:30Z">
        <w:r>
          <w:rPr>
            <w:rFonts w:hint="eastAsia" w:ascii="Times New Roman" w:hAnsi="Times New Roman" w:cs="Times New Roman"/>
          </w:rPr>
          <w:t>ation</w:t>
        </w:r>
      </w:ins>
      <w:r>
        <w:rPr>
          <w:rFonts w:hint="eastAsia" w:ascii="Times New Roman" w:hAnsi="Times New Roman" w:cs="Times New Roman"/>
        </w:rPr>
        <w:t xml:space="preserve"> </w:t>
      </w:r>
      <w:del w:id="3354" w:author="lv-xyr" w:date="2019-02-24T22:15:33Z">
        <w:r>
          <w:rPr>
            <w:rFonts w:hint="eastAsia" w:ascii="Times New Roman" w:hAnsi="Times New Roman" w:cs="Times New Roman"/>
            <w:lang w:val="en-US"/>
          </w:rPr>
          <w:delText>generation method i</w:delText>
        </w:r>
      </w:del>
      <w:ins w:id="3355" w:author="lv-xyr" w:date="2019-02-24T22:15:33Z">
        <w:r>
          <w:rPr>
            <w:rFonts w:hint="eastAsia" w:ascii="Times New Roman" w:hAnsi="Times New Roman" w:cs="Times New Roman"/>
            <w:lang w:val="en-US" w:eastAsia="zh-CN"/>
          </w:rPr>
          <w:t>wa</w:t>
        </w:r>
      </w:ins>
      <w:r>
        <w:rPr>
          <w:rFonts w:hint="eastAsia" w:ascii="Times New Roman" w:hAnsi="Times New Roman" w:cs="Times New Roman"/>
        </w:rPr>
        <w:t xml:space="preserve">s tracked. </w:t>
      </w:r>
      <w:del w:id="3356" w:author="lv-xyr" w:date="2019-02-24T22:20:45Z">
        <w:r>
          <w:rPr>
            <w:rFonts w:hint="eastAsia" w:ascii="Times New Roman" w:hAnsi="Times New Roman" w:cs="Times New Roman"/>
            <w:lang w:val="en-US"/>
          </w:rPr>
          <w:delText>T</w:delText>
        </w:r>
      </w:del>
      <w:ins w:id="3357" w:author="lv-xyr" w:date="2019-02-24T22:20:45Z">
        <w:r>
          <w:rPr>
            <w:rFonts w:hint="eastAsia" w:ascii="Times New Roman" w:hAnsi="Times New Roman" w:cs="Times New Roman"/>
            <w:lang w:val="en-US" w:eastAsia="zh-CN"/>
          </w:rPr>
          <w:t>W</w:t>
        </w:r>
      </w:ins>
      <w:ins w:id="3358" w:author="lv-xyr" w:date="2019-02-24T22:20:46Z">
        <w:r>
          <w:rPr>
            <w:rFonts w:hint="eastAsia" w:ascii="Times New Roman" w:hAnsi="Times New Roman" w:cs="Times New Roman"/>
            <w:lang w:val="en-US" w:eastAsia="zh-CN"/>
          </w:rPr>
          <w:t>hen</w:t>
        </w:r>
      </w:ins>
      <w:ins w:id="3359" w:author="lv-xyr" w:date="2019-02-24T22:20:47Z">
        <w:r>
          <w:rPr>
            <w:rFonts w:hint="eastAsia" w:ascii="Times New Roman" w:hAnsi="Times New Roman" w:cs="Times New Roman"/>
            <w:lang w:val="en-US" w:eastAsia="zh-CN"/>
          </w:rPr>
          <w:t xml:space="preserve"> </w:t>
        </w:r>
      </w:ins>
      <w:ins w:id="3360" w:author="lv-xyr" w:date="2019-02-24T22:26:26Z">
        <w:r>
          <w:rPr>
            <w:rFonts w:hint="eastAsia" w:ascii="Times New Roman" w:hAnsi="Times New Roman" w:cs="Times New Roman"/>
            <w:lang w:val="en-US" w:eastAsia="zh-CN"/>
          </w:rPr>
          <w:t>it</w:t>
        </w:r>
      </w:ins>
      <w:ins w:id="3361" w:author="lv-xyr" w:date="2019-02-24T22:26:26Z">
        <w:r>
          <w:rPr>
            <w:rFonts w:hint="eastAsia" w:ascii="Times New Roman" w:hAnsi="Times New Roman" w:cs="Times New Roman"/>
          </w:rPr>
          <w:t xml:space="preserve"> </w:t>
        </w:r>
      </w:ins>
      <w:ins w:id="3362" w:author="lv-xyr" w:date="2019-02-24T22:26:26Z">
        <w:r>
          <w:rPr>
            <w:rFonts w:hint="eastAsia" w:ascii="Times New Roman" w:hAnsi="Times New Roman" w:cs="Times New Roman"/>
            <w:lang w:val="en-US" w:eastAsia="zh-CN"/>
          </w:rPr>
          <w:t>wa</w:t>
        </w:r>
      </w:ins>
      <w:ins w:id="3363" w:author="lv-xyr" w:date="2019-02-24T22:26:26Z">
        <w:r>
          <w:rPr>
            <w:rFonts w:hint="eastAsia" w:ascii="Times New Roman" w:hAnsi="Times New Roman" w:cs="Times New Roman"/>
          </w:rPr>
          <w:t>s around 312K</w:t>
        </w:r>
      </w:ins>
      <w:ins w:id="3364" w:author="lv-xyr" w:date="2019-02-24T22:27:04Z">
        <w:r>
          <w:rPr>
            <w:rFonts w:hint="eastAsia" w:ascii="Times New Roman" w:hAnsi="Times New Roman" w:cs="Times New Roman"/>
            <w:lang w:val="en-US" w:eastAsia="zh-CN"/>
          </w:rPr>
          <w:t>,</w:t>
        </w:r>
      </w:ins>
      <w:ins w:id="3365" w:author="lv-xyr" w:date="2019-02-24T22:27:00Z">
        <w:r>
          <w:rPr>
            <w:rFonts w:hint="eastAsia" w:ascii="Times New Roman" w:hAnsi="Times New Roman" w:cs="Times New Roman"/>
          </w:rPr>
          <w:t xml:space="preserve"> the methyl group </w:t>
        </w:r>
      </w:ins>
      <w:ins w:id="3366" w:author="lv-xyr" w:date="2019-02-24T22:27:00Z">
        <w:r>
          <w:rPr>
            <w:rFonts w:ascii="Times New Roman" w:hAnsi="Times New Roman" w:cs="Times New Roman"/>
          </w:rPr>
          <w:t>C</w:t>
        </w:r>
      </w:ins>
      <w:ins w:id="3367" w:author="lv-xyr" w:date="2019-02-24T22:27:00Z">
        <w:r>
          <w:rPr>
            <w:rFonts w:ascii="Times New Roman" w:hAnsi="Times New Roman" w:cs="Times New Roman"/>
            <w:vertAlign w:val="subscript"/>
          </w:rPr>
          <w:t>130</w:t>
        </w:r>
      </w:ins>
      <w:ins w:id="3368" w:author="lv-xyr" w:date="2019-02-24T22:27:00Z">
        <w:r>
          <w:rPr>
            <w:rFonts w:hint="eastAsia" w:ascii="Times New Roman" w:hAnsi="Times New Roman" w:cs="Times New Roman"/>
          </w:rPr>
          <w:t xml:space="preserve"> </w:t>
        </w:r>
      </w:ins>
      <w:ins w:id="3369" w:author="lv-xyr" w:date="2019-02-24T22:27:00Z">
        <w:r>
          <w:rPr>
            <w:rFonts w:hint="eastAsia" w:ascii="Times New Roman" w:hAnsi="Times New Roman" w:cs="Times New Roman"/>
            <w:lang w:val="en-US" w:eastAsia="zh-CN"/>
          </w:rPr>
          <w:t>wa</w:t>
        </w:r>
      </w:ins>
      <w:ins w:id="3370" w:author="lv-xyr" w:date="2019-02-24T22:27:00Z">
        <w:r>
          <w:rPr>
            <w:rFonts w:hint="eastAsia" w:ascii="Times New Roman" w:hAnsi="Times New Roman" w:cs="Times New Roman"/>
          </w:rPr>
          <w:t>s detached</w:t>
        </w:r>
      </w:ins>
      <w:ins w:id="3371" w:author="lv-xyr" w:date="2019-02-24T22:27:00Z">
        <w:r>
          <w:rPr>
            <w:rFonts w:hint="eastAsia" w:ascii="Times New Roman" w:hAnsi="Times New Roman" w:cs="Times New Roman"/>
            <w:lang w:val="en-US" w:eastAsia="zh-CN"/>
          </w:rPr>
          <w:t xml:space="preserve"> due to the b</w:t>
        </w:r>
      </w:ins>
      <w:ins w:id="3372" w:author="lv-xyr" w:date="2019-02-24T22:27:00Z">
        <w:r>
          <w:rPr>
            <w:rFonts w:ascii="Times New Roman" w:hAnsi="Times New Roman" w:cs="Times New Roman"/>
          </w:rPr>
          <w:t>reaking of the bond</w:t>
        </w:r>
      </w:ins>
      <w:ins w:id="3373" w:author="lv-xyr" w:date="2019-02-24T22:27:00Z">
        <w:r>
          <w:rPr>
            <w:rFonts w:hint="eastAsia" w:ascii="Times New Roman" w:hAnsi="Times New Roman" w:cs="Times New Roman"/>
            <w:lang w:val="en-US" w:eastAsia="zh-CN"/>
          </w:rPr>
          <w:t>,</w:t>
        </w:r>
      </w:ins>
      <w:ins w:id="3374" w:author="lv-xyr" w:date="2019-02-24T22:27:00Z">
        <w:r>
          <w:rPr>
            <w:rFonts w:ascii="Times New Roman" w:hAnsi="Times New Roman" w:cs="Times New Roman"/>
          </w:rPr>
          <w:t xml:space="preserve"> </w:t>
        </w:r>
      </w:ins>
      <w:ins w:id="3375" w:author="lv-xyr" w:date="2019-02-24T22:27:00Z">
        <w:r>
          <w:rPr>
            <w:rFonts w:hint="eastAsia" w:ascii="Times New Roman" w:hAnsi="Times New Roman" w:cs="Times New Roman"/>
          </w:rPr>
          <w:t>C</w:t>
        </w:r>
      </w:ins>
      <w:ins w:id="3376" w:author="lv-xyr" w:date="2019-02-24T22:27:00Z">
        <w:r>
          <w:rPr>
            <w:rFonts w:ascii="Times New Roman" w:hAnsi="Times New Roman" w:cs="Times New Roman"/>
            <w:vertAlign w:val="subscript"/>
          </w:rPr>
          <w:t>130</w:t>
        </w:r>
      </w:ins>
      <w:ins w:id="3377" w:author="lv-xyr" w:date="2019-02-24T22:27:00Z">
        <w:r>
          <w:rPr>
            <w:rFonts w:ascii="Times New Roman" w:hAnsi="Times New Roman" w:cs="Times New Roman"/>
          </w:rPr>
          <w:t>-C</w:t>
        </w:r>
      </w:ins>
      <w:ins w:id="3378" w:author="lv-xyr" w:date="2019-02-24T22:27:00Z">
        <w:r>
          <w:rPr>
            <w:rFonts w:ascii="Times New Roman" w:hAnsi="Times New Roman" w:cs="Times New Roman"/>
            <w:vertAlign w:val="subscript"/>
          </w:rPr>
          <w:t>89</w:t>
        </w:r>
      </w:ins>
      <w:ins w:id="3379" w:author="lv-xyr" w:date="2019-02-24T22:27:00Z">
        <w:r>
          <w:rPr>
            <w:rFonts w:hint="eastAsia" w:ascii="Times New Roman" w:hAnsi="Times New Roman" w:cs="Times New Roman"/>
          </w:rPr>
          <w:t xml:space="preserve"> </w:t>
        </w:r>
      </w:ins>
      <w:ins w:id="3380" w:author="lv-xyr" w:date="2019-02-24T22:27:00Z">
        <w:r>
          <w:rPr>
            <w:rFonts w:hint="eastAsia" w:ascii="Times New Roman" w:hAnsi="Times New Roman" w:cs="Times New Roman"/>
            <w:lang w:val="en-US" w:eastAsia="zh-CN"/>
          </w:rPr>
          <w:t>and</w:t>
        </w:r>
      </w:ins>
      <w:ins w:id="3381" w:author="lv-xyr" w:date="2019-02-24T22:27:00Z">
        <w:r>
          <w:rPr>
            <w:rFonts w:hint="eastAsia" w:ascii="Times New Roman" w:hAnsi="Times New Roman" w:cs="Times New Roman"/>
          </w:rPr>
          <w:t xml:space="preserve"> combine</w:t>
        </w:r>
      </w:ins>
      <w:ins w:id="3382" w:author="lv-xyr" w:date="2019-02-24T22:27:00Z">
        <w:r>
          <w:rPr>
            <w:rFonts w:hint="eastAsia" w:ascii="Times New Roman" w:hAnsi="Times New Roman" w:cs="Times New Roman"/>
            <w:lang w:val="en-US" w:eastAsia="zh-CN"/>
          </w:rPr>
          <w:t>d</w:t>
        </w:r>
      </w:ins>
      <w:ins w:id="3383" w:author="lv-xyr" w:date="2019-02-24T22:27:00Z">
        <w:r>
          <w:rPr>
            <w:rFonts w:hint="eastAsia" w:ascii="Times New Roman" w:hAnsi="Times New Roman" w:cs="Times New Roman"/>
          </w:rPr>
          <w:t xml:space="preserve"> with hydrogen ions</w:t>
        </w:r>
      </w:ins>
      <w:ins w:id="3384" w:author="lv-xyr" w:date="2019-02-24T22:26:29Z">
        <w:r>
          <w:rPr>
            <w:rFonts w:hint="eastAsia" w:ascii="Times New Roman" w:hAnsi="Times New Roman" w:cs="Times New Roman"/>
            <w:lang w:val="en-US" w:eastAsia="zh-CN"/>
          </w:rPr>
          <w:t>,</w:t>
        </w:r>
      </w:ins>
      <w:ins w:id="3385" w:author="lv-xyr" w:date="2019-02-24T22:26:26Z">
        <w:r>
          <w:rPr>
            <w:rFonts w:hint="eastAsia" w:ascii="Times New Roman" w:hAnsi="Times New Roman" w:cs="Times New Roman"/>
            <w:lang w:val="en-US" w:eastAsia="zh-CN"/>
          </w:rPr>
          <w:t xml:space="preserve"> </w:t>
        </w:r>
      </w:ins>
      <w:ins w:id="3386" w:author="lv-xyr" w:date="2019-02-24T22:27:13Z">
        <w:r>
          <w:rPr>
            <w:rFonts w:hint="eastAsia" w:ascii="Times New Roman" w:hAnsi="Times New Roman" w:cs="Times New Roman"/>
            <w:lang w:val="en-US" w:eastAsia="zh-CN"/>
          </w:rPr>
          <w:t>th</w:t>
        </w:r>
      </w:ins>
      <w:ins w:id="3387" w:author="lv-xyr" w:date="2019-02-24T22:27:14Z">
        <w:r>
          <w:rPr>
            <w:rFonts w:hint="eastAsia" w:ascii="Times New Roman" w:hAnsi="Times New Roman" w:cs="Times New Roman"/>
            <w:lang w:val="en-US" w:eastAsia="zh-CN"/>
          </w:rPr>
          <w:t xml:space="preserve">us </w:t>
        </w:r>
      </w:ins>
      <w:ins w:id="3388" w:author="lv-xyr" w:date="2019-02-24T22:20:47Z">
        <w:r>
          <w:rPr>
            <w:rFonts w:hint="eastAsia" w:ascii="Times New Roman" w:hAnsi="Times New Roman" w:cs="Times New Roman"/>
            <w:lang w:val="en-US" w:eastAsia="zh-CN"/>
          </w:rPr>
          <w:t>t</w:t>
        </w:r>
      </w:ins>
      <w:r>
        <w:rPr>
          <w:rFonts w:hint="eastAsia" w:ascii="Times New Roman" w:hAnsi="Times New Roman" w:cs="Times New Roman"/>
        </w:rPr>
        <w:t xml:space="preserve">he first methane molecule </w:t>
      </w:r>
      <w:del w:id="3389" w:author="lv-xyr" w:date="2019-02-24T22:20:51Z">
        <w:r>
          <w:rPr>
            <w:rFonts w:hint="eastAsia" w:ascii="Times New Roman" w:hAnsi="Times New Roman" w:cs="Times New Roman"/>
            <w:lang w:val="en-US"/>
          </w:rPr>
          <w:delText>generation</w:delText>
        </w:r>
      </w:del>
      <w:ins w:id="3390" w:author="lv-xyr" w:date="2019-02-24T22:20:51Z">
        <w:r>
          <w:rPr>
            <w:rFonts w:hint="eastAsia" w:ascii="Times New Roman" w:hAnsi="Times New Roman" w:cs="Times New Roman"/>
            <w:lang w:val="en-US" w:eastAsia="zh-CN"/>
          </w:rPr>
          <w:t>was</w:t>
        </w:r>
      </w:ins>
      <w:ins w:id="3391" w:author="lv-xyr" w:date="2019-02-24T22:20:52Z">
        <w:r>
          <w:rPr>
            <w:rFonts w:hint="eastAsia" w:ascii="Times New Roman" w:hAnsi="Times New Roman" w:cs="Times New Roman"/>
            <w:lang w:val="en-US" w:eastAsia="zh-CN"/>
          </w:rPr>
          <w:t xml:space="preserve"> for</w:t>
        </w:r>
      </w:ins>
      <w:ins w:id="3392" w:author="lv-xyr" w:date="2019-02-24T22:20:53Z">
        <w:r>
          <w:rPr>
            <w:rFonts w:hint="eastAsia" w:ascii="Times New Roman" w:hAnsi="Times New Roman" w:cs="Times New Roman"/>
            <w:lang w:val="en-US" w:eastAsia="zh-CN"/>
          </w:rPr>
          <w:t>med</w:t>
        </w:r>
      </w:ins>
      <w:r>
        <w:rPr>
          <w:rFonts w:hint="eastAsia" w:ascii="Times New Roman" w:hAnsi="Times New Roman" w:cs="Times New Roman"/>
        </w:rPr>
        <w:t xml:space="preserve"> (Fig. 10_a)</w:t>
      </w:r>
      <w:del w:id="3393" w:author="lv-xyr" w:date="2019-02-24T22:27:19Z">
        <w:r>
          <w:rPr>
            <w:rFonts w:hint="eastAsia" w:ascii="Times New Roman" w:hAnsi="Times New Roman" w:cs="Times New Roman"/>
          </w:rPr>
          <w:delText xml:space="preserve"> </w:delText>
        </w:r>
      </w:del>
      <w:del w:id="3394" w:author="lv-xyr" w:date="2019-02-24T22:27:19Z">
        <w:r>
          <w:rPr>
            <w:rFonts w:hint="eastAsia" w:ascii="Times New Roman" w:hAnsi="Times New Roman" w:cs="Times New Roman"/>
            <w:lang w:val="en-US"/>
          </w:rPr>
          <w:delText>i</w:delText>
        </w:r>
      </w:del>
      <w:del w:id="3395" w:author="lv-xyr" w:date="2019-02-24T22:27:19Z">
        <w:r>
          <w:rPr>
            <w:rFonts w:hint="eastAsia" w:ascii="Times New Roman" w:hAnsi="Times New Roman" w:cs="Times New Roman"/>
          </w:rPr>
          <w:delText>s around 312K</w:delText>
        </w:r>
      </w:del>
      <w:del w:id="3396" w:author="lv-xyr" w:date="2019-02-24T22:27:19Z">
        <w:r>
          <w:rPr>
            <w:rFonts w:hint="eastAsia" w:ascii="Times New Roman" w:hAnsi="Times New Roman" w:cs="Times New Roman"/>
            <w:lang w:val="en-US"/>
          </w:rPr>
          <w:delText>, and the source is</w:delText>
        </w:r>
      </w:del>
      <w:del w:id="3397" w:author="lv-xyr" w:date="2019-02-24T22:27:19Z">
        <w:r>
          <w:rPr>
            <w:rFonts w:hint="eastAsia" w:ascii="Times New Roman" w:hAnsi="Times New Roman" w:cs="Times New Roman"/>
          </w:rPr>
          <w:delText xml:space="preserve"> </w:delText>
        </w:r>
      </w:del>
      <w:del w:id="3398" w:author="lv-xyr" w:date="2019-02-24T22:25:01Z">
        <w:r>
          <w:rPr>
            <w:rFonts w:hint="eastAsia" w:ascii="Times New Roman" w:hAnsi="Times New Roman" w:cs="Times New Roman"/>
          </w:rPr>
          <w:delText>C.</w:delText>
        </w:r>
      </w:del>
      <w:del w:id="3399" w:author="lv-xyr" w:date="2019-02-24T22:25:01Z">
        <w:r>
          <w:rPr>
            <w:rFonts w:ascii="Times New Roman" w:hAnsi="Times New Roman" w:cs="Times New Roman"/>
            <w:vertAlign w:val="subscript"/>
          </w:rPr>
          <w:delText>130</w:delText>
        </w:r>
      </w:del>
      <w:del w:id="3400" w:author="lv-xyr" w:date="2019-02-24T22:25:01Z">
        <w:r>
          <w:rPr>
            <w:rFonts w:ascii="Times New Roman" w:hAnsi="Times New Roman" w:cs="Times New Roman"/>
          </w:rPr>
          <w:delText>-C</w:delText>
        </w:r>
      </w:del>
      <w:del w:id="3401" w:author="lv-xyr" w:date="2019-02-24T22:25:01Z">
        <w:r>
          <w:rPr>
            <w:rFonts w:ascii="Times New Roman" w:hAnsi="Times New Roman" w:cs="Times New Roman"/>
            <w:vertAlign w:val="subscript"/>
          </w:rPr>
          <w:delText>89</w:delText>
        </w:r>
      </w:del>
      <w:del w:id="3402" w:author="lv-xyr" w:date="2019-02-24T22:25:01Z">
        <w:r>
          <w:rPr>
            <w:rFonts w:ascii="Times New Roman" w:hAnsi="Times New Roman" w:cs="Times New Roman"/>
            <w:lang w:val="en-US"/>
          </w:rPr>
          <w:delText>B</w:delText>
        </w:r>
      </w:del>
      <w:del w:id="3403" w:author="lv-xyr" w:date="2019-02-24T22:25:01Z">
        <w:r>
          <w:rPr>
            <w:rFonts w:ascii="Times New Roman" w:hAnsi="Times New Roman" w:cs="Times New Roman"/>
          </w:rPr>
          <w:delText>reaking of the bond leads to C</w:delText>
        </w:r>
      </w:del>
      <w:del w:id="3404" w:author="lv-xyr" w:date="2019-02-24T22:25:01Z">
        <w:r>
          <w:rPr>
            <w:rFonts w:ascii="Times New Roman" w:hAnsi="Times New Roman" w:cs="Times New Roman"/>
            <w:vertAlign w:val="subscript"/>
          </w:rPr>
          <w:delText>130</w:delText>
        </w:r>
      </w:del>
      <w:del w:id="3405" w:author="lv-xyr" w:date="2019-02-24T22:25:01Z">
        <w:r>
          <w:rPr>
            <w:rFonts w:hint="eastAsia" w:ascii="Times New Roman" w:hAnsi="Times New Roman" w:cs="Times New Roman"/>
          </w:rPr>
          <w:delText>After the methyl group is detached,</w:delText>
        </w:r>
      </w:del>
      <w:del w:id="3406" w:author="lv-xyr" w:date="2019-02-24T22:23:49Z">
        <w:r>
          <w:rPr>
            <w:rFonts w:hint="eastAsia" w:ascii="Times New Roman" w:hAnsi="Times New Roman" w:cs="Times New Roman"/>
          </w:rPr>
          <w:delText xml:space="preserve"> </w:delText>
        </w:r>
      </w:del>
      <w:del w:id="3407" w:author="lv-xyr" w:date="2019-02-24T22:23:49Z">
        <w:r>
          <w:rPr>
            <w:rFonts w:hint="eastAsia" w:ascii="Times New Roman" w:hAnsi="Times New Roman" w:cs="Times New Roman"/>
            <w:lang w:val="en-US"/>
          </w:rPr>
          <w:delText>it</w:delText>
        </w:r>
      </w:del>
      <w:del w:id="3408" w:author="lv-xyr" w:date="2019-02-24T22:23:49Z">
        <w:r>
          <w:rPr>
            <w:rFonts w:hint="eastAsia" w:ascii="Times New Roman" w:hAnsi="Times New Roman" w:cs="Times New Roman"/>
          </w:rPr>
          <w:delText xml:space="preserve"> combine</w:delText>
        </w:r>
      </w:del>
      <w:del w:id="3409" w:author="lv-xyr" w:date="2019-02-24T22:23:49Z">
        <w:r>
          <w:rPr>
            <w:rFonts w:hint="eastAsia" w:ascii="Times New Roman" w:hAnsi="Times New Roman" w:cs="Times New Roman"/>
            <w:lang w:val="en-US"/>
          </w:rPr>
          <w:delText>s</w:delText>
        </w:r>
      </w:del>
      <w:del w:id="3410" w:author="lv-xyr" w:date="2019-02-24T22:23:49Z">
        <w:r>
          <w:rPr>
            <w:rFonts w:hint="eastAsia" w:ascii="Times New Roman" w:hAnsi="Times New Roman" w:cs="Times New Roman"/>
          </w:rPr>
          <w:delText xml:space="preserve"> with hydrogen ions to form methane</w:delText>
        </w:r>
      </w:del>
      <w:r>
        <w:rPr>
          <w:rFonts w:hint="eastAsia" w:ascii="Times New Roman" w:hAnsi="Times New Roman" w:cs="Times New Roman"/>
        </w:rPr>
        <w:t xml:space="preserve">. At the beginning of the simulation process, </w:t>
      </w:r>
      <w:del w:id="3411" w:author="lv-xyr" w:date="2019-02-24T22:27:48Z">
        <w:r>
          <w:rPr>
            <w:rFonts w:hint="eastAsia" w:ascii="Times New Roman" w:hAnsi="Times New Roman" w:cs="Times New Roman"/>
          </w:rPr>
          <w:delText xml:space="preserve">due to </w:delText>
        </w:r>
      </w:del>
      <w:r>
        <w:rPr>
          <w:rFonts w:hint="eastAsia" w:ascii="Times New Roman" w:hAnsi="Times New Roman" w:cs="Times New Roman"/>
        </w:rPr>
        <w:t>the rapid increase of</w:t>
      </w:r>
      <w:ins w:id="3412" w:author="lv-xyr" w:date="2019-02-24T22:28:14Z">
        <w:r>
          <w:rPr>
            <w:rFonts w:hint="eastAsia" w:ascii="Times New Roman" w:hAnsi="Times New Roman" w:cs="Times New Roman"/>
          </w:rPr>
          <w:t xml:space="preserve"> the system</w:t>
        </w:r>
      </w:ins>
      <w:del w:id="3413" w:author="lv-xyr" w:date="2019-02-24T22:28:17Z">
        <w:r>
          <w:rPr>
            <w:rFonts w:hint="eastAsia" w:ascii="Times New Roman" w:hAnsi="Times New Roman" w:cs="Times New Roman"/>
            <w:lang w:val="en-US"/>
          </w:rPr>
          <w:delText xml:space="preserve"> the</w:delText>
        </w:r>
      </w:del>
      <w:ins w:id="3414" w:author="lv-xyr" w:date="2019-02-24T22:28:17Z">
        <w:r>
          <w:rPr>
            <w:rFonts w:hint="eastAsia" w:ascii="Times New Roman" w:hAnsi="Times New Roman" w:cs="Times New Roman"/>
            <w:lang w:val="en-US" w:eastAsia="zh-CN"/>
          </w:rPr>
          <w:t>'s</w:t>
        </w:r>
      </w:ins>
      <w:r>
        <w:rPr>
          <w:rFonts w:hint="eastAsia" w:ascii="Times New Roman" w:hAnsi="Times New Roman" w:cs="Times New Roman"/>
        </w:rPr>
        <w:t xml:space="preserve"> potential energy </w:t>
      </w:r>
      <w:del w:id="3415" w:author="lv-xyr" w:date="2019-02-24T22:28:22Z">
        <w:r>
          <w:rPr>
            <w:rFonts w:hint="eastAsia" w:ascii="Times New Roman" w:hAnsi="Times New Roman" w:cs="Times New Roman"/>
            <w:lang w:val="en-US"/>
          </w:rPr>
          <w:delText>of the system,</w:delText>
        </w:r>
      </w:del>
      <w:ins w:id="3416" w:author="lv-xyr" w:date="2019-02-24T22:28:22Z">
        <w:r>
          <w:rPr>
            <w:rFonts w:hint="eastAsia" w:ascii="Times New Roman" w:hAnsi="Times New Roman" w:cs="Times New Roman"/>
            <w:lang w:val="en-US" w:eastAsia="zh-CN"/>
          </w:rPr>
          <w:t>l</w:t>
        </w:r>
      </w:ins>
      <w:ins w:id="3417" w:author="lv-xyr" w:date="2019-02-24T22:28:23Z">
        <w:r>
          <w:rPr>
            <w:rFonts w:hint="eastAsia" w:ascii="Times New Roman" w:hAnsi="Times New Roman" w:cs="Times New Roman"/>
            <w:lang w:val="en-US" w:eastAsia="zh-CN"/>
          </w:rPr>
          <w:t>ed to</w:t>
        </w:r>
      </w:ins>
      <w:ins w:id="3418" w:author="lv-xyr" w:date="2019-02-24T22:29:19Z">
        <w:r>
          <w:rPr>
            <w:rFonts w:hint="eastAsia" w:ascii="Times New Roman" w:hAnsi="Times New Roman" w:cs="Times New Roman"/>
          </w:rPr>
          <w:t xml:space="preserve"> </w:t>
        </w:r>
      </w:ins>
      <w:ins w:id="3419" w:author="lv-xyr" w:date="2019-02-24T22:29:19Z">
        <w:r>
          <w:rPr>
            <w:rFonts w:hint="eastAsia" w:ascii="Times New Roman" w:hAnsi="Times New Roman" w:cs="Times New Roman"/>
            <w:lang w:val="en-US" w:eastAsia="zh-CN"/>
          </w:rPr>
          <w:t>the</w:t>
        </w:r>
      </w:ins>
      <w:ins w:id="3420" w:author="lv-xyr" w:date="2019-02-24T22:29:19Z">
        <w:r>
          <w:rPr>
            <w:rFonts w:hint="eastAsia" w:ascii="Times New Roman" w:hAnsi="Times New Roman" w:cs="Times New Roman"/>
          </w:rPr>
          <w:t xml:space="preserve"> drastic change</w:t>
        </w:r>
      </w:ins>
      <w:r>
        <w:rPr>
          <w:rFonts w:hint="eastAsia" w:ascii="Times New Roman" w:hAnsi="Times New Roman" w:cs="Times New Roman"/>
        </w:rPr>
        <w:t xml:space="preserve"> </w:t>
      </w:r>
      <w:ins w:id="3421" w:author="lv-xyr" w:date="2019-02-24T22:29:22Z">
        <w:r>
          <w:rPr>
            <w:rFonts w:hint="eastAsia" w:ascii="Times New Roman" w:hAnsi="Times New Roman" w:cs="Times New Roman"/>
            <w:lang w:val="en-US" w:eastAsia="zh-CN"/>
          </w:rPr>
          <w:t>o</w:t>
        </w:r>
      </w:ins>
      <w:ins w:id="3422" w:author="lv-xyr" w:date="2019-02-24T22:29:23Z">
        <w:r>
          <w:rPr>
            <w:rFonts w:hint="eastAsia" w:ascii="Times New Roman" w:hAnsi="Times New Roman" w:cs="Times New Roman"/>
            <w:lang w:val="en-US" w:eastAsia="zh-CN"/>
          </w:rPr>
          <w:t xml:space="preserve">f </w:t>
        </w:r>
      </w:ins>
      <w:r>
        <w:rPr>
          <w:rFonts w:hint="eastAsia" w:ascii="Times New Roman" w:hAnsi="Times New Roman" w:cs="Times New Roman"/>
        </w:rPr>
        <w:t xml:space="preserve">the molecular </w:t>
      </w:r>
      <w:del w:id="3423" w:author="lv-xyr" w:date="2019-02-24T22:29:45Z">
        <w:r>
          <w:rPr>
            <w:rFonts w:hint="eastAsia" w:ascii="Times New Roman" w:hAnsi="Times New Roman" w:cs="Times New Roman"/>
            <w:lang w:val="en-US"/>
          </w:rPr>
          <w:delText xml:space="preserve">clusters </w:delText>
        </w:r>
      </w:del>
      <w:ins w:id="3424" w:author="lv-xyr" w:date="2019-02-24T22:29:45Z">
        <w:r>
          <w:rPr>
            <w:rFonts w:hint="eastAsia" w:ascii="Times New Roman" w:hAnsi="Times New Roman" w:cs="Times New Roman"/>
            <w:lang w:val="en-US" w:eastAsia="zh-CN"/>
          </w:rPr>
          <w:t>gr</w:t>
        </w:r>
      </w:ins>
      <w:ins w:id="3425" w:author="lv-xyr" w:date="2019-02-24T22:29:46Z">
        <w:r>
          <w:rPr>
            <w:rFonts w:hint="eastAsia" w:ascii="Times New Roman" w:hAnsi="Times New Roman" w:cs="Times New Roman"/>
            <w:lang w:val="en-US" w:eastAsia="zh-CN"/>
          </w:rPr>
          <w:t>oup</w:t>
        </w:r>
      </w:ins>
      <w:ins w:id="3426" w:author="lv-xyr" w:date="2019-02-24T22:29:47Z">
        <w:r>
          <w:rPr>
            <w:rFonts w:hint="eastAsia" w:ascii="Times New Roman" w:hAnsi="Times New Roman" w:cs="Times New Roman"/>
            <w:lang w:val="en-US" w:eastAsia="zh-CN"/>
          </w:rPr>
          <w:t xml:space="preserve"> </w:t>
        </w:r>
      </w:ins>
      <w:r>
        <w:rPr>
          <w:rFonts w:hint="eastAsia" w:ascii="Times New Roman" w:hAnsi="Times New Roman" w:cs="Times New Roman"/>
        </w:rPr>
        <w:t>composed of the five macromolecular models in the system</w:t>
      </w:r>
      <w:del w:id="3427" w:author="lv-xyr" w:date="2019-02-24T22:29:19Z">
        <w:r>
          <w:rPr>
            <w:rFonts w:hint="eastAsia" w:ascii="Times New Roman" w:hAnsi="Times New Roman" w:cs="Times New Roman"/>
          </w:rPr>
          <w:delText xml:space="preserve"> </w:delText>
        </w:r>
      </w:del>
      <w:del w:id="3428" w:author="lv-xyr" w:date="2019-02-24T22:29:19Z">
        <w:r>
          <w:rPr>
            <w:rFonts w:hint="eastAsia" w:ascii="Times New Roman" w:hAnsi="Times New Roman" w:cs="Times New Roman"/>
            <w:lang w:val="en-US"/>
          </w:rPr>
          <w:delText>are</w:delText>
        </w:r>
      </w:del>
      <w:del w:id="3429" w:author="lv-xyr" w:date="2019-02-24T22:29:19Z">
        <w:r>
          <w:rPr>
            <w:rFonts w:hint="eastAsia" w:ascii="Times New Roman" w:hAnsi="Times New Roman" w:cs="Times New Roman"/>
          </w:rPr>
          <w:delText xml:space="preserve"> drastically change</w:delText>
        </w:r>
      </w:del>
      <w:del w:id="3430" w:author="lv-xyr" w:date="2019-02-24T22:29:15Z">
        <w:r>
          <w:rPr>
            <w:rFonts w:hint="eastAsia" w:ascii="Times New Roman" w:hAnsi="Times New Roman" w:cs="Times New Roman"/>
          </w:rPr>
          <w:delText>d</w:delText>
        </w:r>
      </w:del>
      <w:r>
        <w:rPr>
          <w:rFonts w:hint="eastAsia" w:ascii="Times New Roman" w:hAnsi="Times New Roman" w:cs="Times New Roman"/>
        </w:rPr>
        <w:t xml:space="preserve">, </w:t>
      </w:r>
      <w:del w:id="3431" w:author="lv-xyr" w:date="2019-02-24T22:31:52Z">
        <w:r>
          <w:rPr>
            <w:rFonts w:hint="eastAsia" w:ascii="Times New Roman" w:hAnsi="Times New Roman" w:cs="Times New Roman"/>
            <w:lang w:val="en-US"/>
          </w:rPr>
          <w:delText>making</w:delText>
        </w:r>
      </w:del>
      <w:ins w:id="3432" w:author="lv-xyr" w:date="2019-02-24T22:31:52Z">
        <w:r>
          <w:rPr>
            <w:rFonts w:hint="eastAsia" w:ascii="Times New Roman" w:hAnsi="Times New Roman" w:cs="Times New Roman"/>
            <w:lang w:val="en-US" w:eastAsia="zh-CN"/>
          </w:rPr>
          <w:t>so</w:t>
        </w:r>
      </w:ins>
      <w:r>
        <w:rPr>
          <w:rFonts w:hint="eastAsia" w:ascii="Times New Roman" w:hAnsi="Times New Roman" w:cs="Times New Roman"/>
        </w:rPr>
        <w:t xml:space="preserve"> </w:t>
      </w:r>
      <w:del w:id="3433" w:author="lv-xyr" w:date="2019-02-24T22:32:19Z">
        <w:r>
          <w:rPr>
            <w:rFonts w:hint="eastAsia" w:ascii="Times New Roman" w:hAnsi="Times New Roman" w:cs="Times New Roman"/>
          </w:rPr>
          <w:delText>the</w:delText>
        </w:r>
      </w:del>
      <w:ins w:id="3434" w:author="lv-xyr" w:date="2019-02-24T22:32:15Z">
        <w:r>
          <w:rPr>
            <w:rFonts w:hint="eastAsia" w:ascii="Times New Roman" w:hAnsi="Times New Roman" w:cs="Times New Roman"/>
          </w:rPr>
          <w:t>relatively unstable</w:t>
        </w:r>
      </w:ins>
      <w:r>
        <w:rPr>
          <w:rFonts w:hint="eastAsia" w:ascii="Times New Roman" w:hAnsi="Times New Roman" w:cs="Times New Roman"/>
        </w:rPr>
        <w:t xml:space="preserve"> C</w:t>
      </w:r>
      <w:ins w:id="3435" w:author="lv-xyr" w:date="2019-02-24T22:32:07Z">
        <w:r>
          <w:rPr>
            <w:rFonts w:ascii="Times New Roman" w:hAnsi="Times New Roman" w:cs="Times New Roman"/>
            <w:vertAlign w:val="subscript"/>
          </w:rPr>
          <w:t>130</w:t>
        </w:r>
      </w:ins>
      <w:r>
        <w:rPr>
          <w:rFonts w:hint="eastAsia" w:ascii="Times New Roman" w:hAnsi="Times New Roman" w:cs="Times New Roman"/>
        </w:rPr>
        <w:t xml:space="preserve"> at the edge of the molecular </w:t>
      </w:r>
      <w:del w:id="3436" w:author="lv-xyr" w:date="2019-02-24T22:32:34Z">
        <w:r>
          <w:rPr>
            <w:rFonts w:hint="eastAsia" w:ascii="Times New Roman" w:hAnsi="Times New Roman" w:cs="Times New Roman"/>
            <w:lang w:val="en-US"/>
          </w:rPr>
          <w:delText>cluster</w:delText>
        </w:r>
      </w:del>
      <w:ins w:id="3437" w:author="lv-xyr" w:date="2019-02-24T22:32:34Z">
        <w:r>
          <w:rPr>
            <w:rFonts w:hint="eastAsia" w:ascii="Times New Roman" w:hAnsi="Times New Roman" w:cs="Times New Roman"/>
            <w:lang w:val="en-US" w:eastAsia="zh-CN"/>
          </w:rPr>
          <w:t>gro</w:t>
        </w:r>
      </w:ins>
      <w:ins w:id="3438" w:author="lv-xyr" w:date="2019-02-24T22:32:35Z">
        <w:r>
          <w:rPr>
            <w:rFonts w:hint="eastAsia" w:ascii="Times New Roman" w:hAnsi="Times New Roman" w:cs="Times New Roman"/>
            <w:lang w:val="en-US" w:eastAsia="zh-CN"/>
          </w:rPr>
          <w:t>up</w:t>
        </w:r>
      </w:ins>
      <w:ins w:id="3439" w:author="lv-xyr" w:date="2019-02-24T22:32:51Z">
        <w:r>
          <w:rPr>
            <w:rFonts w:hint="eastAsia" w:ascii="Times New Roman" w:hAnsi="Times New Roman" w:cs="Times New Roman"/>
            <w:lang w:val="en-US" w:eastAsia="zh-CN"/>
          </w:rPr>
          <w:t xml:space="preserve"> de</w:t>
        </w:r>
      </w:ins>
      <w:ins w:id="3440" w:author="lv-xyr" w:date="2019-02-24T22:32:52Z">
        <w:r>
          <w:rPr>
            <w:rFonts w:hint="eastAsia" w:ascii="Times New Roman" w:hAnsi="Times New Roman" w:cs="Times New Roman"/>
            <w:lang w:val="en-US" w:eastAsia="zh-CN"/>
          </w:rPr>
          <w:t>tach</w:t>
        </w:r>
      </w:ins>
      <w:ins w:id="3441" w:author="lv-xyr" w:date="2019-02-24T22:32:53Z">
        <w:r>
          <w:rPr>
            <w:rFonts w:hint="eastAsia" w:ascii="Times New Roman" w:hAnsi="Times New Roman" w:cs="Times New Roman"/>
            <w:lang w:val="en-US" w:eastAsia="zh-CN"/>
          </w:rPr>
          <w:t>ed</w:t>
        </w:r>
      </w:ins>
      <w:ins w:id="3442" w:author="lv-xyr" w:date="2019-02-24T22:33:01Z">
        <w:r>
          <w:rPr>
            <w:rFonts w:hint="eastAsia" w:ascii="Times New Roman" w:hAnsi="Times New Roman" w:cs="Times New Roman"/>
            <w:lang w:val="en-US" w:eastAsia="zh-CN"/>
          </w:rPr>
          <w:t xml:space="preserve"> </w:t>
        </w:r>
      </w:ins>
      <w:ins w:id="3443" w:author="lv-xyr" w:date="2019-02-24T22:33:03Z">
        <w:r>
          <w:rPr>
            <w:rFonts w:hint="eastAsia" w:ascii="Times New Roman" w:hAnsi="Times New Roman" w:cs="Times New Roman"/>
            <w:lang w:val="en-US" w:eastAsia="zh-CN"/>
          </w:rPr>
          <w:t>and</w:t>
        </w:r>
      </w:ins>
      <w:del w:id="3444" w:author="lv-xyr" w:date="2019-02-24T22:32:50Z">
        <w:r>
          <w:rPr>
            <w:rFonts w:hint="eastAsia" w:ascii="Times New Roman" w:hAnsi="Times New Roman" w:cs="Times New Roman"/>
          </w:rPr>
          <w:delText xml:space="preserve"> relatively unstable</w:delText>
        </w:r>
      </w:del>
      <w:del w:id="3445" w:author="lv-xyr" w:date="2019-02-24T22:32:49Z">
        <w:r>
          <w:rPr>
            <w:rFonts w:hint="eastAsia" w:ascii="Times New Roman" w:hAnsi="Times New Roman" w:cs="Times New Roman"/>
          </w:rPr>
          <w:delText>.</w:delText>
        </w:r>
      </w:del>
      <w:del w:id="3446" w:author="lv-xyr" w:date="2019-02-24T22:32:49Z">
        <w:r>
          <w:rPr>
            <w:rFonts w:ascii="Times New Roman" w:hAnsi="Times New Roman" w:cs="Times New Roman"/>
            <w:vertAlign w:val="subscript"/>
            <w:lang w:val="en-US"/>
          </w:rPr>
          <w:delText>130</w:delText>
        </w:r>
      </w:del>
      <w:del w:id="3447" w:author="lv-xyr" w:date="2019-02-24T22:32:49Z">
        <w:r>
          <w:rPr>
            <w:rFonts w:ascii="Times New Roman" w:hAnsi="Times New Roman" w:cs="Times New Roman"/>
            <w:lang w:val="en-US"/>
          </w:rPr>
          <w:delText>Shedding</w:delText>
        </w:r>
      </w:del>
      <w:r>
        <w:rPr>
          <w:rFonts w:ascii="Times New Roman" w:hAnsi="Times New Roman" w:cs="Times New Roman"/>
        </w:rPr>
        <w:t xml:space="preserve"> form</w:t>
      </w:r>
      <w:del w:id="3448" w:author="lv-xyr" w:date="2019-02-24T22:33:07Z">
        <w:r>
          <w:rPr>
            <w:rFonts w:ascii="Times New Roman" w:hAnsi="Times New Roman" w:cs="Times New Roman"/>
            <w:lang w:val="en-US"/>
          </w:rPr>
          <w:delText>s</w:delText>
        </w:r>
      </w:del>
      <w:ins w:id="3449" w:author="lv-xyr" w:date="2019-02-24T22:33:07Z">
        <w:r>
          <w:rPr>
            <w:rFonts w:hint="eastAsia" w:ascii="Times New Roman" w:hAnsi="Times New Roman" w:cs="Times New Roman"/>
            <w:lang w:val="en-US" w:eastAsia="zh-CN"/>
          </w:rPr>
          <w:t>ed</w:t>
        </w:r>
      </w:ins>
      <w:r>
        <w:rPr>
          <w:rFonts w:ascii="Times New Roman" w:hAnsi="Times New Roman" w:cs="Times New Roman"/>
        </w:rPr>
        <w:t xml:space="preserve"> a benzyl group to form a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2</w:t>
      </w:r>
      <w:r>
        <w:rPr>
          <w:rFonts w:ascii="Times New Roman" w:hAnsi="Times New Roman" w:cs="Times New Roman"/>
        </w:rPr>
        <w:t>个甲烷分子生成(图10_b)在1036K左右，来源为侧支链从分子团断裂，此支链上的C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rPr>
        <w:t>键的断裂导致C</w:t>
      </w:r>
      <w:r>
        <w:rPr>
          <w:rFonts w:ascii="Times New Roman" w:hAnsi="Times New Roman" w:cs="Times New Roman"/>
          <w:vertAlign w:val="subscript"/>
        </w:rPr>
        <w:t>176</w:t>
      </w:r>
      <w:r>
        <w:rPr>
          <w:rFonts w:ascii="Times New Roman" w:hAnsi="Times New Roman" w:cs="Times New Roman"/>
        </w:rPr>
        <w:t>甲基从四元苯环上脱落后</w:t>
      </w:r>
      <w:r>
        <w:rPr>
          <w:rFonts w:ascii="Times New Roman" w:hAnsi="Times New Roman" w:cs="Times New Roman"/>
          <w:highlight w:val="yellow"/>
          <w:rPrChange w:id="3450" w:author="lv-xyr" w:date="2019-02-24T22:39:16Z">
            <w:rPr>
              <w:rFonts w:ascii="Times New Roman" w:hAnsi="Times New Roman" w:cs="Times New Roman"/>
            </w:rPr>
          </w:rPrChange>
        </w:rPr>
        <w:t>形成苯甲基生成甲烷。</w:t>
      </w:r>
    </w:p>
    <w:p>
      <w:pPr>
        <w:spacing w:line="314" w:lineRule="exact"/>
        <w:ind w:firstLine="420" w:firstLineChars="200"/>
        <w:rPr>
          <w:rFonts w:ascii="Times New Roman" w:hAnsi="Times New Roman" w:cs="Times New Roman"/>
        </w:rPr>
      </w:pPr>
      <w:r>
        <w:rPr>
          <w:rFonts w:hint="eastAsia" w:ascii="Times New Roman" w:hAnsi="Times New Roman" w:cs="Times New Roman"/>
        </w:rPr>
        <w:t>The second methane molecule form</w:t>
      </w:r>
      <w:del w:id="3451" w:author="lv-xyr" w:date="2019-02-24T22:34:00Z">
        <w:r>
          <w:rPr>
            <w:rFonts w:hint="eastAsia" w:ascii="Times New Roman" w:hAnsi="Times New Roman" w:cs="Times New Roman"/>
            <w:lang w:val="en-US"/>
          </w:rPr>
          <w:delText>ation</w:delText>
        </w:r>
      </w:del>
      <w:ins w:id="3452" w:author="lv-xyr" w:date="2019-02-24T22:34:00Z">
        <w:r>
          <w:rPr>
            <w:rFonts w:hint="eastAsia" w:ascii="Times New Roman" w:hAnsi="Times New Roman" w:cs="Times New Roman"/>
            <w:lang w:val="en-US" w:eastAsia="zh-CN"/>
          </w:rPr>
          <w:t>e</w:t>
        </w:r>
      </w:ins>
      <w:ins w:id="3453" w:author="lv-xyr" w:date="2019-02-24T22:34:01Z">
        <w:r>
          <w:rPr>
            <w:rFonts w:hint="eastAsia" w:ascii="Times New Roman" w:hAnsi="Times New Roman" w:cs="Times New Roman"/>
            <w:lang w:val="en-US" w:eastAsia="zh-CN"/>
          </w:rPr>
          <w:t>d</w:t>
        </w:r>
      </w:ins>
      <w:ins w:id="3454" w:author="lv-xyr" w:date="2019-02-24T22:34:15Z">
        <w:r>
          <w:rPr>
            <w:rFonts w:hint="eastAsia" w:ascii="Times New Roman" w:hAnsi="Times New Roman" w:cs="Times New Roman"/>
          </w:rPr>
          <w:t xml:space="preserve"> (Fig. 10_b)</w:t>
        </w:r>
      </w:ins>
      <w:ins w:id="3455" w:author="lv-xyr" w:date="2019-02-24T22:34:01Z">
        <w:r>
          <w:rPr>
            <w:rFonts w:hint="eastAsia" w:ascii="Times New Roman" w:hAnsi="Times New Roman" w:cs="Times New Roman"/>
            <w:lang w:val="en-US" w:eastAsia="zh-CN"/>
          </w:rPr>
          <w:t xml:space="preserve"> </w:t>
        </w:r>
      </w:ins>
      <w:ins w:id="3456" w:author="lv-xyr" w:date="2019-02-24T22:34:02Z">
        <w:r>
          <w:rPr>
            <w:rFonts w:hint="eastAsia" w:ascii="Times New Roman" w:hAnsi="Times New Roman" w:cs="Times New Roman"/>
            <w:lang w:val="en-US" w:eastAsia="zh-CN"/>
          </w:rPr>
          <w:t>when</w:t>
        </w:r>
      </w:ins>
      <w:ins w:id="3457" w:author="lv-xyr" w:date="2019-02-24T22:34:03Z">
        <w:r>
          <w:rPr>
            <w:rFonts w:hint="eastAsia" w:ascii="Times New Roman" w:hAnsi="Times New Roman" w:cs="Times New Roman"/>
            <w:lang w:val="en-US" w:eastAsia="zh-CN"/>
          </w:rPr>
          <w:t xml:space="preserve"> i</w:t>
        </w:r>
      </w:ins>
      <w:ins w:id="3458" w:author="lv-xyr" w:date="2019-02-24T22:34:04Z">
        <w:r>
          <w:rPr>
            <w:rFonts w:hint="eastAsia" w:ascii="Times New Roman" w:hAnsi="Times New Roman" w:cs="Times New Roman"/>
            <w:lang w:val="en-US" w:eastAsia="zh-CN"/>
          </w:rPr>
          <w:t>t</w:t>
        </w:r>
      </w:ins>
      <w:del w:id="3459" w:author="lv-xyr" w:date="2019-02-24T22:34:15Z">
        <w:r>
          <w:rPr>
            <w:rFonts w:hint="eastAsia" w:ascii="Times New Roman" w:hAnsi="Times New Roman" w:cs="Times New Roman"/>
          </w:rPr>
          <w:delText xml:space="preserve"> (Fig. 10_b)</w:delText>
        </w:r>
      </w:del>
      <w:r>
        <w:rPr>
          <w:rFonts w:hint="eastAsia" w:ascii="Times New Roman" w:hAnsi="Times New Roman" w:cs="Times New Roman"/>
        </w:rPr>
        <w:t xml:space="preserve"> </w:t>
      </w:r>
      <w:ins w:id="3460" w:author="lv-xyr" w:date="2019-02-24T22:34:08Z">
        <w:r>
          <w:rPr>
            <w:rFonts w:hint="eastAsia" w:ascii="Times New Roman" w:hAnsi="Times New Roman" w:cs="Times New Roman"/>
            <w:lang w:val="en-US" w:eastAsia="zh-CN"/>
          </w:rPr>
          <w:t>w</w:t>
        </w:r>
      </w:ins>
      <w:del w:id="3461" w:author="lv-xyr" w:date="2019-02-24T22:34:10Z">
        <w:r>
          <w:rPr>
            <w:rFonts w:hint="eastAsia" w:ascii="Times New Roman" w:hAnsi="Times New Roman" w:cs="Times New Roman"/>
            <w:lang w:val="en-US"/>
          </w:rPr>
          <w:delText>i</w:delText>
        </w:r>
      </w:del>
      <w:ins w:id="3462" w:author="lv-xyr" w:date="2019-02-24T22:34:10Z">
        <w:r>
          <w:rPr>
            <w:rFonts w:hint="eastAsia" w:ascii="Times New Roman" w:hAnsi="Times New Roman" w:cs="Times New Roman"/>
            <w:lang w:val="en-US" w:eastAsia="zh-CN"/>
          </w:rPr>
          <w:t>a</w:t>
        </w:r>
      </w:ins>
      <w:r>
        <w:rPr>
          <w:rFonts w:hint="eastAsia" w:ascii="Times New Roman" w:hAnsi="Times New Roman" w:cs="Times New Roman"/>
        </w:rPr>
        <w:t xml:space="preserve">s around 1036K, </w:t>
      </w:r>
      <w:del w:id="3463" w:author="lv-xyr" w:date="2019-02-24T22:34:23Z">
        <w:r>
          <w:rPr>
            <w:rFonts w:hint="eastAsia" w:ascii="Times New Roman" w:hAnsi="Times New Roman" w:cs="Times New Roman"/>
            <w:lang w:val="en-US"/>
          </w:rPr>
          <w:delText>the source is</w:delText>
        </w:r>
      </w:del>
      <w:ins w:id="3464" w:author="lv-xyr" w:date="2019-02-24T22:34:23Z">
        <w:r>
          <w:rPr>
            <w:rFonts w:hint="eastAsia" w:ascii="Times New Roman" w:hAnsi="Times New Roman" w:cs="Times New Roman"/>
            <w:lang w:val="en-US" w:eastAsia="zh-CN"/>
          </w:rPr>
          <w:t>for</w:t>
        </w:r>
      </w:ins>
      <w:r>
        <w:rPr>
          <w:rFonts w:hint="eastAsia" w:ascii="Times New Roman" w:hAnsi="Times New Roman" w:cs="Times New Roman"/>
        </w:rPr>
        <w:t xml:space="preserve"> the side branch chain br</w:t>
      </w:r>
      <w:del w:id="3465" w:author="lv-xyr" w:date="2019-02-24T22:34:33Z">
        <w:r>
          <w:rPr>
            <w:rFonts w:hint="eastAsia" w:ascii="Times New Roman" w:hAnsi="Times New Roman" w:cs="Times New Roman"/>
            <w:lang w:val="en-US"/>
          </w:rPr>
          <w:delText>eaking</w:delText>
        </w:r>
      </w:del>
      <w:ins w:id="3466" w:author="lv-xyr" w:date="2019-02-24T22:34:33Z">
        <w:r>
          <w:rPr>
            <w:rFonts w:hint="eastAsia" w:ascii="Times New Roman" w:hAnsi="Times New Roman" w:cs="Times New Roman"/>
            <w:lang w:val="en-US" w:eastAsia="zh-CN"/>
          </w:rPr>
          <w:t>oke</w:t>
        </w:r>
      </w:ins>
      <w:r>
        <w:rPr>
          <w:rFonts w:hint="eastAsia" w:ascii="Times New Roman" w:hAnsi="Times New Roman" w:cs="Times New Roman"/>
        </w:rPr>
        <w:t xml:space="preserve"> from the molecular group, and the</w:t>
      </w:r>
      <w:ins w:id="3467" w:author="lv-xyr" w:date="2019-02-24T22:37:07Z">
        <w:r>
          <w:rPr>
            <w:rFonts w:hint="eastAsia" w:ascii="Times New Roman" w:hAnsi="Times New Roman" w:cs="Times New Roman"/>
            <w:lang w:val="en-US" w:eastAsia="zh-CN"/>
          </w:rPr>
          <w:t xml:space="preserve"> b</w:t>
        </w:r>
      </w:ins>
      <w:ins w:id="3468" w:author="lv-xyr" w:date="2019-02-24T22:37:07Z">
        <w:r>
          <w:rPr>
            <w:rFonts w:ascii="Times New Roman" w:hAnsi="Times New Roman" w:cs="Times New Roman"/>
          </w:rPr>
          <w:t>reaking of</w:t>
        </w:r>
      </w:ins>
      <w:r>
        <w:rPr>
          <w:rFonts w:hint="eastAsia" w:ascii="Times New Roman" w:hAnsi="Times New Roman" w:cs="Times New Roman"/>
        </w:rPr>
        <w:t xml:space="preserve"> </w:t>
      </w:r>
      <w:ins w:id="3469" w:author="lv-xyr" w:date="2019-02-24T22:35:28Z">
        <w:r>
          <w:rPr>
            <w:rFonts w:ascii="Times New Roman" w:hAnsi="Times New Roman" w:cs="Times New Roman"/>
          </w:rPr>
          <w:t xml:space="preserve">bond </w:t>
        </w:r>
      </w:ins>
      <w:r>
        <w:rPr>
          <w:rFonts w:hint="eastAsia" w:ascii="Times New Roman" w:hAnsi="Times New Roman" w:cs="Times New Roman"/>
        </w:rPr>
        <w:t>C</w:t>
      </w:r>
      <w:ins w:id="3470" w:author="lv-xyr" w:date="2019-02-24T22:35:14Z">
        <w:r>
          <w:rPr>
            <w:rFonts w:ascii="Times New Roman" w:hAnsi="Times New Roman" w:cs="Times New Roman"/>
            <w:vertAlign w:val="subscript"/>
          </w:rPr>
          <w:t>163</w:t>
        </w:r>
      </w:ins>
      <w:ins w:id="3471" w:author="lv-xyr" w:date="2019-02-24T22:35:14Z">
        <w:r>
          <w:rPr>
            <w:rFonts w:ascii="Times New Roman" w:hAnsi="Times New Roman" w:cs="Times New Roman"/>
          </w:rPr>
          <w:t>-C</w:t>
        </w:r>
      </w:ins>
      <w:ins w:id="3472" w:author="lv-xyr" w:date="2019-02-24T22:35:14Z">
        <w:r>
          <w:rPr>
            <w:rFonts w:ascii="Times New Roman" w:hAnsi="Times New Roman" w:cs="Times New Roman"/>
            <w:vertAlign w:val="subscript"/>
          </w:rPr>
          <w:t>161</w:t>
        </w:r>
      </w:ins>
      <w:r>
        <w:rPr>
          <w:rFonts w:hint="eastAsia" w:ascii="Times New Roman" w:hAnsi="Times New Roman" w:cs="Times New Roman"/>
        </w:rPr>
        <w:t xml:space="preserve"> on this branch</w:t>
      </w:r>
      <w:del w:id="3473" w:author="lv-xyr" w:date="2019-02-24T22:37:07Z">
        <w:r>
          <w:rPr>
            <w:rFonts w:ascii="Times New Roman" w:hAnsi="Times New Roman" w:cs="Times New Roman"/>
            <w:vertAlign w:val="subscript"/>
            <w:lang w:val="en-US"/>
          </w:rPr>
          <w:delText>163</w:delText>
        </w:r>
      </w:del>
      <w:del w:id="3474" w:author="lv-xyr" w:date="2019-02-24T22:37:07Z">
        <w:r>
          <w:rPr>
            <w:rFonts w:ascii="Times New Roman" w:hAnsi="Times New Roman" w:cs="Times New Roman"/>
            <w:lang w:val="en-US"/>
          </w:rPr>
          <w:delText>-C</w:delText>
        </w:r>
      </w:del>
      <w:del w:id="3475" w:author="lv-xyr" w:date="2019-02-24T22:37:07Z">
        <w:r>
          <w:rPr>
            <w:rFonts w:ascii="Times New Roman" w:hAnsi="Times New Roman" w:cs="Times New Roman"/>
            <w:vertAlign w:val="subscript"/>
            <w:lang w:val="en-US"/>
          </w:rPr>
          <w:delText>161</w:delText>
        </w:r>
      </w:del>
      <w:del w:id="3476" w:author="lv-xyr" w:date="2019-02-24T22:37:07Z">
        <w:r>
          <w:rPr>
            <w:rFonts w:ascii="Times New Roman" w:hAnsi="Times New Roman" w:cs="Times New Roman"/>
            <w:lang w:val="en-US"/>
          </w:rPr>
          <w:delText>B</w:delText>
        </w:r>
      </w:del>
      <w:del w:id="3477" w:author="lv-xyr" w:date="2019-02-24T22:37:07Z">
        <w:r>
          <w:rPr>
            <w:rFonts w:ascii="Times New Roman" w:hAnsi="Times New Roman" w:cs="Times New Roman"/>
          </w:rPr>
          <w:delText>reaking of</w:delText>
        </w:r>
      </w:del>
      <w:r>
        <w:rPr>
          <w:rFonts w:ascii="Times New Roman" w:hAnsi="Times New Roman" w:cs="Times New Roman"/>
        </w:rPr>
        <w:t xml:space="preserve"> </w:t>
      </w:r>
      <w:del w:id="3478" w:author="lv-xyr" w:date="2019-02-24T22:39:29Z">
        <w:r>
          <w:rPr>
            <w:rFonts w:ascii="Times New Roman" w:hAnsi="Times New Roman" w:cs="Times New Roman"/>
            <w:lang w:val="en-US"/>
          </w:rPr>
          <w:delText>the bond leads to</w:delText>
        </w:r>
      </w:del>
      <w:ins w:id="3479" w:author="lv-xyr" w:date="2019-02-24T22:39:29Z">
        <w:r>
          <w:rPr>
            <w:rFonts w:hint="eastAsia" w:ascii="Times New Roman" w:hAnsi="Times New Roman" w:cs="Times New Roman"/>
            <w:lang w:val="en-US" w:eastAsia="zh-CN"/>
          </w:rPr>
          <w:t>fac</w:t>
        </w:r>
      </w:ins>
      <w:ins w:id="3480" w:author="lv-xyr" w:date="2019-02-24T22:39:30Z">
        <w:r>
          <w:rPr>
            <w:rFonts w:hint="eastAsia" w:ascii="Times New Roman" w:hAnsi="Times New Roman" w:cs="Times New Roman"/>
            <w:lang w:val="en-US" w:eastAsia="zh-CN"/>
          </w:rPr>
          <w:t>ili</w:t>
        </w:r>
      </w:ins>
      <w:ins w:id="3481" w:author="lv-xyr" w:date="2019-02-24T22:39:34Z">
        <w:r>
          <w:rPr>
            <w:rFonts w:hint="eastAsia" w:ascii="Times New Roman" w:hAnsi="Times New Roman" w:cs="Times New Roman"/>
            <w:lang w:val="en-US" w:eastAsia="zh-CN"/>
          </w:rPr>
          <w:t>t</w:t>
        </w:r>
      </w:ins>
      <w:ins w:id="3482" w:author="lv-xyr" w:date="2019-02-24T22:39:35Z">
        <w:r>
          <w:rPr>
            <w:rFonts w:hint="eastAsia" w:ascii="Times New Roman" w:hAnsi="Times New Roman" w:cs="Times New Roman"/>
            <w:lang w:val="en-US" w:eastAsia="zh-CN"/>
          </w:rPr>
          <w:t>ate</w:t>
        </w:r>
      </w:ins>
      <w:r>
        <w:rPr>
          <w:rFonts w:ascii="Times New Roman" w:hAnsi="Times New Roman" w:cs="Times New Roman"/>
        </w:rPr>
        <w:t xml:space="preserve"> </w:t>
      </w:r>
      <w:ins w:id="3483" w:author="lv-xyr" w:date="2019-02-24T22:37:34Z">
        <w:r>
          <w:rPr>
            <w:rFonts w:hint="eastAsia" w:ascii="Times New Roman" w:hAnsi="Times New Roman" w:cs="Times New Roman"/>
            <w:lang w:val="en-US" w:eastAsia="zh-CN"/>
          </w:rPr>
          <w:t>t</w:t>
        </w:r>
      </w:ins>
      <w:ins w:id="3484" w:author="lv-xyr" w:date="2019-02-24T22:37:34Z">
        <w:r>
          <w:rPr>
            <w:rFonts w:ascii="Times New Roman" w:hAnsi="Times New Roman" w:cs="Times New Roman"/>
          </w:rPr>
          <w:t xml:space="preserve">he methyl group </w:t>
        </w:r>
      </w:ins>
      <w:r>
        <w:rPr>
          <w:rFonts w:ascii="Times New Roman" w:hAnsi="Times New Roman" w:cs="Times New Roman"/>
        </w:rPr>
        <w:t>C</w:t>
      </w:r>
      <w:r>
        <w:rPr>
          <w:rFonts w:ascii="Times New Roman" w:hAnsi="Times New Roman" w:cs="Times New Roman"/>
          <w:vertAlign w:val="subscript"/>
        </w:rPr>
        <w:t>176</w:t>
      </w:r>
      <w:del w:id="3485" w:author="lv-xyr" w:date="2019-02-24T22:37:28Z">
        <w:r>
          <w:rPr>
            <w:rFonts w:ascii="Times New Roman" w:hAnsi="Times New Roman" w:cs="Times New Roman"/>
            <w:lang w:val="en-US"/>
          </w:rPr>
          <w:delText>T</w:delText>
        </w:r>
      </w:del>
      <w:ins w:id="3486" w:author="lv-xyr" w:date="2019-02-24T22:37:28Z">
        <w:r>
          <w:rPr>
            <w:rFonts w:hint="eastAsia" w:ascii="Times New Roman" w:hAnsi="Times New Roman" w:cs="Times New Roman"/>
            <w:lang w:val="en-US" w:eastAsia="zh-CN"/>
          </w:rPr>
          <w:t xml:space="preserve"> </w:t>
        </w:r>
      </w:ins>
      <w:ins w:id="3487" w:author="lv-xyr" w:date="2019-02-24T22:39:39Z">
        <w:r>
          <w:rPr>
            <w:rFonts w:hint="eastAsia" w:ascii="Times New Roman" w:hAnsi="Times New Roman" w:cs="Times New Roman"/>
            <w:lang w:val="en-US" w:eastAsia="zh-CN"/>
          </w:rPr>
          <w:t>t</w:t>
        </w:r>
      </w:ins>
      <w:ins w:id="3488" w:author="lv-xyr" w:date="2019-02-24T22:39:40Z">
        <w:r>
          <w:rPr>
            <w:rFonts w:hint="eastAsia" w:ascii="Times New Roman" w:hAnsi="Times New Roman" w:cs="Times New Roman"/>
            <w:lang w:val="en-US" w:eastAsia="zh-CN"/>
          </w:rPr>
          <w:t xml:space="preserve">o </w:t>
        </w:r>
      </w:ins>
      <w:del w:id="3489" w:author="lv-xyr" w:date="2019-02-24T22:39:01Z">
        <w:r>
          <w:rPr>
            <w:rFonts w:ascii="Times New Roman" w:hAnsi="Times New Roman" w:cs="Times New Roman"/>
          </w:rPr>
          <w:delText xml:space="preserve">he methyl group is </w:delText>
        </w:r>
      </w:del>
      <w:r>
        <w:rPr>
          <w:rFonts w:ascii="Times New Roman" w:hAnsi="Times New Roman" w:cs="Times New Roman"/>
        </w:rPr>
        <w:t>detach</w:t>
      </w:r>
      <w:del w:id="3490" w:author="lv-xyr" w:date="2019-02-24T22:39:43Z">
        <w:r>
          <w:rPr>
            <w:rFonts w:ascii="Times New Roman" w:hAnsi="Times New Roman" w:cs="Times New Roman"/>
          </w:rPr>
          <w:delText>ed</w:delText>
        </w:r>
      </w:del>
      <w:r>
        <w:rPr>
          <w:rFonts w:ascii="Times New Roman" w:hAnsi="Times New Roman" w:cs="Times New Roman"/>
        </w:rPr>
        <w:t xml:space="preserve"> from the quaternary benzene ring to form a benzyl group to form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3</w:t>
      </w:r>
      <w:r>
        <w:rPr>
          <w:rFonts w:ascii="Times New Roman" w:hAnsi="Times New Roman" w:cs="Times New Roman"/>
        </w:rPr>
        <w:t>个甲烷分子生成(图10_c)在1794K左右，来源为分子结构中环己烷C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键断裂，C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键相连后，在此温度下力场的作用致使C</w:t>
      </w:r>
      <w:r>
        <w:rPr>
          <w:rFonts w:ascii="Times New Roman" w:hAnsi="Times New Roman" w:cs="Times New Roman"/>
          <w:vertAlign w:val="subscript"/>
        </w:rPr>
        <w:t>8</w:t>
      </w:r>
      <w:r>
        <w:rPr>
          <w:rFonts w:ascii="Times New Roman" w:hAnsi="Times New Roman" w:cs="Times New Roman"/>
        </w:rPr>
        <w:t>从侧链片段上脱落后生成甲烷。</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The third methane molecule is produced (Fig. 10_c) </w:t>
      </w:r>
      <w:ins w:id="3491" w:author="lv-xyr" w:date="2019-02-24T22:40:12Z">
        <w:r>
          <w:rPr>
            <w:rFonts w:hint="eastAsia" w:ascii="Times New Roman" w:hAnsi="Times New Roman" w:cs="Times New Roman"/>
            <w:lang w:val="en-US" w:eastAsia="zh-CN"/>
          </w:rPr>
          <w:t>when</w:t>
        </w:r>
      </w:ins>
      <w:ins w:id="3492" w:author="lv-xyr" w:date="2019-02-24T22:40:13Z">
        <w:r>
          <w:rPr>
            <w:rFonts w:hint="eastAsia" w:ascii="Times New Roman" w:hAnsi="Times New Roman" w:cs="Times New Roman"/>
            <w:lang w:val="en-US" w:eastAsia="zh-CN"/>
          </w:rPr>
          <w:t xml:space="preserve"> i</w:t>
        </w:r>
      </w:ins>
      <w:ins w:id="3493" w:author="lv-xyr" w:date="2019-02-24T22:40:14Z">
        <w:r>
          <w:rPr>
            <w:rFonts w:hint="eastAsia" w:ascii="Times New Roman" w:hAnsi="Times New Roman" w:cs="Times New Roman"/>
            <w:lang w:val="en-US" w:eastAsia="zh-CN"/>
          </w:rPr>
          <w:t>t wa</w:t>
        </w:r>
      </w:ins>
      <w:ins w:id="3494" w:author="lv-xyr" w:date="2019-02-24T22:40:15Z">
        <w:r>
          <w:rPr>
            <w:rFonts w:hint="eastAsia" w:ascii="Times New Roman" w:hAnsi="Times New Roman" w:cs="Times New Roman"/>
            <w:lang w:val="en-US" w:eastAsia="zh-CN"/>
          </w:rPr>
          <w:t xml:space="preserve">s </w:t>
        </w:r>
      </w:ins>
      <w:r>
        <w:rPr>
          <w:rFonts w:hint="eastAsia" w:ascii="Times New Roman" w:hAnsi="Times New Roman" w:cs="Times New Roman"/>
        </w:rPr>
        <w:t xml:space="preserve">at around 1794K, </w:t>
      </w:r>
      <w:del w:id="3495" w:author="lv-xyr" w:date="2019-02-24T22:40:36Z">
        <w:r>
          <w:rPr>
            <w:rFonts w:hint="eastAsia" w:ascii="Times New Roman" w:hAnsi="Times New Roman" w:cs="Times New Roman"/>
            <w:lang w:val="en-US"/>
          </w:rPr>
          <w:delText>and the source is</w:delText>
        </w:r>
      </w:del>
      <w:ins w:id="3496" w:author="lv-xyr" w:date="2019-02-24T22:40:36Z">
        <w:r>
          <w:rPr>
            <w:rFonts w:hint="eastAsia" w:ascii="Times New Roman" w:hAnsi="Times New Roman" w:cs="Times New Roman"/>
            <w:lang w:val="en-US" w:eastAsia="zh-CN"/>
          </w:rPr>
          <w:t>for</w:t>
        </w:r>
      </w:ins>
      <w:r>
        <w:rPr>
          <w:rFonts w:hint="eastAsia" w:ascii="Times New Roman" w:hAnsi="Times New Roman" w:cs="Times New Roman"/>
        </w:rPr>
        <w:t xml:space="preserve"> </w:t>
      </w:r>
      <w:ins w:id="3497" w:author="lv-xyr" w:date="2019-02-24T22:41:45Z">
        <w:r>
          <w:rPr>
            <w:rFonts w:hint="eastAsia" w:ascii="Times New Roman" w:hAnsi="Times New Roman" w:cs="Times New Roman"/>
          </w:rPr>
          <w:t xml:space="preserve">cyclohexane </w:t>
        </w:r>
      </w:ins>
      <w:ins w:id="3498" w:author="lv-xyr" w:date="2019-02-24T22:41:13Z">
        <w:r>
          <w:rPr>
            <w:rFonts w:hint="eastAsia" w:ascii="Times New Roman" w:hAnsi="Times New Roman" w:cs="Times New Roman"/>
          </w:rPr>
          <w:t>C</w:t>
        </w:r>
      </w:ins>
      <w:ins w:id="3499" w:author="lv-xyr" w:date="2019-02-24T22:41:13Z">
        <w:r>
          <w:rPr>
            <w:rFonts w:ascii="Times New Roman" w:hAnsi="Times New Roman" w:cs="Times New Roman"/>
            <w:vertAlign w:val="subscript"/>
          </w:rPr>
          <w:t>28</w:t>
        </w:r>
      </w:ins>
      <w:ins w:id="3500" w:author="lv-xyr" w:date="2019-02-24T22:41:13Z">
        <w:r>
          <w:rPr>
            <w:rFonts w:ascii="Times New Roman" w:hAnsi="Times New Roman" w:cs="Times New Roman"/>
          </w:rPr>
          <w:t>-C</w:t>
        </w:r>
      </w:ins>
      <w:ins w:id="3501" w:author="lv-xyr" w:date="2019-02-24T22:41:13Z">
        <w:r>
          <w:rPr>
            <w:rFonts w:ascii="Times New Roman" w:hAnsi="Times New Roman" w:cs="Times New Roman"/>
            <w:vertAlign w:val="subscript"/>
          </w:rPr>
          <w:t>8</w:t>
        </w:r>
      </w:ins>
      <w:ins w:id="3502" w:author="lv-xyr" w:date="2019-02-24T22:41:13Z">
        <w:r>
          <w:rPr>
            <w:rFonts w:hint="eastAsia" w:ascii="Times New Roman" w:hAnsi="Times New Roman" w:cs="Times New Roman"/>
            <w:vertAlign w:val="subscript"/>
            <w:lang w:val="en-US" w:eastAsia="zh-CN"/>
          </w:rPr>
          <w:t xml:space="preserve">, </w:t>
        </w:r>
      </w:ins>
      <w:ins w:id="3503" w:author="lv-xyr" w:date="2019-02-24T22:41:13Z">
        <w:r>
          <w:rPr>
            <w:rFonts w:ascii="Times New Roman" w:hAnsi="Times New Roman" w:cs="Times New Roman"/>
          </w:rPr>
          <w:t>C</w:t>
        </w:r>
      </w:ins>
      <w:ins w:id="3504" w:author="lv-xyr" w:date="2019-02-24T22:41:13Z">
        <w:r>
          <w:rPr>
            <w:rFonts w:ascii="Times New Roman" w:hAnsi="Times New Roman" w:cs="Times New Roman"/>
            <w:vertAlign w:val="subscript"/>
          </w:rPr>
          <w:t>8</w:t>
        </w:r>
      </w:ins>
      <w:ins w:id="3505" w:author="lv-xyr" w:date="2019-02-24T22:41:13Z">
        <w:r>
          <w:rPr>
            <w:rFonts w:ascii="Times New Roman" w:hAnsi="Times New Roman" w:cs="Times New Roman"/>
          </w:rPr>
          <w:t>-C</w:t>
        </w:r>
      </w:ins>
      <w:ins w:id="3506" w:author="lv-xyr" w:date="2019-02-24T22:41:13Z">
        <w:r>
          <w:rPr>
            <w:rFonts w:ascii="Times New Roman" w:hAnsi="Times New Roman" w:cs="Times New Roman"/>
            <w:vertAlign w:val="subscript"/>
          </w:rPr>
          <w:t>6</w:t>
        </w:r>
      </w:ins>
      <w:ins w:id="3507" w:author="lv-xyr" w:date="2019-02-24T22:41:17Z">
        <w:r>
          <w:rPr>
            <w:rFonts w:hint="eastAsia" w:ascii="Times New Roman" w:hAnsi="Times New Roman" w:cs="Times New Roman"/>
            <w:vertAlign w:val="subscript"/>
            <w:lang w:val="en-US" w:eastAsia="zh-CN"/>
          </w:rPr>
          <w:t xml:space="preserve"> </w:t>
        </w:r>
      </w:ins>
      <w:del w:id="3508" w:author="lv-xyr" w:date="2019-02-24T22:41:45Z">
        <w:r>
          <w:rPr>
            <w:rFonts w:hint="eastAsia" w:ascii="Times New Roman" w:hAnsi="Times New Roman" w:cs="Times New Roman"/>
          </w:rPr>
          <w:delText xml:space="preserve">cyclohexane </w:delText>
        </w:r>
      </w:del>
      <w:del w:id="3509" w:author="lv-xyr" w:date="2019-02-24T22:40:50Z">
        <w:r>
          <w:rPr>
            <w:rFonts w:hint="eastAsia" w:ascii="Times New Roman" w:hAnsi="Times New Roman" w:cs="Times New Roman"/>
          </w:rPr>
          <w:delText xml:space="preserve">C </w:delText>
        </w:r>
      </w:del>
      <w:r>
        <w:rPr>
          <w:rFonts w:hint="eastAsia" w:ascii="Times New Roman" w:hAnsi="Times New Roman" w:cs="Times New Roman"/>
        </w:rPr>
        <w:t xml:space="preserve">in the molecular </w:t>
      </w:r>
      <w:del w:id="3510" w:author="lv-xyr" w:date="2019-02-24T22:42:02Z">
        <w:r>
          <w:rPr>
            <w:rFonts w:hint="eastAsia" w:ascii="Times New Roman" w:hAnsi="Times New Roman" w:cs="Times New Roman"/>
            <w:lang w:val="en-US"/>
          </w:rPr>
          <w:delText>structure</w:delText>
        </w:r>
      </w:del>
      <w:ins w:id="3511" w:author="lv-xyr" w:date="2019-02-24T22:42:02Z">
        <w:r>
          <w:rPr>
            <w:rFonts w:hint="eastAsia" w:ascii="Times New Roman" w:hAnsi="Times New Roman" w:cs="Times New Roman"/>
            <w:lang w:val="en-US" w:eastAsia="zh-CN"/>
          </w:rPr>
          <w:t>ru</w:t>
        </w:r>
      </w:ins>
      <w:ins w:id="3512" w:author="lv-xyr" w:date="2019-02-24T22:42:03Z">
        <w:r>
          <w:rPr>
            <w:rFonts w:hint="eastAsia" w:ascii="Times New Roman" w:hAnsi="Times New Roman" w:cs="Times New Roman"/>
            <w:lang w:val="en-US" w:eastAsia="zh-CN"/>
          </w:rPr>
          <w:t>p</w:t>
        </w:r>
      </w:ins>
      <w:ins w:id="3513" w:author="lv-xyr" w:date="2019-02-24T22:42:04Z">
        <w:r>
          <w:rPr>
            <w:rFonts w:hint="eastAsia" w:ascii="Times New Roman" w:hAnsi="Times New Roman" w:cs="Times New Roman"/>
            <w:lang w:val="en-US" w:eastAsia="zh-CN"/>
          </w:rPr>
          <w:t>ture</w:t>
        </w:r>
      </w:ins>
      <w:ins w:id="3514" w:author="lv-xyr" w:date="2019-02-24T22:42:06Z">
        <w:r>
          <w:rPr>
            <w:rFonts w:hint="eastAsia" w:ascii="Times New Roman" w:hAnsi="Times New Roman" w:cs="Times New Roman"/>
            <w:lang w:val="en-US" w:eastAsia="zh-CN"/>
          </w:rPr>
          <w:t>d</w:t>
        </w:r>
      </w:ins>
      <w:ins w:id="3515" w:author="lv-xyr" w:date="2019-02-24T22:42:12Z">
        <w:r>
          <w:rPr>
            <w:rFonts w:hint="eastAsia" w:ascii="Times New Roman" w:hAnsi="Times New Roman" w:cs="Times New Roman"/>
            <w:lang w:val="en-US" w:eastAsia="zh-CN"/>
          </w:rPr>
          <w:t xml:space="preserve">, </w:t>
        </w:r>
      </w:ins>
      <w:ins w:id="3516" w:author="lv-xyr" w:date="2019-02-24T22:43:50Z">
        <w:r>
          <w:rPr>
            <w:rFonts w:hint="eastAsia" w:ascii="Times New Roman" w:hAnsi="Times New Roman" w:cs="Times New Roman"/>
            <w:lang w:val="en-US" w:eastAsia="zh-CN"/>
          </w:rPr>
          <w:t>s</w:t>
        </w:r>
      </w:ins>
      <w:ins w:id="3517" w:author="lv-xyr" w:date="2019-02-24T22:43:51Z">
        <w:r>
          <w:rPr>
            <w:rFonts w:hint="eastAsia" w:ascii="Times New Roman" w:hAnsi="Times New Roman" w:cs="Times New Roman"/>
            <w:lang w:val="en-US" w:eastAsia="zh-CN"/>
          </w:rPr>
          <w:t>o</w:t>
        </w:r>
      </w:ins>
      <w:ins w:id="3518" w:author="lv-xyr" w:date="2019-02-24T22:42:44Z">
        <w:r>
          <w:rPr>
            <w:rFonts w:hint="eastAsia" w:ascii="Times New Roman" w:hAnsi="Times New Roman" w:cs="Times New Roman"/>
            <w:vertAlign w:val="subscript"/>
            <w:lang w:val="en-US" w:eastAsia="zh-CN"/>
          </w:rPr>
          <w:t xml:space="preserve"> </w:t>
        </w:r>
      </w:ins>
      <w:ins w:id="3519" w:author="lv-xyr" w:date="2019-02-24T22:42:44Z">
        <w:r>
          <w:rPr>
            <w:rFonts w:ascii="Times New Roman" w:hAnsi="Times New Roman" w:cs="Times New Roman"/>
          </w:rPr>
          <w:t>the bond</w:t>
        </w:r>
      </w:ins>
      <w:ins w:id="3520" w:author="lv-xyr" w:date="2019-02-24T22:42:16Z">
        <w:r>
          <w:rPr>
            <w:rFonts w:hint="eastAsia" w:ascii="Times New Roman" w:hAnsi="Times New Roman" w:cs="Times New Roman"/>
            <w:lang w:val="en-US" w:eastAsia="zh-CN"/>
          </w:rPr>
          <w:t xml:space="preserve"> </w:t>
        </w:r>
      </w:ins>
      <w:ins w:id="3521" w:author="lv-xyr" w:date="2019-02-24T22:42:45Z">
        <w:r>
          <w:rPr>
            <w:rFonts w:hint="eastAsia" w:ascii="Times New Roman" w:hAnsi="Times New Roman" w:cs="Times New Roman"/>
            <w:lang w:val="en-US" w:eastAsia="zh-CN"/>
          </w:rPr>
          <w:t>b</w:t>
        </w:r>
      </w:ins>
      <w:ins w:id="3522" w:author="lv-xyr" w:date="2019-02-24T22:42:46Z">
        <w:r>
          <w:rPr>
            <w:rFonts w:hint="eastAsia" w:ascii="Times New Roman" w:hAnsi="Times New Roman" w:cs="Times New Roman"/>
            <w:lang w:val="en-US" w:eastAsia="zh-CN"/>
          </w:rPr>
          <w:t>etw</w:t>
        </w:r>
      </w:ins>
      <w:ins w:id="3523" w:author="lv-xyr" w:date="2019-02-24T22:42:47Z">
        <w:r>
          <w:rPr>
            <w:rFonts w:hint="eastAsia" w:ascii="Times New Roman" w:hAnsi="Times New Roman" w:cs="Times New Roman"/>
            <w:lang w:val="en-US" w:eastAsia="zh-CN"/>
          </w:rPr>
          <w:t xml:space="preserve">een </w:t>
        </w:r>
      </w:ins>
      <w:ins w:id="3524" w:author="lv-xyr" w:date="2019-02-24T22:42:27Z">
        <w:r>
          <w:rPr>
            <w:rFonts w:ascii="Times New Roman" w:hAnsi="Times New Roman" w:cs="Times New Roman"/>
          </w:rPr>
          <w:t>C</w:t>
        </w:r>
      </w:ins>
      <w:ins w:id="3525" w:author="lv-xyr" w:date="2019-02-24T22:42:27Z">
        <w:r>
          <w:rPr>
            <w:rFonts w:ascii="Times New Roman" w:hAnsi="Times New Roman" w:cs="Times New Roman"/>
            <w:vertAlign w:val="subscript"/>
          </w:rPr>
          <w:t>8</w:t>
        </w:r>
      </w:ins>
      <w:ins w:id="3526" w:author="lv-xyr" w:date="2019-02-24T22:42:27Z">
        <w:r>
          <w:rPr>
            <w:rFonts w:ascii="Times New Roman" w:hAnsi="Times New Roman" w:cs="Times New Roman"/>
          </w:rPr>
          <w:t>-C</w:t>
        </w:r>
      </w:ins>
      <w:ins w:id="3527" w:author="lv-xyr" w:date="2019-02-24T22:42:27Z">
        <w:r>
          <w:rPr>
            <w:rFonts w:ascii="Times New Roman" w:hAnsi="Times New Roman" w:cs="Times New Roman"/>
            <w:vertAlign w:val="subscript"/>
          </w:rPr>
          <w:t>4</w:t>
        </w:r>
      </w:ins>
      <w:del w:id="3528" w:author="lv-xyr" w:date="2019-02-24T22:42:51Z">
        <w:r>
          <w:rPr>
            <w:rFonts w:hint="eastAsia" w:ascii="Times New Roman" w:hAnsi="Times New Roman" w:cs="Times New Roman"/>
          </w:rPr>
          <w:delText>.</w:delText>
        </w:r>
      </w:del>
      <w:del w:id="3529" w:author="lv-xyr" w:date="2019-02-24T22:42:51Z">
        <w:r>
          <w:rPr>
            <w:rFonts w:ascii="Times New Roman" w:hAnsi="Times New Roman" w:cs="Times New Roman"/>
            <w:vertAlign w:val="subscript"/>
          </w:rPr>
          <w:delText>28</w:delText>
        </w:r>
      </w:del>
      <w:del w:id="3530" w:author="lv-xyr" w:date="2019-02-24T22:42:51Z">
        <w:r>
          <w:rPr>
            <w:rFonts w:ascii="Times New Roman" w:hAnsi="Times New Roman" w:cs="Times New Roman"/>
          </w:rPr>
          <w:delText>-C</w:delText>
        </w:r>
      </w:del>
      <w:del w:id="3531" w:author="lv-xyr" w:date="2019-02-24T22:42:51Z">
        <w:r>
          <w:rPr>
            <w:rFonts w:ascii="Times New Roman" w:hAnsi="Times New Roman" w:cs="Times New Roman"/>
            <w:vertAlign w:val="subscript"/>
          </w:rPr>
          <w:delText>8</w:delText>
        </w:r>
      </w:del>
      <w:del w:id="3532" w:author="lv-xyr" w:date="2019-02-24T22:42:51Z">
        <w:r>
          <w:rPr>
            <w:rFonts w:ascii="Times New Roman" w:hAnsi="Times New Roman" w:cs="Times New Roman"/>
          </w:rPr>
          <w:delText>，C</w:delText>
        </w:r>
      </w:del>
      <w:del w:id="3533" w:author="lv-xyr" w:date="2019-02-24T22:42:51Z">
        <w:r>
          <w:rPr>
            <w:rFonts w:ascii="Times New Roman" w:hAnsi="Times New Roman" w:cs="Times New Roman"/>
            <w:vertAlign w:val="subscript"/>
          </w:rPr>
          <w:delText>8</w:delText>
        </w:r>
      </w:del>
      <w:del w:id="3534" w:author="lv-xyr" w:date="2019-02-24T22:42:51Z">
        <w:r>
          <w:rPr>
            <w:rFonts w:ascii="Times New Roman" w:hAnsi="Times New Roman" w:cs="Times New Roman"/>
          </w:rPr>
          <w:delText>-C</w:delText>
        </w:r>
      </w:del>
      <w:del w:id="3535" w:author="lv-xyr" w:date="2019-02-24T22:42:51Z">
        <w:r>
          <w:rPr>
            <w:rFonts w:ascii="Times New Roman" w:hAnsi="Times New Roman" w:cs="Times New Roman"/>
            <w:vertAlign w:val="subscript"/>
          </w:rPr>
          <w:delText>6</w:delText>
        </w:r>
      </w:del>
      <w:del w:id="3536" w:author="lv-xyr" w:date="2019-02-24T22:42:51Z">
        <w:r>
          <w:rPr>
            <w:rFonts w:ascii="Times New Roman" w:hAnsi="Times New Roman" w:cs="Times New Roman"/>
          </w:rPr>
          <w:delText>Key break, C</w:delText>
        </w:r>
      </w:del>
      <w:del w:id="3537" w:author="lv-xyr" w:date="2019-02-24T22:42:51Z">
        <w:r>
          <w:rPr>
            <w:rFonts w:ascii="Times New Roman" w:hAnsi="Times New Roman" w:cs="Times New Roman"/>
            <w:vertAlign w:val="subscript"/>
          </w:rPr>
          <w:delText>8</w:delText>
        </w:r>
      </w:del>
      <w:del w:id="3538" w:author="lv-xyr" w:date="2019-02-24T22:42:51Z">
        <w:r>
          <w:rPr>
            <w:rFonts w:ascii="Times New Roman" w:hAnsi="Times New Roman" w:cs="Times New Roman"/>
          </w:rPr>
          <w:delText>-C</w:delText>
        </w:r>
      </w:del>
      <w:del w:id="3539" w:author="lv-xyr" w:date="2019-02-24T22:42:51Z">
        <w:r>
          <w:rPr>
            <w:rFonts w:ascii="Times New Roman" w:hAnsi="Times New Roman" w:cs="Times New Roman"/>
            <w:vertAlign w:val="subscript"/>
          </w:rPr>
          <w:delText>4</w:delText>
        </w:r>
      </w:del>
      <w:del w:id="3540" w:author="lv-xyr" w:date="2019-02-24T22:42:51Z">
        <w:r>
          <w:rPr>
            <w:rFonts w:ascii="Times New Roman" w:hAnsi="Times New Roman" w:cs="Times New Roman"/>
          </w:rPr>
          <w:delText>After the bonds are</w:delText>
        </w:r>
      </w:del>
      <w:r>
        <w:rPr>
          <w:rFonts w:ascii="Times New Roman" w:hAnsi="Times New Roman" w:cs="Times New Roman"/>
        </w:rPr>
        <w:t xml:space="preserve"> connected, </w:t>
      </w:r>
      <w:ins w:id="3541" w:author="lv-xyr" w:date="2019-02-24T22:43:36Z">
        <w:r>
          <w:rPr>
            <w:rFonts w:hint="eastAsia" w:ascii="Times New Roman" w:hAnsi="Times New Roman" w:cs="Times New Roman"/>
            <w:lang w:val="en-US" w:eastAsia="zh-CN"/>
          </w:rPr>
          <w:t xml:space="preserve">and </w:t>
        </w:r>
      </w:ins>
      <w:ins w:id="3542" w:author="lv-xyr" w:date="2019-02-24T22:43:37Z">
        <w:r>
          <w:rPr>
            <w:rFonts w:hint="eastAsia" w:ascii="Times New Roman" w:hAnsi="Times New Roman" w:cs="Times New Roman"/>
            <w:lang w:val="en-US" w:eastAsia="zh-CN"/>
          </w:rPr>
          <w:t xml:space="preserve">then </w:t>
        </w:r>
      </w:ins>
      <w:r>
        <w:rPr>
          <w:rFonts w:ascii="Times New Roman" w:hAnsi="Times New Roman" w:cs="Times New Roman"/>
        </w:rPr>
        <w:t xml:space="preserve">the force field </w:t>
      </w:r>
      <w:del w:id="3543" w:author="lv-xyr" w:date="2019-02-24T22:44:45Z">
        <w:r>
          <w:rPr>
            <w:rFonts w:ascii="Times New Roman" w:hAnsi="Times New Roman" w:cs="Times New Roman"/>
            <w:lang w:val="en-US"/>
          </w:rPr>
          <w:delText>at this</w:delText>
        </w:r>
      </w:del>
      <w:ins w:id="3544" w:author="lv-xyr" w:date="2019-02-24T22:44:45Z">
        <w:r>
          <w:rPr>
            <w:rFonts w:hint="eastAsia" w:ascii="Times New Roman" w:hAnsi="Times New Roman" w:cs="Times New Roman"/>
            <w:lang w:val="en-US" w:eastAsia="zh-CN"/>
          </w:rPr>
          <w:t>unde</w:t>
        </w:r>
      </w:ins>
      <w:ins w:id="3545" w:author="lv-xyr" w:date="2019-02-24T22:44:46Z">
        <w:r>
          <w:rPr>
            <w:rFonts w:hint="eastAsia" w:ascii="Times New Roman" w:hAnsi="Times New Roman" w:cs="Times New Roman"/>
            <w:lang w:val="en-US" w:eastAsia="zh-CN"/>
          </w:rPr>
          <w:t>r the</w:t>
        </w:r>
      </w:ins>
      <w:r>
        <w:rPr>
          <w:rFonts w:ascii="Times New Roman" w:hAnsi="Times New Roman" w:cs="Times New Roman"/>
        </w:rPr>
        <w:t xml:space="preserve"> temperature </w:t>
      </w:r>
      <w:del w:id="3546" w:author="lv-xyr" w:date="2019-02-24T22:44:54Z">
        <w:r>
          <w:rPr>
            <w:rFonts w:ascii="Times New Roman" w:hAnsi="Times New Roman" w:cs="Times New Roman"/>
            <w:lang w:val="en-US"/>
          </w:rPr>
          <w:delText>causes</w:delText>
        </w:r>
      </w:del>
      <w:ins w:id="3547" w:author="lv-xyr" w:date="2019-02-24T22:44:54Z">
        <w:r>
          <w:rPr>
            <w:rFonts w:hint="eastAsia" w:ascii="Times New Roman" w:hAnsi="Times New Roman" w:cs="Times New Roman"/>
            <w:lang w:val="en-US" w:eastAsia="zh-CN"/>
          </w:rPr>
          <w:t>r</w:t>
        </w:r>
      </w:ins>
      <w:ins w:id="3548" w:author="lv-xyr" w:date="2019-02-24T22:44:55Z">
        <w:r>
          <w:rPr>
            <w:rFonts w:hint="eastAsia" w:ascii="Times New Roman" w:hAnsi="Times New Roman" w:cs="Times New Roman"/>
            <w:lang w:val="en-US" w:eastAsia="zh-CN"/>
          </w:rPr>
          <w:t>ender</w:t>
        </w:r>
      </w:ins>
      <w:ins w:id="3549" w:author="lv-xyr" w:date="2019-02-24T22:44:56Z">
        <w:r>
          <w:rPr>
            <w:rFonts w:hint="eastAsia" w:ascii="Times New Roman" w:hAnsi="Times New Roman" w:cs="Times New Roman"/>
            <w:lang w:val="en-US" w:eastAsia="zh-CN"/>
          </w:rPr>
          <w:t>ed</w:t>
        </w:r>
      </w:ins>
      <w:r>
        <w:rPr>
          <w:rFonts w:ascii="Times New Roman" w:hAnsi="Times New Roman" w:cs="Times New Roman"/>
        </w:rPr>
        <w:t xml:space="preserve"> C</w:t>
      </w:r>
      <w:ins w:id="3550" w:author="lv-xyr" w:date="2019-02-24T22:45:03Z">
        <w:r>
          <w:rPr>
            <w:rFonts w:ascii="Times New Roman" w:hAnsi="Times New Roman" w:cs="Times New Roman"/>
            <w:vertAlign w:val="subscript"/>
          </w:rPr>
          <w:t>8</w:t>
        </w:r>
      </w:ins>
      <w:r>
        <w:rPr>
          <w:rFonts w:ascii="Times New Roman" w:hAnsi="Times New Roman" w:cs="Times New Roman"/>
        </w:rPr>
        <w:t xml:space="preserve"> to</w:t>
      </w:r>
      <w:ins w:id="3551" w:author="lv-xyr" w:date="2019-02-24T22:45:24Z">
        <w:r>
          <w:rPr>
            <w:rFonts w:ascii="Times New Roman" w:hAnsi="Times New Roman" w:cs="Times New Roman"/>
          </w:rPr>
          <w:t xml:space="preserve"> detach from the side chain fragment</w:t>
        </w:r>
      </w:ins>
      <w:ins w:id="3552" w:author="lv-xyr" w:date="2019-02-24T22:45:38Z">
        <w:r>
          <w:rPr>
            <w:rFonts w:hint="eastAsia" w:ascii="Times New Roman" w:hAnsi="Times New Roman" w:cs="Times New Roman"/>
            <w:lang w:val="en-US" w:eastAsia="zh-CN"/>
          </w:rPr>
          <w:t xml:space="preserve"> </w:t>
        </w:r>
      </w:ins>
      <w:ins w:id="3553" w:author="lv-xyr" w:date="2019-02-24T22:45:44Z">
        <w:r>
          <w:rPr>
            <w:rFonts w:hint="eastAsia" w:ascii="Times New Roman" w:hAnsi="Times New Roman" w:cs="Times New Roman"/>
            <w:lang w:val="en-US" w:eastAsia="zh-CN"/>
          </w:rPr>
          <w:t>to</w:t>
        </w:r>
      </w:ins>
      <w:ins w:id="3554" w:author="lv-xyr" w:date="2019-02-24T22:45:45Z">
        <w:r>
          <w:rPr>
            <w:rFonts w:hint="eastAsia" w:ascii="Times New Roman" w:hAnsi="Times New Roman" w:cs="Times New Roman"/>
            <w:lang w:val="en-US" w:eastAsia="zh-CN"/>
          </w:rPr>
          <w:t xml:space="preserve"> </w:t>
        </w:r>
      </w:ins>
      <w:ins w:id="3555" w:author="lv-xyr" w:date="2019-02-24T22:45:46Z">
        <w:r>
          <w:rPr>
            <w:rFonts w:hint="eastAsia" w:ascii="Times New Roman" w:hAnsi="Times New Roman" w:cs="Times New Roman"/>
            <w:lang w:val="en-US" w:eastAsia="zh-CN"/>
          </w:rPr>
          <w:t xml:space="preserve">form </w:t>
        </w:r>
      </w:ins>
      <w:ins w:id="3556" w:author="lv-xyr" w:date="2019-02-24T22:45:59Z">
        <w:r>
          <w:rPr>
            <w:rFonts w:hint="eastAsia" w:ascii="Times New Roman" w:hAnsi="Times New Roman" w:cs="Times New Roman"/>
            <w:lang w:val="en-US" w:eastAsia="zh-CN"/>
          </w:rPr>
          <w:t>m</w:t>
        </w:r>
      </w:ins>
      <w:del w:id="3557" w:author="lv-xyr" w:date="2019-02-24T22:45:58Z">
        <w:r>
          <w:rPr>
            <w:rFonts w:ascii="Times New Roman" w:hAnsi="Times New Roman" w:cs="Times New Roman"/>
            <w:vertAlign w:val="subscript"/>
            <w:lang w:val="en-US"/>
          </w:rPr>
          <w:delText>8</w:delText>
        </w:r>
      </w:del>
      <w:del w:id="3558" w:author="lv-xyr" w:date="2019-02-24T22:45:58Z">
        <w:r>
          <w:rPr>
            <w:rFonts w:ascii="Times New Roman" w:hAnsi="Times New Roman" w:cs="Times New Roman"/>
            <w:lang w:val="en-US"/>
          </w:rPr>
          <w:delText>M</w:delText>
        </w:r>
      </w:del>
      <w:r>
        <w:rPr>
          <w:rFonts w:ascii="Times New Roman" w:hAnsi="Times New Roman" w:cs="Times New Roman"/>
        </w:rPr>
        <w:t>ethane</w:t>
      </w:r>
      <w:del w:id="3559" w:author="lv-xyr" w:date="2019-02-24T22:45:55Z">
        <w:r>
          <w:rPr>
            <w:rFonts w:ascii="Times New Roman" w:hAnsi="Times New Roman" w:cs="Times New Roman"/>
          </w:rPr>
          <w:delText xml:space="preserve"> is formed after</w:delText>
        </w:r>
      </w:del>
      <w:del w:id="3560" w:author="lv-xyr" w:date="2019-02-24T22:45:24Z">
        <w:r>
          <w:rPr>
            <w:rFonts w:ascii="Times New Roman" w:hAnsi="Times New Roman" w:cs="Times New Roman"/>
          </w:rPr>
          <w:delText xml:space="preserve"> detachment from the side chain fragment</w:delText>
        </w:r>
      </w:del>
      <w:r>
        <w:rPr>
          <w:rFonts w:ascii="Times New Roman" w:hAnsi="Times New Roman" w:cs="Times New Roman"/>
        </w:rPr>
        <w:t>.</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4</w:t>
      </w:r>
      <w:r>
        <w:rPr>
          <w:rFonts w:ascii="Times New Roman" w:hAnsi="Times New Roman" w:cs="Times New Roman"/>
        </w:rPr>
        <w:t>个甲烷分子生成(图10_d)在2543K左右，来源为分子团中侧链片段上的C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从侧链上脱落后形成</w:t>
      </w:r>
      <w:r>
        <w:rPr>
          <w:rFonts w:ascii="Times New Roman" w:hAnsi="Times New Roman" w:cs="Times New Roman"/>
          <w:highlight w:val="yellow"/>
          <w:rPrChange w:id="3561" w:author="lv-xyr" w:date="2019-02-24T22:48:50Z">
            <w:rPr>
              <w:rFonts w:ascii="Times New Roman" w:hAnsi="Times New Roman" w:cs="Times New Roman"/>
            </w:rPr>
          </w:rPrChange>
        </w:rPr>
        <w:t>苯甲基生成甲烷</w:t>
      </w:r>
      <w:r>
        <w:rPr>
          <w:rFonts w:ascii="Times New Roman" w:hAnsi="Times New Roman" w:cs="Times New Roman"/>
        </w:rPr>
        <w:t>。</w:t>
      </w:r>
    </w:p>
    <w:p>
      <w:pPr>
        <w:spacing w:line="314" w:lineRule="exact"/>
        <w:ind w:firstLine="420" w:firstLineChars="200"/>
        <w:rPr>
          <w:rFonts w:ascii="Times New Roman" w:hAnsi="Times New Roman" w:cs="Times New Roman"/>
        </w:rPr>
      </w:pPr>
      <w:r>
        <w:rPr>
          <w:rFonts w:hint="eastAsia" w:ascii="Times New Roman" w:hAnsi="Times New Roman" w:cs="Times New Roman"/>
        </w:rPr>
        <w:t>The fourth methane molecule form</w:t>
      </w:r>
      <w:del w:id="3562" w:author="lv-xyr" w:date="2019-02-24T22:46:36Z">
        <w:r>
          <w:rPr>
            <w:rFonts w:hint="eastAsia" w:ascii="Times New Roman" w:hAnsi="Times New Roman" w:cs="Times New Roman"/>
            <w:lang w:val="en-US"/>
          </w:rPr>
          <w:delText>ation</w:delText>
        </w:r>
      </w:del>
      <w:ins w:id="3563" w:author="lv-xyr" w:date="2019-02-24T22:46:36Z">
        <w:r>
          <w:rPr>
            <w:rFonts w:hint="eastAsia" w:ascii="Times New Roman" w:hAnsi="Times New Roman" w:cs="Times New Roman"/>
            <w:lang w:val="en-US" w:eastAsia="zh-CN"/>
          </w:rPr>
          <w:t>ed</w:t>
        </w:r>
      </w:ins>
      <w:r>
        <w:rPr>
          <w:rFonts w:hint="eastAsia" w:ascii="Times New Roman" w:hAnsi="Times New Roman" w:cs="Times New Roman"/>
        </w:rPr>
        <w:t xml:space="preserve"> (Fig. 10_d)</w:t>
      </w:r>
      <w:ins w:id="3564" w:author="lv-xyr" w:date="2019-02-24T22:46:39Z">
        <w:r>
          <w:rPr>
            <w:rFonts w:hint="eastAsia" w:ascii="Times New Roman" w:hAnsi="Times New Roman" w:cs="Times New Roman"/>
            <w:lang w:val="en-US" w:eastAsia="zh-CN"/>
          </w:rPr>
          <w:t xml:space="preserve"> wh</w:t>
        </w:r>
      </w:ins>
      <w:ins w:id="3565" w:author="lv-xyr" w:date="2019-02-24T22:46:40Z">
        <w:r>
          <w:rPr>
            <w:rFonts w:hint="eastAsia" w:ascii="Times New Roman" w:hAnsi="Times New Roman" w:cs="Times New Roman"/>
            <w:lang w:val="en-US" w:eastAsia="zh-CN"/>
          </w:rPr>
          <w:t>en i</w:t>
        </w:r>
      </w:ins>
      <w:ins w:id="3566" w:author="lv-xyr" w:date="2019-02-24T22:46:41Z">
        <w:r>
          <w:rPr>
            <w:rFonts w:hint="eastAsia" w:ascii="Times New Roman" w:hAnsi="Times New Roman" w:cs="Times New Roman"/>
            <w:lang w:val="en-US" w:eastAsia="zh-CN"/>
          </w:rPr>
          <w:t>t</w:t>
        </w:r>
      </w:ins>
      <w:r>
        <w:rPr>
          <w:rFonts w:hint="eastAsia" w:ascii="Times New Roman" w:hAnsi="Times New Roman" w:cs="Times New Roman"/>
        </w:rPr>
        <w:t xml:space="preserve"> </w:t>
      </w:r>
      <w:del w:id="3567" w:author="lv-xyr" w:date="2019-02-24T22:46:43Z">
        <w:r>
          <w:rPr>
            <w:rFonts w:hint="eastAsia" w:ascii="Times New Roman" w:hAnsi="Times New Roman" w:cs="Times New Roman"/>
            <w:lang w:val="en-US"/>
          </w:rPr>
          <w:delText>i</w:delText>
        </w:r>
      </w:del>
      <w:ins w:id="3568" w:author="lv-xyr" w:date="2019-02-24T22:46:43Z">
        <w:r>
          <w:rPr>
            <w:rFonts w:hint="eastAsia" w:ascii="Times New Roman" w:hAnsi="Times New Roman" w:cs="Times New Roman"/>
            <w:lang w:val="en-US" w:eastAsia="zh-CN"/>
          </w:rPr>
          <w:t>w</w:t>
        </w:r>
      </w:ins>
      <w:ins w:id="3569" w:author="lv-xyr" w:date="2019-02-24T22:46:44Z">
        <w:r>
          <w:rPr>
            <w:rFonts w:hint="eastAsia" w:ascii="Times New Roman" w:hAnsi="Times New Roman" w:cs="Times New Roman"/>
            <w:lang w:val="en-US" w:eastAsia="zh-CN"/>
          </w:rPr>
          <w:t>a</w:t>
        </w:r>
      </w:ins>
      <w:r>
        <w:rPr>
          <w:rFonts w:hint="eastAsia" w:ascii="Times New Roman" w:hAnsi="Times New Roman" w:cs="Times New Roman"/>
        </w:rPr>
        <w:t xml:space="preserve">s around 2543K, </w:t>
      </w:r>
      <w:del w:id="3570" w:author="lv-xyr" w:date="2019-02-24T22:47:09Z">
        <w:r>
          <w:rPr>
            <w:rFonts w:hint="eastAsia" w:ascii="Times New Roman" w:hAnsi="Times New Roman" w:cs="Times New Roman"/>
            <w:lang w:val="en-US"/>
          </w:rPr>
          <w:delText>and the source is</w:delText>
        </w:r>
      </w:del>
      <w:ins w:id="3571" w:author="lv-xyr" w:date="2019-02-24T22:47:09Z">
        <w:r>
          <w:rPr>
            <w:rFonts w:hint="eastAsia" w:ascii="Times New Roman" w:hAnsi="Times New Roman" w:cs="Times New Roman"/>
            <w:lang w:val="en-US" w:eastAsia="zh-CN"/>
          </w:rPr>
          <w:t>for</w:t>
        </w:r>
      </w:ins>
      <w:r>
        <w:rPr>
          <w:rFonts w:hint="eastAsia" w:ascii="Times New Roman" w:hAnsi="Times New Roman" w:cs="Times New Roman"/>
        </w:rPr>
        <w:t xml:space="preserve"> </w:t>
      </w:r>
      <w:ins w:id="3572" w:author="lv-xyr" w:date="2019-02-24T22:47:19Z">
        <w:r>
          <w:rPr>
            <w:rFonts w:ascii="Times New Roman" w:hAnsi="Times New Roman" w:cs="Times New Roman"/>
          </w:rPr>
          <w:t>C</w:t>
        </w:r>
      </w:ins>
      <w:ins w:id="3573" w:author="lv-xyr" w:date="2019-02-24T22:47:19Z">
        <w:r>
          <w:rPr>
            <w:rFonts w:ascii="Times New Roman" w:hAnsi="Times New Roman" w:cs="Times New Roman"/>
            <w:vertAlign w:val="subscript"/>
          </w:rPr>
          <w:t>180</w:t>
        </w:r>
      </w:ins>
      <w:ins w:id="3574" w:author="lv-xyr" w:date="2019-02-24T22:47:54Z">
        <w:r>
          <w:rPr>
            <w:rFonts w:ascii="Times New Roman" w:hAnsi="Times New Roman" w:cs="Times New Roman"/>
          </w:rPr>
          <w:t xml:space="preserve"> detach</w:t>
        </w:r>
      </w:ins>
      <w:ins w:id="3575" w:author="lv-xyr" w:date="2019-02-24T22:47:54Z">
        <w:r>
          <w:rPr>
            <w:rFonts w:hint="eastAsia" w:ascii="Times New Roman" w:hAnsi="Times New Roman" w:cs="Times New Roman"/>
            <w:lang w:val="en-US" w:eastAsia="zh-CN"/>
          </w:rPr>
          <w:t>ed</w:t>
        </w:r>
      </w:ins>
      <w:ins w:id="3576" w:author="lv-xyr" w:date="2019-02-24T22:47:54Z">
        <w:r>
          <w:rPr>
            <w:rFonts w:ascii="Times New Roman" w:hAnsi="Times New Roman" w:cs="Times New Roman"/>
          </w:rPr>
          <w:t xml:space="preserve"> from</w:t>
        </w:r>
      </w:ins>
      <w:ins w:id="3577" w:author="lv-xyr" w:date="2019-02-24T22:47:26Z">
        <w:r>
          <w:rPr>
            <w:rFonts w:hint="eastAsia" w:ascii="Times New Roman" w:hAnsi="Times New Roman" w:cs="Times New Roman"/>
            <w:vertAlign w:val="subscript"/>
            <w:lang w:val="en-US" w:eastAsia="zh-CN"/>
          </w:rPr>
          <w:t xml:space="preserve"> </w:t>
        </w:r>
      </w:ins>
      <w:r>
        <w:rPr>
          <w:rFonts w:hint="eastAsia" w:ascii="Times New Roman" w:hAnsi="Times New Roman" w:cs="Times New Roman"/>
        </w:rPr>
        <w:t>C</w:t>
      </w:r>
      <w:ins w:id="3578" w:author="lv-xyr" w:date="2019-02-24T22:47:23Z">
        <w:r>
          <w:rPr>
            <w:rFonts w:ascii="Times New Roman" w:hAnsi="Times New Roman" w:cs="Times New Roman"/>
            <w:vertAlign w:val="subscript"/>
          </w:rPr>
          <w:t>180</w:t>
        </w:r>
      </w:ins>
      <w:ins w:id="3579" w:author="lv-xyr" w:date="2019-02-24T22:47:23Z">
        <w:r>
          <w:rPr>
            <w:rFonts w:ascii="Times New Roman" w:hAnsi="Times New Roman" w:cs="Times New Roman"/>
          </w:rPr>
          <w:t>-C</w:t>
        </w:r>
      </w:ins>
      <w:ins w:id="3580" w:author="lv-xyr" w:date="2019-02-24T22:47:23Z">
        <w:r>
          <w:rPr>
            <w:rFonts w:ascii="Times New Roman" w:hAnsi="Times New Roman" w:cs="Times New Roman"/>
            <w:vertAlign w:val="subscript"/>
          </w:rPr>
          <w:t>158</w:t>
        </w:r>
      </w:ins>
      <w:r>
        <w:rPr>
          <w:rFonts w:hint="eastAsia" w:ascii="Times New Roman" w:hAnsi="Times New Roman" w:cs="Times New Roman"/>
        </w:rPr>
        <w:t xml:space="preserve"> on the side chain fragment in the molecular group</w:t>
      </w:r>
      <w:del w:id="3581" w:author="lv-xyr" w:date="2019-02-24T22:48:18Z">
        <w:r>
          <w:rPr>
            <w:rFonts w:hint="eastAsia" w:ascii="Times New Roman" w:hAnsi="Times New Roman" w:cs="Times New Roman"/>
          </w:rPr>
          <w:delText>.</w:delText>
        </w:r>
      </w:del>
      <w:del w:id="3582" w:author="lv-xyr" w:date="2019-02-24T22:47:23Z">
        <w:r>
          <w:rPr>
            <w:rFonts w:ascii="Times New Roman" w:hAnsi="Times New Roman" w:cs="Times New Roman"/>
            <w:vertAlign w:val="subscript"/>
          </w:rPr>
          <w:delText>180</w:delText>
        </w:r>
      </w:del>
      <w:del w:id="3583" w:author="lv-xyr" w:date="2019-02-24T22:47:23Z">
        <w:r>
          <w:rPr>
            <w:rFonts w:ascii="Times New Roman" w:hAnsi="Times New Roman" w:cs="Times New Roman"/>
          </w:rPr>
          <w:delText>-C</w:delText>
        </w:r>
      </w:del>
      <w:del w:id="3584" w:author="lv-xyr" w:date="2019-02-24T22:47:23Z">
        <w:r>
          <w:rPr>
            <w:rFonts w:ascii="Times New Roman" w:hAnsi="Times New Roman" w:cs="Times New Roman"/>
            <w:vertAlign w:val="subscript"/>
          </w:rPr>
          <w:delText>158</w:delText>
        </w:r>
      </w:del>
      <w:r>
        <w:rPr>
          <w:rFonts w:ascii="Times New Roman" w:hAnsi="Times New Roman" w:cs="Times New Roman"/>
        </w:rPr>
        <w:t>，</w:t>
      </w:r>
      <w:del w:id="3585" w:author="lv-xyr" w:date="2019-02-24T22:48:27Z">
        <w:r>
          <w:rPr>
            <w:rFonts w:ascii="Times New Roman" w:hAnsi="Times New Roman" w:cs="Times New Roman"/>
            <w:lang w:val="en-US"/>
          </w:rPr>
          <w:delText>C</w:delText>
        </w:r>
      </w:del>
      <w:del w:id="3586" w:author="lv-xyr" w:date="2019-02-24T22:48:27Z">
        <w:r>
          <w:rPr>
            <w:rFonts w:ascii="Times New Roman" w:hAnsi="Times New Roman" w:cs="Times New Roman"/>
            <w:vertAlign w:val="subscript"/>
            <w:lang w:val="en-US"/>
          </w:rPr>
          <w:delText>180</w:delText>
        </w:r>
      </w:del>
      <w:del w:id="3587" w:author="lv-xyr" w:date="2019-02-24T22:48:27Z">
        <w:r>
          <w:rPr>
            <w:rFonts w:ascii="Times New Roman" w:hAnsi="Times New Roman" w:cs="Times New Roman"/>
            <w:lang w:val="en-US"/>
          </w:rPr>
          <w:delText>F</w:delText>
        </w:r>
      </w:del>
      <w:ins w:id="3588" w:author="lv-xyr" w:date="2019-02-24T22:48:27Z">
        <w:r>
          <w:rPr>
            <w:rFonts w:hint="eastAsia" w:ascii="Times New Roman" w:hAnsi="Times New Roman" w:cs="Times New Roman"/>
            <w:lang w:val="en-US" w:eastAsia="zh-CN"/>
          </w:rPr>
          <w:t>f</w:t>
        </w:r>
      </w:ins>
      <w:r>
        <w:rPr>
          <w:rFonts w:ascii="Times New Roman" w:hAnsi="Times New Roman" w:cs="Times New Roman"/>
        </w:rPr>
        <w:t xml:space="preserve">orming benzyl </w:t>
      </w:r>
      <w:del w:id="3589" w:author="lv-xyr" w:date="2019-02-24T22:48:41Z">
        <w:r>
          <w:rPr>
            <w:rFonts w:ascii="Times New Roman" w:hAnsi="Times New Roman" w:cs="Times New Roman"/>
            <w:lang w:val="en-US"/>
          </w:rPr>
          <w:delText>to</w:delText>
        </w:r>
      </w:del>
      <w:ins w:id="3590" w:author="lv-xyr" w:date="2019-02-24T22:48:41Z">
        <w:r>
          <w:rPr>
            <w:rFonts w:hint="eastAsia" w:ascii="Times New Roman" w:hAnsi="Times New Roman" w:cs="Times New Roman"/>
            <w:lang w:val="en-US" w:eastAsia="zh-CN"/>
          </w:rPr>
          <w:t>and</w:t>
        </w:r>
      </w:ins>
      <w:r>
        <w:rPr>
          <w:rFonts w:ascii="Times New Roman" w:hAnsi="Times New Roman" w:cs="Times New Roman"/>
        </w:rPr>
        <w:t xml:space="preserve"> form</w:t>
      </w:r>
      <w:ins w:id="3591" w:author="lv-xyr" w:date="2019-02-24T22:48:55Z">
        <w:r>
          <w:rPr>
            <w:rFonts w:hint="eastAsia" w:ascii="Times New Roman" w:hAnsi="Times New Roman" w:cs="Times New Roman"/>
            <w:lang w:val="en-US" w:eastAsia="zh-CN"/>
          </w:rPr>
          <w:t>ing</w:t>
        </w:r>
      </w:ins>
      <w:r>
        <w:rPr>
          <w:rFonts w:ascii="Times New Roman" w:hAnsi="Times New Roman" w:cs="Times New Roman"/>
        </w:rPr>
        <w:t xml:space="preserve"> methane</w:t>
      </w:r>
      <w:del w:id="3592" w:author="lv-xyr" w:date="2019-02-24T22:48:46Z">
        <w:r>
          <w:rPr>
            <w:rFonts w:ascii="Times New Roman" w:hAnsi="Times New Roman" w:cs="Times New Roman"/>
          </w:rPr>
          <w:delText xml:space="preserve"> after</w:delText>
        </w:r>
      </w:del>
      <w:del w:id="3593" w:author="lv-xyr" w:date="2019-02-24T22:47:54Z">
        <w:r>
          <w:rPr>
            <w:rFonts w:ascii="Times New Roman" w:hAnsi="Times New Roman" w:cs="Times New Roman"/>
          </w:rPr>
          <w:delText xml:space="preserve"> detach</w:delText>
        </w:r>
      </w:del>
      <w:del w:id="3594" w:author="lv-xyr" w:date="2019-02-24T22:47:54Z">
        <w:r>
          <w:rPr>
            <w:rFonts w:ascii="Times New Roman" w:hAnsi="Times New Roman" w:cs="Times New Roman"/>
            <w:lang w:val="en-US"/>
          </w:rPr>
          <w:delText>ment</w:delText>
        </w:r>
      </w:del>
      <w:del w:id="3595" w:author="lv-xyr" w:date="2019-02-24T22:47:54Z">
        <w:r>
          <w:rPr>
            <w:rFonts w:ascii="Times New Roman" w:hAnsi="Times New Roman" w:cs="Times New Roman"/>
          </w:rPr>
          <w:delText xml:space="preserve"> from the side chain</w:delText>
        </w:r>
      </w:del>
      <w:r>
        <w:rPr>
          <w:rFonts w:ascii="Times New Roman" w:hAnsi="Times New Roman" w:cs="Times New Roman"/>
        </w:rPr>
        <w:t>.</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5</w:t>
      </w:r>
      <w:r>
        <w:rPr>
          <w:rFonts w:ascii="Times New Roman" w:hAnsi="Times New Roman" w:cs="Times New Roman"/>
        </w:rPr>
        <w:t>个甲烷分子生成(图10_e)在2600K左右，来源为分子团中侧链片段上C</w:t>
      </w:r>
      <w:r>
        <w:rPr>
          <w:rFonts w:ascii="Times New Roman" w:hAnsi="Times New Roman" w:cs="Times New Roman"/>
          <w:vertAlign w:val="subscript"/>
        </w:rPr>
        <w:t>123</w:t>
      </w:r>
      <w:r>
        <w:rPr>
          <w:rFonts w:ascii="Times New Roman" w:hAnsi="Times New Roman" w:cs="Times New Roman"/>
        </w:rPr>
        <w:t>-C</w:t>
      </w:r>
      <w:r>
        <w:rPr>
          <w:rFonts w:ascii="Times New Roman" w:hAnsi="Times New Roman" w:cs="Times New Roman"/>
          <w:vertAlign w:val="subscript"/>
        </w:rPr>
        <w:t>121</w:t>
      </w:r>
      <w:r>
        <w:rPr>
          <w:rFonts w:ascii="Times New Roman" w:hAnsi="Times New Roman" w:cs="Times New Roman"/>
        </w:rPr>
        <w:t>，由于C</w:t>
      </w:r>
      <w:r>
        <w:rPr>
          <w:rFonts w:ascii="Times New Roman" w:hAnsi="Times New Roman" w:cs="Times New Roman"/>
          <w:vertAlign w:val="subscript"/>
        </w:rPr>
        <w:t>123</w:t>
      </w:r>
      <w:r>
        <w:rPr>
          <w:rFonts w:ascii="Times New Roman" w:hAnsi="Times New Roman" w:cs="Times New Roman"/>
        </w:rPr>
        <w:t>离O</w:t>
      </w:r>
      <w:r>
        <w:rPr>
          <w:rFonts w:ascii="Times New Roman" w:hAnsi="Times New Roman" w:cs="Times New Roman"/>
          <w:vertAlign w:val="subscript"/>
        </w:rPr>
        <w:t>179</w:t>
      </w:r>
      <w:r>
        <w:rPr>
          <w:rFonts w:ascii="Times New Roman" w:hAnsi="Times New Roman" w:cs="Times New Roman"/>
        </w:rPr>
        <w:t>较近，O的电负性要比C的大，在此化学环境中力场和O的作用，致使C</w:t>
      </w:r>
      <w:r>
        <w:rPr>
          <w:rFonts w:ascii="Times New Roman" w:hAnsi="Times New Roman" w:cs="Times New Roman"/>
          <w:vertAlign w:val="subscript"/>
        </w:rPr>
        <w:t>123</w:t>
      </w:r>
      <w:r>
        <w:rPr>
          <w:rFonts w:ascii="Times New Roman" w:hAnsi="Times New Roman" w:cs="Times New Roman"/>
        </w:rPr>
        <w:t>从侧链上脱落后形成苯甲基生成甲烷。</w:t>
      </w:r>
    </w:p>
    <w:p>
      <w:pPr>
        <w:spacing w:line="314" w:lineRule="exact"/>
        <w:ind w:firstLine="420" w:firstLineChars="200"/>
        <w:rPr>
          <w:rFonts w:ascii="Times New Roman" w:hAnsi="Times New Roman" w:cs="Times New Roman"/>
          <w:rPrChange w:id="3596" w:author="lv-xyr" w:date="2019-02-24T21:48:46Z">
            <w:rPr/>
          </w:rPrChange>
        </w:rPr>
      </w:pPr>
      <w:bookmarkStart w:id="22" w:name="_GoBack"/>
      <w:bookmarkEnd w:id="22"/>
      <w:r>
        <w:rPr>
          <w:rFonts w:ascii="Times New Roman" w:hAnsi="Times New Roman" w:cs="Times New Roman"/>
          <w:rPrChange w:id="3597" w:author="lv-xyr" w:date="2019-02-24T21:48:46Z">
            <w:rPr/>
          </w:rPrChange>
        </w:rPr>
        <w:t>The fifth methane molecule formation (Fig. 10_e) is around 2600K. The source is C123-C121 on the side chain fragment in the molecular group. Since C123 is closer to O179, the electronegativity of O is larger than that of C. In this chemical environment. The action of the force field and O causes C123 to fall off the side chain to form benzyl to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6</w:t>
      </w:r>
      <w:r>
        <w:rPr>
          <w:rFonts w:ascii="Times New Roman" w:hAnsi="Times New Roman" w:cs="Times New Roman"/>
        </w:rPr>
        <w:t>个甲烷分子生成(图10_f)在2610K左右，来源为分子结构中主链上的C</w:t>
      </w:r>
      <w:r>
        <w:rPr>
          <w:rFonts w:ascii="Times New Roman" w:hAnsi="Times New Roman" w:cs="Times New Roman"/>
          <w:vertAlign w:val="subscript"/>
        </w:rPr>
        <w:t>142</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，由于C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在此条件下断裂，导致C</w:t>
      </w:r>
      <w:r>
        <w:rPr>
          <w:rFonts w:ascii="Times New Roman" w:hAnsi="Times New Roman" w:cs="Times New Roman"/>
          <w:vertAlign w:val="subscript"/>
        </w:rPr>
        <w:t>142</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和比较稳定的C</w:t>
      </w:r>
      <w:r>
        <w:rPr>
          <w:rFonts w:ascii="Times New Roman" w:hAnsi="Times New Roman" w:cs="Times New Roman"/>
          <w:vertAlign w:val="subscript"/>
        </w:rPr>
        <w:t>27</w:t>
      </w:r>
      <w:r>
        <w:rPr>
          <w:rFonts w:ascii="Times New Roman" w:hAnsi="Times New Roman" w:cs="Times New Roman"/>
        </w:rPr>
        <w:t>之间的距离增加，致使C</w:t>
      </w:r>
      <w:r>
        <w:rPr>
          <w:rFonts w:ascii="Times New Roman" w:hAnsi="Times New Roman" w:cs="Times New Roman"/>
          <w:vertAlign w:val="subscript"/>
        </w:rPr>
        <w:t>142</w:t>
      </w:r>
      <w:r>
        <w:rPr>
          <w:rFonts w:ascii="Times New Roman" w:hAnsi="Times New Roman" w:cs="Times New Roman"/>
        </w:rPr>
        <w:t>从主链脂肪片段上脱落生成甲烷。</w:t>
      </w:r>
    </w:p>
    <w:p>
      <w:pPr>
        <w:spacing w:line="314" w:lineRule="exact"/>
        <w:ind w:firstLine="420" w:firstLineChars="200"/>
        <w:rPr>
          <w:rFonts w:ascii="Times New Roman" w:hAnsi="Times New Roman" w:cs="Times New Roman"/>
          <w:rPrChange w:id="3598" w:author="lv-xyr" w:date="2019-02-24T21:48:52Z">
            <w:rPr/>
          </w:rPrChange>
        </w:rPr>
      </w:pPr>
      <w:r>
        <w:rPr>
          <w:rFonts w:ascii="Times New Roman" w:hAnsi="Times New Roman" w:cs="Times New Roman"/>
          <w:rPrChange w:id="3599" w:author="lv-xyr" w:date="2019-02-24T21:48:52Z">
            <w:rPr/>
          </w:rPrChange>
        </w:rPr>
        <w:t>The sixth methane molecule formation (Fig. 10_f) is around 2610K. The source is C142-C42 on the main chain of the molecular structure. The C42-C40 breaks under this condition, resulting in the distance between C142-C42 and the relatively stable C27. The increase causes C142 to detach from the main chain fat fragment to form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7</w:t>
      </w:r>
      <w:r>
        <w:rPr>
          <w:rFonts w:ascii="Times New Roman" w:hAnsi="Times New Roman" w:cs="Times New Roman"/>
        </w:rPr>
        <w:t>个甲烷分子生成(图10_g)在2897K左右，来源为分子结构中主链上的C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Pr>
          <w:rFonts w:ascii="Times New Roman" w:hAnsi="Times New Roman" w:cs="Times New Roman"/>
        </w:rPr>
        <w:t>，在此模拟条件下，分子主链断裂形成一个主链片段，此时C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均已断裂，C</w:t>
      </w:r>
      <w:r>
        <w:rPr>
          <w:rFonts w:ascii="Times New Roman" w:hAnsi="Times New Roman" w:cs="Times New Roman"/>
          <w:vertAlign w:val="subscript"/>
        </w:rPr>
        <w:t>40</w:t>
      </w:r>
      <w:r>
        <w:rPr>
          <w:rFonts w:ascii="Times New Roman" w:hAnsi="Times New Roman" w:cs="Times New Roman"/>
        </w:rPr>
        <w:t>甲基暴露在了此分子片段最不稳定的最远端， 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Pr>
          <w:rFonts w:ascii="Times New Roman" w:hAnsi="Times New Roman" w:cs="Times New Roman"/>
        </w:rPr>
        <w:t>断裂，使C</w:t>
      </w:r>
      <w:r>
        <w:rPr>
          <w:rFonts w:ascii="Times New Roman" w:hAnsi="Times New Roman" w:cs="Times New Roman"/>
          <w:vertAlign w:val="subscript"/>
        </w:rPr>
        <w:t>40</w:t>
      </w:r>
      <w:r>
        <w:rPr>
          <w:rFonts w:ascii="Times New Roman" w:hAnsi="Times New Roman" w:cs="Times New Roman"/>
        </w:rPr>
        <w:t>从主链脂肪片段上脱落生成甲烷。</w:t>
      </w:r>
    </w:p>
    <w:p>
      <w:pPr>
        <w:spacing w:line="314" w:lineRule="exact"/>
        <w:ind w:firstLine="420" w:firstLineChars="200"/>
        <w:rPr>
          <w:rFonts w:ascii="Times New Roman" w:hAnsi="Times New Roman" w:cs="Times New Roman"/>
        </w:rPr>
      </w:pPr>
      <w:r>
        <w:rPr>
          <w:rFonts w:ascii="Times New Roman" w:hAnsi="Times New Roman" w:cs="Times New Roman"/>
          <w:rPrChange w:id="3600" w:author="lv-xyr" w:date="2019-02-24T21:48:58Z">
            <w:rPr/>
          </w:rPrChange>
        </w:rPr>
        <w:t>The seventh methane molecule formation (Fig. 10_g) is around 2897K. The source is C40-C39 on the main chain of the molecular structure. Under the simulated conditions, the molecular backbone breaks to form a main chain fragment. At this time, C44-C40, C42 -C40 has been broken, C40 methyl group is exposed to the most unstable distal end of this molecular fragment, C40-C39 is broken, and C40 is detached from the main chain fat fragment to form methane.</w:t>
      </w:r>
    </w:p>
    <w:p>
      <w:pPr>
        <w:spacing w:line="314" w:lineRule="exact"/>
        <w:ind w:firstLine="420" w:firstLineChars="200"/>
        <w:rPr>
          <w:rFonts w:ascii="Times New Roman" w:hAnsi="Times New Roman" w:cs="Times New Roman"/>
        </w:rPr>
      </w:pPr>
      <w:r>
        <w:rPr>
          <w:rFonts w:hint="eastAsia" w:ascii="Times New Roman" w:hAnsi="Times New Roman" w:cs="Times New Roman"/>
        </w:rPr>
        <w:t>在</w:t>
      </w:r>
      <w:r>
        <w:rPr>
          <w:rFonts w:ascii="Times New Roman" w:hAnsi="Times New Roman" w:cs="Times New Roman"/>
        </w:rPr>
        <w:t>此之后第二个模拟反应过程(图10_h)在2906K左右，此时图中标注的甲烷由于化学环境</w:t>
      </w:r>
      <w:r>
        <w:rPr>
          <w:rFonts w:hint="eastAsia" w:ascii="Times New Roman" w:hAnsi="Times New Roman" w:cs="Times New Roman"/>
        </w:rPr>
        <w:t>中作用力</w:t>
      </w:r>
      <w:r>
        <w:rPr>
          <w:rFonts w:ascii="Times New Roman" w:hAnsi="Times New Roman" w:cs="Times New Roman"/>
        </w:rPr>
        <w:t>的影响，分解生成一个甲基和氢离子。</w:t>
      </w:r>
    </w:p>
    <w:p>
      <w:pPr>
        <w:spacing w:line="314" w:lineRule="exact"/>
        <w:ind w:firstLine="420" w:firstLineChars="200"/>
        <w:rPr>
          <w:rFonts w:ascii="Times New Roman" w:hAnsi="Times New Roman" w:cs="Times New Roman"/>
        </w:rPr>
      </w:pPr>
      <w:r>
        <w:rPr>
          <w:rFonts w:hint="eastAsia" w:ascii="Times New Roman" w:hAnsi="Times New Roman" w:cs="Times New Roman"/>
        </w:rPr>
        <w:t>After this, the second simulated reaction process (Fig. 10_h) is around 2906K. At this time, the methane labeled in the figure decomposes to form a methyl group and a hydrogen ion due to the influence of the force in the chemical environment.</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最后一个重新生成甲烷的反应过程(图10_i)是在2960K左右，此时分子团已经</w:t>
      </w:r>
      <w:r>
        <w:rPr>
          <w:rFonts w:hint="eastAsia" w:ascii="Times New Roman" w:hAnsi="Times New Roman" w:cs="Times New Roman"/>
        </w:rPr>
        <w:t>裂解</w:t>
      </w:r>
      <w:r>
        <w:rPr>
          <w:rFonts w:ascii="Times New Roman" w:hAnsi="Times New Roman" w:cs="Times New Roman"/>
        </w:rPr>
        <w:t>为</w:t>
      </w:r>
      <w:r>
        <w:rPr>
          <w:rFonts w:hint="eastAsia" w:ascii="Times New Roman" w:hAnsi="Times New Roman" w:cs="Times New Roman"/>
        </w:rPr>
        <w:t>多</w:t>
      </w:r>
      <w:r>
        <w:rPr>
          <w:rFonts w:ascii="Times New Roman" w:hAnsi="Times New Roman" w:cs="Times New Roman"/>
        </w:rPr>
        <w:t>一个分子片段，在此化学环境下C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rPr>
        <w:t>断裂，使C</w:t>
      </w:r>
      <w:r>
        <w:rPr>
          <w:rFonts w:ascii="Times New Roman" w:hAnsi="Times New Roman" w:cs="Times New Roman"/>
          <w:vertAlign w:val="subscript"/>
        </w:rPr>
        <w:t>131</w:t>
      </w:r>
      <w:r>
        <w:rPr>
          <w:rFonts w:ascii="Times New Roman" w:hAnsi="Times New Roman" w:cs="Times New Roman"/>
        </w:rPr>
        <w:t>从分子中的一个侧链脂肪基团上脱落生成甲烷。</w:t>
      </w:r>
    </w:p>
    <w:p>
      <w:pPr>
        <w:rPr>
          <w:rFonts w:ascii="Times New Roman" w:hAnsi="Times New Roman" w:cs="Times New Roman"/>
        </w:rPr>
      </w:pPr>
      <w:r>
        <w:rPr>
          <w:rFonts w:hint="eastAsia" w:ascii="Times New Roman" w:hAnsi="Times New Roman" w:cs="Times New Roman"/>
        </w:rPr>
        <w:t>The last reaction to regenerate methane (Fig. 10_i) is around 2960K, when the molecular group has been cleaved into one more molecular fragment, in this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rPr>
        <w:t>Break, make C</w:t>
      </w:r>
      <w:r>
        <w:rPr>
          <w:rFonts w:ascii="Times New Roman" w:hAnsi="Times New Roman" w:cs="Times New Roman"/>
          <w:vertAlign w:val="subscript"/>
        </w:rPr>
        <w:t>131</w:t>
      </w:r>
      <w:r>
        <w:rPr>
          <w:rFonts w:ascii="Times New Roman" w:hAnsi="Times New Roman" w:cs="Times New Roman"/>
        </w:rPr>
        <w:t>Methane is formed by detaching from a side chain fatty group in the molecule.</w:t>
      </w:r>
    </w:p>
    <w:p>
      <w:pPr>
        <w:rPr>
          <w:rFonts w:ascii="Times New Roman" w:hAnsi="Times New Roman" w:cs="Times New Roman"/>
        </w:rPr>
      </w:pPr>
    </w:p>
    <w:p>
      <w:pPr>
        <w:rPr>
          <w:rFonts w:ascii="Times New Roman" w:hAnsi="Times New Roman" w:cs="Times New Roman"/>
          <w:bCs/>
          <w:sz w:val="18"/>
          <w:szCs w:val="18"/>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hint="eastAsia" w:ascii="Times New Roman" w:hAnsi="Times New Roman" w:cs="Times New Roman"/>
          <w:bCs/>
          <w:sz w:val="18"/>
          <w:szCs w:val="18"/>
        </w:rPr>
        <w:t>表6分子团模拟热解过程中断裂键的属性</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Table6 </w:t>
      </w:r>
      <w:r>
        <w:rPr>
          <w:rFonts w:ascii="Times New Roman" w:hAnsi="Times New Roman" w:cs="Times New Roman"/>
          <w:bCs/>
          <w:sz w:val="18"/>
          <w:szCs w:val="18"/>
        </w:rPr>
        <w:t xml:space="preserve">The properties of breaking key in simulated pyrolysis process of </w:t>
      </w:r>
      <w:r>
        <w:rPr>
          <w:rFonts w:hint="eastAsia" w:ascii="Times New Roman" w:hAnsi="Times New Roman" w:cs="Times New Roman"/>
          <w:bCs/>
          <w:sz w:val="18"/>
          <w:szCs w:val="18"/>
        </w:rPr>
        <w:t>m</w:t>
      </w:r>
      <w:r>
        <w:rPr>
          <w:rFonts w:ascii="Times New Roman" w:hAnsi="Times New Roman" w:cs="Times New Roman"/>
          <w:bCs/>
          <w:sz w:val="18"/>
          <w:szCs w:val="18"/>
        </w:rPr>
        <w:t>olecular group</w:t>
      </w:r>
    </w:p>
    <w:tbl>
      <w:tblPr>
        <w:tblStyle w:val="10"/>
        <w:tblW w:w="511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bottom w:val="single" w:color="auto" w:sz="4" w:space="0"/>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Bond type</w:t>
            </w:r>
          </w:p>
        </w:tc>
        <w:tc>
          <w:tcPr>
            <w:tcW w:w="1704" w:type="dxa"/>
            <w:tcBorders>
              <w:left w:val="nil"/>
              <w:bottom w:val="single" w:color="auto" w:sz="4" w:space="0"/>
              <w:right w:val="nil"/>
            </w:tcBorders>
            <w:vAlign w:val="center"/>
          </w:tcPr>
          <w:p>
            <w:pPr>
              <w:jc w:val="center"/>
              <w:rPr>
                <w:rFonts w:ascii="宋体" w:hAnsi="宋体" w:eastAsia="宋体" w:cs="宋体"/>
                <w:color w:val="000000"/>
                <w:kern w:val="0"/>
                <w:sz w:val="15"/>
                <w:szCs w:val="15"/>
              </w:rPr>
            </w:pPr>
            <w:r>
              <w:rPr>
                <w:rFonts w:hint="eastAsia" w:ascii="Times New Roman" w:hAnsi="Times New Roman" w:eastAsia="宋体" w:cs="Times New Roman"/>
                <w:color w:val="000000"/>
                <w:kern w:val="0"/>
                <w:sz w:val="15"/>
                <w:szCs w:val="15"/>
              </w:rPr>
              <w:t>Length/</w:t>
            </w:r>
            <w:r>
              <w:rPr>
                <w:rFonts w:ascii="Times New Roman" w:hAnsi="Times New Roman" w:eastAsia="宋体" w:cs="Times New Roman"/>
              </w:rPr>
              <w:t xml:space="preserve"> </w:t>
            </w:r>
            <w:r>
              <w:rPr>
                <w:rFonts w:ascii="Times New Roman" w:hAnsi="Times New Roman" w:eastAsia="宋体" w:cs="Times New Roman"/>
                <w:color w:val="000000"/>
                <w:kern w:val="0"/>
                <w:sz w:val="15"/>
                <w:szCs w:val="15"/>
              </w:rPr>
              <w:t>Å</w:t>
            </w:r>
          </w:p>
        </w:tc>
        <w:tc>
          <w:tcPr>
            <w:tcW w:w="1704" w:type="dxa"/>
            <w:tcBorders>
              <w:left w:val="nil"/>
              <w:bottom w:val="single" w:color="auto" w:sz="4" w:space="0"/>
              <w:right w:val="nil"/>
            </w:tcBorders>
            <w:vAlign w:val="center"/>
          </w:tcPr>
          <w:p>
            <w:pPr>
              <w:jc w:val="center"/>
              <w:rPr>
                <w:rFonts w:ascii="宋体" w:hAnsi="宋体" w:eastAsia="宋体" w:cs="宋体"/>
                <w:color w:val="000000"/>
                <w:kern w:val="0"/>
                <w:sz w:val="15"/>
                <w:szCs w:val="15"/>
              </w:rPr>
            </w:pPr>
            <w:r>
              <w:rPr>
                <w:rFonts w:hint="eastAsia" w:ascii="Times New Roman" w:hAnsi="Times New Roman" w:eastAsia="宋体" w:cs="Times New Roman"/>
                <w:color w:val="000000"/>
                <w:kern w:val="0"/>
                <w:sz w:val="15"/>
                <w:szCs w:val="15"/>
              </w:rPr>
              <w:t>Bond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130</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89</w:t>
            </w:r>
          </w:p>
        </w:tc>
        <w:tc>
          <w:tcPr>
            <w:tcW w:w="1704" w:type="dxa"/>
            <w:tcBorders>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c>
          <w:tcPr>
            <w:tcW w:w="1704" w:type="dxa"/>
            <w:tcBorders>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176</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21</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8</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4</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180</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158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123</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121</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1.37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40</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39</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1.19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134</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41</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131</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93</w:t>
            </w:r>
          </w:p>
        </w:tc>
        <w:tc>
          <w:tcPr>
            <w:tcW w:w="1704" w:type="dxa"/>
            <w:tcBorders>
              <w:top w:val="nil"/>
              <w:left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1.20</w:t>
            </w:r>
          </w:p>
        </w:tc>
      </w:tr>
    </w:tbl>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hint="eastAsia" w:ascii="Times New Roman" w:hAnsi="Times New Roman" w:cs="Times New Roman"/>
        </w:rPr>
        <w:t>从</w:t>
      </w:r>
      <w:r>
        <w:rPr>
          <w:rFonts w:ascii="Times New Roman" w:hAnsi="Times New Roman" w:cs="Times New Roman"/>
        </w:rPr>
        <w:t>甲基生成甲烷的C-C键的键长和键级</w:t>
      </w:r>
      <w:r>
        <w:rPr>
          <w:rFonts w:hint="eastAsia" w:ascii="Times New Roman" w:hAnsi="Times New Roman" w:cs="Times New Roman"/>
        </w:rPr>
        <w:t>表征</w:t>
      </w:r>
      <w:r>
        <w:rPr>
          <w:rFonts w:ascii="Times New Roman" w:hAnsi="Times New Roman" w:cs="Times New Roman"/>
        </w:rPr>
        <w:t>(表6)看出，断裂生成甲基的C-C键的键长都</w:t>
      </w:r>
      <w:r>
        <w:rPr>
          <w:rFonts w:hint="eastAsia" w:ascii="Times New Roman" w:hAnsi="Times New Roman" w:cs="Times New Roman"/>
        </w:rPr>
        <w:t>较大</w:t>
      </w:r>
      <w:r>
        <w:rPr>
          <w:rFonts w:ascii="Times New Roman" w:hAnsi="Times New Roman" w:cs="Times New Roman"/>
        </w:rPr>
        <w:t>，而键级相差不大，根据键长越大越不稳定的</w:t>
      </w:r>
      <w:r>
        <w:rPr>
          <w:rFonts w:hint="eastAsia" w:ascii="Times New Roman" w:hAnsi="Times New Roman" w:cs="Times New Roman"/>
        </w:rPr>
        <w:t>基本</w:t>
      </w:r>
      <w:r>
        <w:rPr>
          <w:rFonts w:ascii="Times New Roman" w:hAnsi="Times New Roman" w:cs="Times New Roman"/>
        </w:rPr>
        <w:t>原理，得出在生成甲烷的过程中键长为影响C-C键断裂生成甲基的主要因素，键级为次要因素。</w:t>
      </w:r>
    </w:p>
    <w:p>
      <w:pPr>
        <w:spacing w:line="312" w:lineRule="exact"/>
        <w:ind w:firstLine="420" w:firstLineChars="200"/>
        <w:rPr>
          <w:rFonts w:ascii="Times New Roman" w:hAnsi="Times New Roman" w:cs="Times New Roman"/>
        </w:rPr>
      </w:pPr>
      <w:r>
        <w:rPr>
          <w:rFonts w:hint="eastAsia" w:ascii="Times New Roman" w:hAnsi="Times New Roman" w:cs="Times New Roman"/>
        </w:rPr>
        <w:t>The bond length and bond level characterization of the CC bond from methyl group to methane (Table 6) shows that the bond length of the CC bond that breaks to form a methyl group is large, and the bond level is not much different. The basic principle is that the bond length in the process of generating methane is the main factor affecting the formation of methyl group by CC bond cleavage, and the bond level is a secondary factor.</w:t>
      </w:r>
    </w:p>
    <w:p>
      <w:pPr>
        <w:spacing w:line="314" w:lineRule="exact"/>
        <w:ind w:firstLine="420" w:firstLineChars="200"/>
        <w:rPr>
          <w:rFonts w:ascii="Times New Roman" w:hAnsi="Times New Roman" w:cs="Times New Roman"/>
        </w:rPr>
      </w:pPr>
      <w:r>
        <w:rPr>
          <w:rFonts w:ascii="Times New Roman" w:hAnsi="Times New Roman" w:cs="Times New Roman"/>
        </w:rPr>
        <w:t>从5个煤结构模型分子热解模拟中看出，首先是系统势能升高使得处于分子团边缘最活跃的甲基脱落生成甲烷，随后在1020K之前5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2900K左右，会有部分甲烷在高温作用下分解为甲基和氢离子，此时氢离子和甲基的数量都会有轻微的变化，这种反应生成的甲基活性较高，在随后反应中会重新生成甲烷。</w:t>
      </w:r>
    </w:p>
    <w:p>
      <w:pPr>
        <w:spacing w:line="314" w:lineRule="exact"/>
        <w:ind w:firstLine="420" w:firstLineChars="200"/>
        <w:rPr>
          <w:rFonts w:ascii="Times New Roman" w:hAnsi="Times New Roman" w:cs="Times New Roman"/>
        </w:rPr>
      </w:pPr>
      <w:r>
        <w:rPr>
          <w:rFonts w:ascii="Times New Roman" w:hAnsi="Times New Roman" w:cs="Times New Roman"/>
        </w:rPr>
        <w:t>From the simulation of molecular coal pyrolysis of five coal structure models, the first is that the potential energy of the system rises, so that the most active methyl group at the edge of the molecular group falls off to form methane, and then in the molecular group composed of five coal structure model molecules before 1020K. The main structure undergoes thermal cracking reaction, the main side chain functional groups are successively detached from the molecular group, and the shed side chain functional groups are also subjected to secondary cleavage due to their own chemical environment, and then the corresponding methyl groups are successively detached to form methane during heating. It is worth noting that in the process of methane formation, especially around 2900K, some methane will decompose into methyl and hydrogen ions under high temperature, and the amount of hydrogen ions and methyl groups will change slightly. The reaction produces a higher methyl activity and regenerates methane in subsequent reactions.</w:t>
      </w:r>
    </w:p>
    <w:p>
      <w:pPr>
        <w:spacing w:line="314" w:lineRule="exact"/>
        <w:ind w:firstLine="420" w:firstLineChars="200"/>
        <w:rPr>
          <w:rFonts w:ascii="Times New Roman" w:hAnsi="Times New Roman" w:cs="Times New Roman"/>
        </w:rPr>
      </w:pPr>
    </w:p>
    <w:p>
      <w:pPr>
        <w:spacing w:line="312" w:lineRule="atLeast"/>
        <w:outlineLvl w:val="0"/>
        <w:rPr>
          <w:rFonts w:ascii="Times New Roman" w:hAnsi="Times New Roman" w:eastAsia="黑体" w:cs="Times New Roman"/>
          <w:b/>
          <w:sz w:val="24"/>
          <w:szCs w:val="24"/>
        </w:rPr>
      </w:pPr>
      <w:r>
        <w:rPr>
          <w:rFonts w:ascii="Times New Roman" w:hAnsi="Times New Roman" w:eastAsia="黑体" w:cs="Times New Roman"/>
          <w:b/>
          <w:sz w:val="24"/>
          <w:szCs w:val="24"/>
        </w:rPr>
        <w:t>2.3</w:t>
      </w:r>
      <w:r>
        <w:rPr>
          <w:rFonts w:hint="eastAsia" w:ascii="Times New Roman" w:hAnsi="Times New Roman" w:eastAsia="黑体" w:cs="Times New Roman"/>
          <w:b/>
          <w:sz w:val="24"/>
          <w:szCs w:val="24"/>
        </w:rPr>
        <w:t xml:space="preserve"> </w:t>
      </w:r>
      <w:r>
        <w:rPr>
          <w:rFonts w:ascii="Times New Roman" w:hAnsi="Times New Roman" w:eastAsia="黑体" w:cs="Times New Roman"/>
          <w:b/>
          <w:sz w:val="24"/>
          <w:szCs w:val="24"/>
        </w:rPr>
        <w:t>样品的热重-质谱试验</w:t>
      </w:r>
      <w:r>
        <w:rPr>
          <w:rFonts w:hint="eastAsia" w:ascii="Times New Roman" w:hAnsi="Times New Roman" w:eastAsia="黑体" w:cs="Times New Roman"/>
          <w:b/>
          <w:sz w:val="24"/>
          <w:szCs w:val="24"/>
        </w:rPr>
        <w:t>分析</w:t>
      </w:r>
    </w:p>
    <w:p>
      <w:pPr>
        <w:spacing w:line="312" w:lineRule="atLeast"/>
        <w:outlineLvl w:val="0"/>
        <w:rPr>
          <w:rFonts w:ascii="Times New Roman" w:hAnsi="Times New Roman" w:eastAsia="黑体" w:cs="Times New Roman"/>
          <w:b/>
        </w:rPr>
      </w:pPr>
      <w:r>
        <w:rPr>
          <w:rFonts w:hint="eastAsia" w:ascii="Times New Roman" w:hAnsi="Times New Roman" w:eastAsia="黑体" w:cs="Times New Roman"/>
          <w:b/>
          <w:sz w:val="24"/>
        </w:rPr>
        <w:t>2.3 Thermogravimetric-mass spectrometry analysis of samples</w:t>
      </w:r>
    </w:p>
    <w:p>
      <w:pPr>
        <w:spacing w:line="312" w:lineRule="atLeast"/>
        <w:outlineLvl w:val="0"/>
        <w:rPr>
          <w:rFonts w:ascii="Times New Roman" w:hAnsi="Times New Roman" w:eastAsia="黑体" w:cs="Times New Roman"/>
          <w:b/>
          <w:szCs w:val="21"/>
        </w:rPr>
      </w:pPr>
    </w:p>
    <w:p>
      <w:pPr>
        <w:spacing w:line="312" w:lineRule="exact"/>
        <w:ind w:firstLine="420" w:firstLineChars="200"/>
        <w:rPr>
          <w:rFonts w:ascii="Times New Roman" w:hAnsi="Times New Roman" w:cs="Times New Roman"/>
        </w:rPr>
      </w:pPr>
      <w:r>
        <w:rPr>
          <w:rFonts w:ascii="Times New Roman" w:hAnsi="Times New Roman" w:cs="Times New Roman"/>
        </w:rPr>
        <w:t>通过试验可获得样品失重及失重速率曲线(图11)与甲烷析出速率曲线(图12)。</w:t>
      </w:r>
    </w:p>
    <w:p>
      <w:pPr>
        <w:spacing w:line="312" w:lineRule="exact"/>
        <w:ind w:firstLine="420" w:firstLineChars="200"/>
        <w:rPr>
          <w:rFonts w:ascii="Times New Roman" w:hAnsi="Times New Roman" w:cs="Times New Roman"/>
        </w:rPr>
      </w:pPr>
      <w:r>
        <w:rPr>
          <w:rFonts w:ascii="Times New Roman" w:hAnsi="Times New Roman" w:cs="Times New Roman"/>
        </w:rPr>
        <w:t>The sample weight loss and weight loss rate curve (Fig. 11) and the methane precipitation rate curve (Fig. 12) were obtained through experiments.</w:t>
      </w:r>
    </w:p>
    <w:p>
      <w:pPr>
        <w:spacing w:line="312" w:lineRule="exact"/>
        <w:ind w:firstLine="440" w:firstLineChars="200"/>
        <w:rPr>
          <w:rFonts w:ascii="Times New Roman" w:hAnsi="Times New Roman" w:eastAsia="宋体" w:cs="Times New Roman"/>
          <w:color w:val="FF0000"/>
          <w:sz w:val="22"/>
        </w:rPr>
      </w:pPr>
    </w:p>
    <w:p>
      <w:pPr>
        <w:jc w:val="center"/>
        <w:sectPr>
          <w:type w:val="continuous"/>
          <w:pgSz w:w="11906" w:h="16838"/>
          <w:pgMar w:top="1440" w:right="1800" w:bottom="1440" w:left="1800" w:header="851" w:footer="992" w:gutter="0"/>
          <w:cols w:space="425" w:num="1"/>
          <w:docGrid w:type="lines" w:linePitch="312" w:charSpace="0"/>
        </w:sectPr>
      </w:pPr>
    </w:p>
    <w:p>
      <w:pPr>
        <w:jc w:val="center"/>
        <w:sectPr>
          <w:type w:val="continuous"/>
          <w:pgSz w:w="11906" w:h="16838"/>
          <w:pgMar w:top="1440" w:right="1800" w:bottom="1440" w:left="1800" w:header="851" w:footer="992" w:gutter="0"/>
          <w:cols w:space="425" w:num="1"/>
          <w:docGrid w:type="lines" w:linePitch="312" w:charSpace="0"/>
        </w:sectPr>
      </w:pPr>
    </w:p>
    <w:p>
      <w:pPr>
        <w:jc w:val="center"/>
      </w:pPr>
      <w:r>
        <w:object>
          <v:shape id="_x0000_i1034" o:spt="75" type="#_x0000_t75" style="height:155.5pt;width:243.35pt;" o:ole="t" filled="f" o:preferrelative="t" stroked="f" coordsize="21600,21600">
            <v:path/>
            <v:fill on="f" focussize="0,0"/>
            <v:stroke on="f" joinstyle="miter"/>
            <v:imagedata r:id="rId30" o:title=""/>
            <o:lock v:ext="edit" aspectratio="t"/>
            <w10:wrap type="none"/>
            <w10:anchorlock/>
          </v:shape>
          <o:OLEObject Type="Embed" ProgID="Origin50.Graph" ShapeID="_x0000_i1034" DrawAspect="Content" ObjectID="_1468075734" r:id="rId29">
            <o:LockedField>false</o:LockedField>
          </o:OLEObject>
        </w:object>
      </w:r>
    </w:p>
    <w:p>
      <w:pPr>
        <w:jc w:val="center"/>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bCs/>
          <w:sz w:val="18"/>
          <w:szCs w:val="18"/>
        </w:rPr>
        <w:t>图</w:t>
      </w:r>
      <w:r>
        <w:rPr>
          <w:rFonts w:hint="eastAsia" w:ascii="Times New Roman" w:hAnsi="Times New Roman" w:cs="Times New Roman"/>
          <w:bCs/>
          <w:sz w:val="18"/>
          <w:szCs w:val="18"/>
        </w:rPr>
        <w:t xml:space="preserve">11 </w:t>
      </w:r>
      <w:r>
        <w:rPr>
          <w:rFonts w:ascii="Times New Roman" w:hAnsi="Times New Roman" w:cs="Times New Roman"/>
          <w:bCs/>
          <w:sz w:val="18"/>
          <w:szCs w:val="18"/>
        </w:rPr>
        <w:t>样品失重</w:t>
      </w:r>
      <w:r>
        <w:rPr>
          <w:rFonts w:hint="eastAsia" w:ascii="Times New Roman" w:hAnsi="Times New Roman" w:cs="Times New Roman"/>
          <w:bCs/>
          <w:sz w:val="18"/>
          <w:szCs w:val="18"/>
        </w:rPr>
        <w:t>及失重速率曲线</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Fig.11 </w:t>
      </w:r>
      <w:r>
        <w:rPr>
          <w:rFonts w:ascii="Times New Roman" w:hAnsi="Times New Roman" w:cs="Times New Roman"/>
          <w:bCs/>
          <w:sz w:val="18"/>
          <w:szCs w:val="18"/>
        </w:rPr>
        <w:t>Sample weightlessness curve and weightlessness rate curve</w:t>
      </w:r>
    </w:p>
    <w:p>
      <w:pPr>
        <w:widowControl/>
        <w:ind w:firstLine="420" w:firstLineChars="200"/>
        <w:jc w:val="left"/>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widowControl/>
        <w:ind w:firstLine="420" w:firstLineChars="200"/>
        <w:jc w:val="left"/>
        <w:rPr>
          <w:rFonts w:ascii="Times New Roman" w:hAnsi="Times New Roman" w:cs="Times New Roman"/>
        </w:rPr>
      </w:pPr>
      <w:r>
        <w:rPr>
          <w:rFonts w:ascii="Times New Roman" w:hAnsi="Times New Roman" w:cs="Times New Roman"/>
        </w:rPr>
        <w:t>由上图可看出600K前的反应为样品受热脱除煤中吸附水及吸附气体</w:t>
      </w:r>
      <w:r>
        <w:rPr>
          <w:rFonts w:ascii="Times New Roman" w:hAnsi="Times New Roman" w:cs="Times New Roman"/>
          <w:vertAlign w:val="superscript"/>
        </w:rPr>
        <w:t xml:space="preserve"> [24]</w:t>
      </w:r>
      <w:r>
        <w:rPr>
          <w:rFonts w:ascii="Times New Roman" w:hAnsi="Times New Roman" w:cs="Times New Roman"/>
        </w:rPr>
        <w:t>，样品从600K开始剧烈反应热解，样品失重明显并在785K时达到最大失重速率0.08%/K，此时煤大分子结构发生解聚和分解，有大量的挥发气体产生。在600K至785K期间，样品失重率为5.92 %，在785K 至 866K时为5.02%，在785K最大失重率前样品热解焦油产率增加，785K后焦油量析出减少生成大量气体，</w:t>
      </w:r>
      <w:r>
        <w:rPr>
          <w:rFonts w:ascii="Times New Roman" w:hAnsi="Times New Roman" w:cs="Times New Roman"/>
          <w:szCs w:val="21"/>
        </w:rPr>
        <w:t>随着温度增加样品</w:t>
      </w:r>
      <w:r>
        <w:rPr>
          <w:rFonts w:ascii="Times New Roman" w:hAnsi="Times New Roman" w:cs="Times New Roman"/>
        </w:rPr>
        <w:t>失重速率减小</w:t>
      </w:r>
      <w:r>
        <w:rPr>
          <w:rFonts w:ascii="Times New Roman" w:hAnsi="Times New Roman" w:cs="Times New Roman"/>
          <w:szCs w:val="21"/>
        </w:rPr>
        <w:t>，挥发分基本完全析出，此过程中主要反应为热解产物的二次反应，</w:t>
      </w:r>
      <w:r>
        <w:rPr>
          <w:rFonts w:ascii="Times New Roman" w:hAnsi="Times New Roman" w:cs="Times New Roman"/>
        </w:rPr>
        <w:t>析出以甲烷为主</w:t>
      </w:r>
      <w:r>
        <w:rPr>
          <w:rFonts w:hint="eastAsia" w:ascii="Times New Roman" w:hAnsi="Times New Roman" w:cs="Times New Roman"/>
        </w:rPr>
        <w:t>的</w:t>
      </w:r>
      <w:r>
        <w:rPr>
          <w:rFonts w:ascii="Times New Roman" w:hAnsi="Times New Roman" w:cs="Times New Roman"/>
        </w:rPr>
        <w:t>气体。</w:t>
      </w:r>
    </w:p>
    <w:p/>
    <w:p>
      <w:pPr>
        <w:sectPr>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rPr>
        <w:t>It can be seen from the above figure that the reaction before 600K is to remove the adsorbed water and adsorbed gas from the sample by heat removal.</w:t>
      </w:r>
      <w:r>
        <w:rPr>
          <w:rFonts w:ascii="Times New Roman" w:hAnsi="Times New Roman" w:cs="Times New Roman"/>
          <w:vertAlign w:val="superscript"/>
        </w:rPr>
        <w:t xml:space="preserve"> [24]</w:t>
      </w:r>
      <w:r>
        <w:rPr>
          <w:rFonts w:hint="eastAsia" w:ascii="Times New Roman" w:hAnsi="Times New Roman" w:cs="Times New Roman"/>
        </w:rPr>
        <w:t>The sample began to react violently with pyrolysis from 600K. The weight loss of the sample was obvious and reached the maximum weight loss rate of 0.08%/K at 785K. At this time, the macromolecular structure of the coal depolymerized and decomposed, and a large amount of volatile gas was produced. During 600K to 785K, the sample weight loss rate was 5.92%, 5.02% at 785K to 866K, the sample pyrolysis tar yield increased before the 785K maximum weight loss rate, and the tar amount decreased after 785K to generate a large amount of gas, with increasing temperature. The weight loss rate of the sample is reduced, and the volatile matter is completely precipitated. In this process, the main reaction is a secondary reaction of the pyrolysis product, and a methane-based gas is precipitated.</w:t>
      </w:r>
    </w:p>
    <w:p>
      <w:pPr>
        <w:jc w:val="center"/>
      </w:pPr>
      <w:r>
        <w:object>
          <v:shape id="_x0000_i1035" o:spt="75" type="#_x0000_t75" style="height:184.8pt;width:278.9pt;" o:ole="t" filled="f" o:preferrelative="t" stroked="f" coordsize="21600,21600">
            <v:path/>
            <v:fill on="f" focussize="0,0"/>
            <v:stroke on="f" joinstyle="miter"/>
            <v:imagedata r:id="rId32" o:title=""/>
            <o:lock v:ext="edit" aspectratio="t"/>
            <w10:wrap type="none"/>
            <w10:anchorlock/>
          </v:shape>
          <o:OLEObject Type="Embed" ProgID="Origin50.Graph" ShapeID="_x0000_i1035" DrawAspect="Content" ObjectID="_1468075735" r:id="rId31">
            <o:LockedField>false</o:LockedField>
          </o:OLEObject>
        </w:object>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12 样品热解过程中</w:t>
      </w:r>
      <w:r>
        <w:rPr>
          <w:rFonts w:ascii="Times New Roman" w:hAnsi="Times New Roman" w:cs="Times New Roman"/>
          <w:bCs/>
          <w:sz w:val="18"/>
          <w:szCs w:val="18"/>
        </w:rPr>
        <w:t>甲烷析出速率曲线</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Fig.12 </w:t>
      </w:r>
      <w:r>
        <w:rPr>
          <w:rFonts w:ascii="Times New Roman" w:hAnsi="Times New Roman" w:cs="Times New Roman"/>
          <w:bCs/>
          <w:sz w:val="18"/>
          <w:szCs w:val="18"/>
        </w:rPr>
        <w:t>Methane emission rate curve during pyrolysis</w:t>
      </w:r>
      <w:r>
        <w:rPr>
          <w:rFonts w:hint="eastAsia" w:ascii="Times New Roman" w:hAnsi="Times New Roman" w:cs="Times New Roman"/>
          <w:bCs/>
          <w:sz w:val="18"/>
          <w:szCs w:val="18"/>
        </w:rPr>
        <w:t xml:space="preserve"> </w:t>
      </w:r>
      <w:r>
        <w:rPr>
          <w:rFonts w:ascii="Times New Roman" w:hAnsi="Times New Roman" w:cs="Times New Roman"/>
          <w:bCs/>
          <w:sz w:val="18"/>
          <w:szCs w:val="18"/>
        </w:rPr>
        <w:t>of samples</w:t>
      </w:r>
    </w:p>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ascii="Times New Roman" w:hAnsi="Times New Roman" w:cs="Times New Roman"/>
        </w:rPr>
        <w:t>煤热解中主要有三类反应产生</w:t>
      </w:r>
      <w:r>
        <w:rPr>
          <w:rFonts w:ascii="Times New Roman" w:hAnsi="Times New Roman" w:cs="Times New Roman"/>
          <w:color w:val="231F20"/>
          <w:szCs w:val="21"/>
        </w:rPr>
        <w:t>甲烷</w:t>
      </w:r>
      <w:r>
        <w:rPr>
          <w:rFonts w:ascii="Times New Roman" w:hAnsi="Times New Roman" w:cs="Times New Roman"/>
        </w:rPr>
        <w:t>，</w:t>
      </w:r>
      <w:r>
        <w:rPr>
          <w:rFonts w:ascii="Times New Roman" w:hAnsi="Times New Roman" w:cs="Times New Roman"/>
          <w:color w:val="231F20"/>
          <w:szCs w:val="21"/>
        </w:rPr>
        <w:t>甲烷</w:t>
      </w:r>
      <w:r>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C-C键的断裂而生成；煤中芳香结构缩合聚合作用生成的脂环结构释放的甲基而生成。</w:t>
      </w:r>
    </w:p>
    <w:p>
      <w:pPr>
        <w:spacing w:line="312" w:lineRule="exact"/>
        <w:ind w:firstLine="420" w:firstLineChars="200"/>
        <w:rPr>
          <w:rFonts w:ascii="Times New Roman" w:hAnsi="Times New Roman" w:cs="Times New Roman"/>
        </w:rPr>
      </w:pPr>
      <w:r>
        <w:rPr>
          <w:rFonts w:ascii="Times New Roman" w:hAnsi="Times New Roman" w:cs="Times New Roman"/>
        </w:rPr>
        <w:t>There are three main types of reactions in coal pyrolysis.Methane and methane radicals are formed by secondary cleavage of long-chain aliphatic hydrocarbons and cleavage of short aliphatic chains, methoxy groups, alcohol functional groups, and methyl groups in methyl ester fat side chains linked by hetero atoms; The methyl group linked to the naphthene and the naphthenic structure is formed at the high temperature stage by the cleavage of the CC bond; and the methyl group released by the alicyclic structure formed by the condensation polymerization of the aromatic structure in the coal is formed.</w:t>
      </w:r>
    </w:p>
    <w:p>
      <w:pPr>
        <w:spacing w:line="312" w:lineRule="exact"/>
        <w:ind w:firstLine="420" w:firstLineChars="200"/>
        <w:rPr>
          <w:rFonts w:ascii="Times New Roman" w:hAnsi="Times New Roman" w:cs="Times New Roman"/>
        </w:rPr>
      </w:pPr>
      <w:r>
        <w:rPr>
          <w:rFonts w:ascii="Times New Roman" w:hAnsi="Times New Roman" w:cs="Times New Roman"/>
        </w:rPr>
        <w:t>从</w:t>
      </w:r>
      <w:r>
        <w:rPr>
          <w:rFonts w:ascii="Times New Roman" w:hAnsi="Times New Roman" w:cs="Times New Roman"/>
          <w:color w:val="231F20"/>
          <w:szCs w:val="21"/>
        </w:rPr>
        <w:t>甲烷</w:t>
      </w:r>
      <w:r>
        <w:rPr>
          <w:rFonts w:ascii="Times New Roman" w:hAnsi="Times New Roman" w:cs="Times New Roman"/>
        </w:rPr>
        <w:t>逸出速率曲线可以看出，680K开始甲烷析出速率逐渐增大，至820K增至最大后一直减小。最大</w:t>
      </w:r>
      <w:r>
        <w:rPr>
          <w:rFonts w:ascii="Times New Roman" w:hAnsi="Times New Roman" w:cs="Times New Roman"/>
          <w:color w:val="231F20"/>
          <w:szCs w:val="21"/>
        </w:rPr>
        <w:t>甲烷</w:t>
      </w:r>
      <w:r>
        <w:rPr>
          <w:rFonts w:ascii="Times New Roman" w:hAnsi="Times New Roman" w:cs="Times New Roman"/>
        </w:rPr>
        <w:t>析出量温度820K大于最大失重温度785K，分析原因可能为煤中桥键断裂生成自由基在820K时达到最大值，随后急剧下降生成大量氢气与活性半焦发生加氢反应生成</w:t>
      </w:r>
      <w:r>
        <w:rPr>
          <w:rFonts w:ascii="Times New Roman" w:hAnsi="Times New Roman" w:cs="Times New Roman"/>
          <w:color w:val="231F20"/>
          <w:szCs w:val="21"/>
        </w:rPr>
        <w:t>甲烷</w:t>
      </w:r>
      <w:r>
        <w:rPr>
          <w:rFonts w:ascii="Times New Roman" w:hAnsi="Times New Roman" w:cs="Times New Roman"/>
        </w:rPr>
        <w:t>。</w:t>
      </w:r>
    </w:p>
    <w:p>
      <w:pPr>
        <w:spacing w:line="312" w:lineRule="atLeast"/>
        <w:outlineLvl w:val="0"/>
      </w:pPr>
    </w:p>
    <w:p>
      <w:pPr>
        <w:spacing w:line="312" w:lineRule="atLeast"/>
        <w:outlineLvl w:val="0"/>
        <w:sectPr>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rPr>
        <w:t>It can be seen from the methane evolution rate curve that the methane precipitation rate starts to increase gradually at 680K, and decreases until the maximum value is 820K. The maximum methane precipitation temperature 820K is greater than the maximum weight loss temperature 785K. The reason for the analysis may be that the free radical generated by bridging in the coal reaches a maximum at 820K, and then a sharp drop is generated to generate a large amount of hydrogen and the active semi-coke is hydrogenated</w:t>
      </w:r>
      <w:r>
        <w:rPr>
          <w:rFonts w:hint="eastAsia" w:ascii="Times New Roman" w:hAnsi="Times New Roman" w:cs="Times New Roman"/>
        </w:rPr>
        <w:t xml:space="preserve"> </w:t>
      </w:r>
      <w:r>
        <w:rPr>
          <w:rFonts w:ascii="Times New Roman" w:hAnsi="Times New Roman" w:cs="Times New Roman"/>
          <w:color w:val="231F20"/>
        </w:rPr>
        <w:t>Methane</w:t>
      </w:r>
      <w:r>
        <w:rPr>
          <w:rFonts w:ascii="Times New Roman" w:hAnsi="Times New Roman" w:cs="Times New Roman"/>
        </w:rPr>
        <w:t>。</w:t>
      </w:r>
    </w:p>
    <w:p>
      <w:pPr>
        <w:spacing w:line="312" w:lineRule="atLeast"/>
        <w:jc w:val="center"/>
        <w:outlineLvl w:val="0"/>
      </w:pPr>
      <w:r>
        <w:object>
          <v:shape id="_x0000_i1036" o:spt="75" type="#_x0000_t75" style="height:188.15pt;width:265.9pt;" o:ole="t" filled="f" o:preferrelative="t" stroked="f" coordsize="21600,21600">
            <v:path/>
            <v:fill on="f" focussize="0,0"/>
            <v:stroke on="f" joinstyle="miter"/>
            <v:imagedata r:id="rId34" o:title=""/>
            <o:lock v:ext="edit" aspectratio="t"/>
            <w10:wrap type="none"/>
            <w10:anchorlock/>
          </v:shape>
          <o:OLEObject Type="Embed" ProgID="Origin50.Graph" ShapeID="_x0000_i1036" DrawAspect="Content" ObjectID="_1468075736" r:id="rId33">
            <o:LockedField>false</o:LockedField>
          </o:OLEObject>
        </w:object>
      </w:r>
    </w:p>
    <w:p>
      <w:pPr>
        <w:jc w:val="center"/>
        <w:rPr>
          <w:rFonts w:ascii="Times New Roman" w:hAnsi="Times New Roman" w:cs="Times New Roman"/>
          <w:bCs/>
          <w:sz w:val="18"/>
          <w:szCs w:val="18"/>
        </w:rPr>
      </w:pPr>
      <w:r>
        <w:rPr>
          <w:rFonts w:hint="eastAsia" w:ascii="Times New Roman" w:hAnsi="Times New Roman" w:cs="Times New Roman"/>
          <w:bCs/>
          <w:sz w:val="18"/>
          <w:szCs w:val="18"/>
        </w:rPr>
        <w:t>图13 热解模拟与试验中</w:t>
      </w:r>
      <w:r>
        <w:rPr>
          <w:rFonts w:ascii="Times New Roman" w:hAnsi="Times New Roman" w:cs="Times New Roman"/>
          <w:bCs/>
          <w:sz w:val="18"/>
          <w:szCs w:val="18"/>
        </w:rPr>
        <w:t>甲烷</w:t>
      </w:r>
      <w:r>
        <w:rPr>
          <w:rFonts w:hint="eastAsia" w:ascii="Times New Roman" w:hAnsi="Times New Roman" w:cs="Times New Roman"/>
          <w:bCs/>
          <w:sz w:val="18"/>
          <w:szCs w:val="18"/>
        </w:rPr>
        <w:t>的析出温度比较</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Fig.13 </w:t>
      </w:r>
      <w:r>
        <w:rPr>
          <w:rFonts w:ascii="Times New Roman" w:hAnsi="Times New Roman" w:cs="Times New Roman"/>
          <w:bCs/>
          <w:sz w:val="18"/>
          <w:szCs w:val="18"/>
        </w:rPr>
        <w:t>Comparison of methane precipitation temperature in pyrolysis simulation and experiment</w:t>
      </w:r>
    </w:p>
    <w:p>
      <w:pPr>
        <w:spacing w:line="312" w:lineRule="atLeast"/>
        <w:ind w:firstLine="420" w:firstLineChars="200"/>
        <w:jc w:val="left"/>
        <w:outlineLvl w:val="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atLeast"/>
        <w:ind w:firstLine="420" w:firstLineChars="200"/>
        <w:jc w:val="left"/>
        <w:outlineLvl w:val="0"/>
        <w:rPr>
          <w:rFonts w:ascii="Times New Roman" w:hAnsi="Times New Roman" w:cs="Times New Roman"/>
          <w:szCs w:val="21"/>
        </w:rPr>
      </w:pPr>
      <w:r>
        <w:rPr>
          <w:rFonts w:ascii="Times New Roman" w:hAnsi="Times New Roman" w:cs="Times New Roman"/>
        </w:rPr>
        <w:t>对比热解模拟与试验中</w:t>
      </w:r>
      <w:r>
        <w:rPr>
          <w:rFonts w:ascii="Times New Roman" w:hAnsi="Times New Roman" w:cs="Times New Roman"/>
          <w:color w:val="231F20"/>
          <w:szCs w:val="21"/>
        </w:rPr>
        <w:t>甲烷</w:t>
      </w:r>
      <w:r>
        <w:rPr>
          <w:rFonts w:ascii="Times New Roman" w:hAnsi="Times New Roman" w:cs="Times New Roman"/>
        </w:rPr>
        <w:t>的析出温度(图13)，热解模拟中</w:t>
      </w:r>
      <w:r>
        <w:rPr>
          <w:rFonts w:ascii="Times New Roman" w:hAnsi="Times New Roman" w:cs="Times New Roman"/>
          <w:color w:val="231F20"/>
          <w:szCs w:val="21"/>
        </w:rPr>
        <w:t>甲烷</w:t>
      </w:r>
      <w:r>
        <w:rPr>
          <w:rFonts w:ascii="Times New Roman" w:hAnsi="Times New Roman" w:cs="Times New Roman"/>
          <w:szCs w:val="21"/>
        </w:rPr>
        <w:t>析出初始温度为2200K，终止温度为2900K，热解试验中</w:t>
      </w:r>
      <w:r>
        <w:rPr>
          <w:rFonts w:ascii="Times New Roman" w:hAnsi="Times New Roman" w:cs="Times New Roman"/>
          <w:color w:val="231F20"/>
          <w:szCs w:val="21"/>
        </w:rPr>
        <w:t>甲烷</w:t>
      </w:r>
      <w:r>
        <w:rPr>
          <w:rFonts w:ascii="Times New Roman" w:hAnsi="Times New Roman" w:cs="Times New Roman"/>
          <w:szCs w:val="21"/>
        </w:rPr>
        <w:t>析出初始温度为680K，终止温度为1220K，</w:t>
      </w:r>
      <w:r>
        <w:rPr>
          <w:rFonts w:hint="eastAsia" w:ascii="Times New Roman" w:hAnsi="Times New Roman" w:cs="Times New Roman"/>
          <w:szCs w:val="21"/>
        </w:rPr>
        <w:t>结合其他温度点的对应关系，可看出</w:t>
      </w:r>
      <w:r>
        <w:rPr>
          <w:rFonts w:ascii="Times New Roman" w:hAnsi="Times New Roman" w:cs="Times New Roman"/>
          <w:szCs w:val="21"/>
        </w:rPr>
        <w:t>模拟与试验中</w:t>
      </w:r>
      <w:r>
        <w:rPr>
          <w:rFonts w:ascii="Times New Roman" w:hAnsi="Times New Roman" w:cs="Times New Roman"/>
          <w:color w:val="231F20"/>
          <w:szCs w:val="21"/>
        </w:rPr>
        <w:t>甲烷</w:t>
      </w:r>
      <w:r>
        <w:rPr>
          <w:rFonts w:ascii="Times New Roman" w:hAnsi="Times New Roman" w:cs="Times New Roman"/>
          <w:szCs w:val="21"/>
        </w:rPr>
        <w:t>析出的温度点具有良好的线性相关性。</w:t>
      </w:r>
    </w:p>
    <w:p>
      <w:pPr>
        <w:spacing w:line="312" w:lineRule="atLeast"/>
        <w:ind w:firstLine="420" w:firstLineChars="200"/>
        <w:jc w:val="left"/>
        <w:outlineLvl w:val="0"/>
        <w:rPr>
          <w:rFonts w:ascii="Times New Roman" w:hAnsi="Times New Roman" w:cs="Times New Roman"/>
        </w:rPr>
      </w:pPr>
      <w:r>
        <w:rPr>
          <w:rFonts w:ascii="Times New Roman" w:hAnsi="Times New Roman" w:cs="Times New Roman"/>
        </w:rPr>
        <w:t>Comparative pyrolysis simulation and experimentMethane precipitation temperature (Figure 13), in pyrolysis simulationThe initial temperature of methane precipitation was 2200K, and the termination temperature was 2900K. In the pyrolysis test.</w:t>
      </w:r>
      <w:r>
        <w:rPr>
          <w:rFonts w:hint="eastAsia" w:ascii="Times New Roman" w:hAnsi="Times New Roman" w:cs="Times New Roman"/>
        </w:rPr>
        <w:t>The initial temperature of methane precipitation is 680K, and the termination temperature is 1220K. Combined with the corresponding relationship of other temperature points, it can be seen that the simulation and test are in progress.</w:t>
      </w:r>
      <w:r>
        <w:rPr>
          <w:rFonts w:ascii="Times New Roman" w:hAnsi="Times New Roman" w:cs="Times New Roman"/>
        </w:rPr>
        <w:t>The temperature point at which methane is precipitated has a good linear correlation.</w:t>
      </w:r>
    </w:p>
    <w:p>
      <w:pPr>
        <w:spacing w:line="312" w:lineRule="atLeast"/>
        <w:outlineLvl w:val="0"/>
        <w:rPr>
          <w:rFonts w:ascii="Times New Roman" w:hAnsi="Times New Roman" w:eastAsia="黑体" w:cs="Times New Roman"/>
          <w:b/>
          <w:sz w:val="28"/>
          <w:szCs w:val="28"/>
        </w:rPr>
      </w:pPr>
      <w:r>
        <w:rPr>
          <w:rFonts w:hint="eastAsia" w:ascii="Times New Roman" w:hAnsi="Times New Roman" w:eastAsia="黑体" w:cs="Times New Roman"/>
          <w:b/>
          <w:sz w:val="28"/>
          <w:szCs w:val="28"/>
        </w:rPr>
        <w:t>3结论</w:t>
      </w:r>
    </w:p>
    <w:p>
      <w:pPr>
        <w:spacing w:line="312" w:lineRule="atLeast"/>
        <w:outlineLvl w:val="0"/>
        <w:rPr>
          <w:rFonts w:ascii="Times New Roman" w:hAnsi="Times New Roman" w:eastAsia="黑体" w:cs="Times New Roman"/>
          <w:b/>
          <w:sz w:val="28"/>
        </w:rPr>
      </w:pPr>
      <w:r>
        <w:rPr>
          <w:rFonts w:hint="eastAsia" w:ascii="Times New Roman" w:hAnsi="Times New Roman" w:eastAsia="黑体" w:cs="Times New Roman"/>
          <w:b/>
          <w:sz w:val="28"/>
        </w:rPr>
        <w:t xml:space="preserve">3 </w:t>
      </w:r>
      <w:del w:id="3601" w:author="lv-xyr" w:date="2019-02-23T23:03:16Z">
        <w:r>
          <w:rPr>
            <w:rFonts w:hint="eastAsia" w:ascii="Times New Roman" w:hAnsi="Times New Roman" w:eastAsia="黑体" w:cs="Times New Roman"/>
            <w:b/>
            <w:sz w:val="28"/>
            <w:lang w:val="en-US"/>
          </w:rPr>
          <w:delText>c</w:delText>
        </w:r>
      </w:del>
      <w:ins w:id="3602" w:author="lv-xyr" w:date="2019-02-23T23:03:16Z">
        <w:r>
          <w:rPr>
            <w:rFonts w:hint="eastAsia" w:ascii="Times New Roman" w:hAnsi="Times New Roman" w:eastAsia="黑体" w:cs="Times New Roman"/>
            <w:b/>
            <w:sz w:val="28"/>
            <w:lang w:val="en-US" w:eastAsia="zh-CN"/>
          </w:rPr>
          <w:t>C</w:t>
        </w:r>
      </w:ins>
      <w:r>
        <w:rPr>
          <w:rFonts w:hint="eastAsia" w:ascii="Times New Roman" w:hAnsi="Times New Roman" w:eastAsia="黑体" w:cs="Times New Roman"/>
          <w:b/>
          <w:sz w:val="28"/>
        </w:rPr>
        <w:t>onclusions</w:t>
      </w: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szCs w:val="21"/>
        </w:rPr>
        <w:t>通过对</w:t>
      </w:r>
      <w:r>
        <w:rPr>
          <w:rFonts w:ascii="Times New Roman" w:hAnsi="Times New Roman" w:cs="Times New Roman"/>
          <w:color w:val="231F20"/>
          <w:szCs w:val="21"/>
        </w:rPr>
        <w:t>东曲2号煤大分子结构模型的构建，对单个大分子结构进行</w:t>
      </w:r>
      <w:r>
        <w:rPr>
          <w:rFonts w:ascii="Times New Roman" w:hAnsi="Times New Roman" w:cs="Times New Roman"/>
          <w:szCs w:val="21"/>
        </w:rPr>
        <w:t>热解模拟，获得了在特定温度条件下结构中化学键断裂的信息，对</w:t>
      </w:r>
      <w:r>
        <w:rPr>
          <w:rFonts w:ascii="Times New Roman" w:hAnsi="Times New Roman" w:cs="Times New Roman"/>
          <w:color w:val="231F20"/>
          <w:szCs w:val="21"/>
        </w:rPr>
        <w:t>5个大分子结构组成的分子团进行</w:t>
      </w:r>
      <w:r>
        <w:rPr>
          <w:rFonts w:ascii="Times New Roman" w:hAnsi="Times New Roman" w:cs="Times New Roman"/>
          <w:szCs w:val="21"/>
        </w:rPr>
        <w:t>热解模拟，获得了甲烷的生成速率曲线。结合</w:t>
      </w:r>
      <w:r>
        <w:rPr>
          <w:rFonts w:ascii="Times New Roman" w:hAnsi="Times New Roman" w:cs="Times New Roman"/>
          <w:color w:val="231F20"/>
          <w:szCs w:val="21"/>
        </w:rPr>
        <w:t>东曲2号煤大分子结构模型的表征及模拟结果分析，主要结论如下：</w:t>
      </w:r>
    </w:p>
    <w:p>
      <w:pPr>
        <w:spacing w:line="312" w:lineRule="atLeast"/>
        <w:outlineLvl w:val="0"/>
        <w:rPr>
          <w:rFonts w:ascii="Times New Roman" w:hAnsi="Times New Roman" w:eastAsia="黑体" w:cs="Times New Roman"/>
          <w:b/>
          <w:sz w:val="28"/>
          <w:szCs w:val="28"/>
        </w:rPr>
      </w:pPr>
      <w:r>
        <w:rPr>
          <w:rFonts w:ascii="Times New Roman" w:hAnsi="Times New Roman" w:cs="Times New Roman"/>
        </w:rPr>
        <w:t>Pass on</w:t>
      </w:r>
      <w:r>
        <w:rPr>
          <w:rFonts w:ascii="Times New Roman" w:hAnsi="Times New Roman" w:cs="Times New Roman"/>
          <w:color w:val="231F20"/>
        </w:rPr>
        <w:t>Construction of a large molecular structure model of Dongqu No. 2 coal, for a single macromolecular structure</w:t>
      </w:r>
      <w:r>
        <w:rPr>
          <w:rFonts w:ascii="Times New Roman" w:hAnsi="Times New Roman" w:cs="Times New Roman"/>
        </w:rPr>
        <w:t>Pyrolysis simulation, obtaining information on the chemical bond cleavage in the structure under specific temperature conditions,</w:t>
      </w:r>
      <w:r>
        <w:rPr>
          <w:rFonts w:ascii="Times New Roman" w:hAnsi="Times New Roman" w:cs="Times New Roman"/>
          <w:color w:val="231F20"/>
        </w:rPr>
        <w:t>Molecular group consisting of 5 macromolecular structures</w:t>
      </w:r>
      <w:r>
        <w:rPr>
          <w:rFonts w:ascii="Times New Roman" w:hAnsi="Times New Roman" w:cs="Times New Roman"/>
        </w:rPr>
        <w:t>The pyrolysis simulation obtained a methane production rate curve. Combine</w:t>
      </w:r>
      <w:r>
        <w:rPr>
          <w:rFonts w:ascii="Times New Roman" w:hAnsi="Times New Roman" w:cs="Times New Roman"/>
          <w:color w:val="231F20"/>
        </w:rPr>
        <w:t>Characterization and simulation results analysis of the large molecular structure model of Dongqu No. 2 coal, the main conclusions are as follows:</w:t>
      </w:r>
    </w:p>
    <w:p>
      <w:pPr>
        <w:spacing w:line="312" w:lineRule="atLeast"/>
        <w:ind w:firstLine="420" w:firstLineChars="200"/>
        <w:outlineLvl w:val="0"/>
        <w:rPr>
          <w:rFonts w:ascii="Times New Roman" w:hAnsi="Times New Roman" w:cs="Times New Roman"/>
          <w:color w:val="231F20"/>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color w:val="231F20"/>
          <w:szCs w:val="21"/>
        </w:rPr>
        <w:t>(1)在构建东曲2号原煤的大分子模型过程中，计算得到芳香桥碳与周碳之比</w:t>
      </w:r>
      <m:oMath>
        <m:sSub>
          <m:sSubPr>
            <m:ctrlPr>
              <w:rPr>
                <w:rFonts w:ascii="Cambria Math" w:hAnsi="Cambria Math" w:cs="Times New Roman"/>
                <w:szCs w:val="21"/>
              </w:rPr>
            </m:ctrlPr>
          </m:sSubPr>
          <m:e>
            <m:r>
              <w:rPr>
                <w:rFonts w:ascii="Cambria Math" w:hAnsi="Cambria Math" w:cs="Times New Roman"/>
                <w:szCs w:val="21"/>
              </w:rPr>
              <m:t>X</m:t>
            </m:r>
            <m:ctrlPr>
              <w:rPr>
                <w:rFonts w:ascii="Cambria Math" w:hAnsi="Cambria Math" w:cs="Times New Roman"/>
                <w:szCs w:val="21"/>
              </w:rPr>
            </m:ctrlPr>
          </m:e>
          <m:sub>
            <m:r>
              <w:rPr>
                <w:rFonts w:ascii="Cambria Math" w:hAnsi="Cambria Math" w:cs="Times New Roman"/>
                <w:szCs w:val="21"/>
              </w:rPr>
              <m:t>BP</m:t>
            </m:r>
            <m:ctrlPr>
              <w:rPr>
                <w:rFonts w:ascii="Cambria Math" w:hAnsi="Cambria Math" w:cs="Times New Roman"/>
                <w:szCs w:val="21"/>
              </w:rPr>
            </m:ctrlPr>
          </m:sub>
        </m:sSub>
      </m:oMath>
      <w:r>
        <w:rPr>
          <w:rFonts w:ascii="Times New Roman" w:hAnsi="Times New Roman" w:cs="Times New Roman"/>
          <w:szCs w:val="21"/>
        </w:rPr>
        <w:t>为0.35，芳碳率为0.67，</w:t>
      </w:r>
      <w:r>
        <w:rPr>
          <w:rFonts w:ascii="Times New Roman" w:hAnsi="Times New Roman" w:cs="Times New Roman"/>
          <w:color w:val="231F20"/>
          <w:szCs w:val="21"/>
        </w:rPr>
        <w:t>试验谱图与模拟谱图的基本吻合，故此大分子模型结构合理度较高，</w:t>
      </w:r>
      <w:r>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ctrlPr>
              <w:rPr>
                <w:rFonts w:ascii="Cambria Math" w:hAnsi="Cambria Math" w:cs="Times New Roman"/>
                <w:szCs w:val="21"/>
              </w:rPr>
            </m:ctrlPr>
          </m:e>
          <m:sub>
            <m:r>
              <m:rPr>
                <m:sty m:val="p"/>
              </m:rPr>
              <w:rPr>
                <w:rFonts w:ascii="Cambria Math" w:hAnsi="Cambria Math" w:cs="Times New Roman"/>
                <w:szCs w:val="21"/>
              </w:rPr>
              <m:t>174</m:t>
            </m:r>
            <m:ctrlPr>
              <w:rPr>
                <w:rFonts w:ascii="Cambria Math" w:hAnsi="Cambria Math" w:cs="Times New Roman"/>
                <w:szCs w:val="21"/>
              </w:rPr>
            </m:ctrlPr>
          </m:sub>
        </m:sSub>
        <m:sSub>
          <m:sSubPr>
            <m:ctrlPr>
              <w:rPr>
                <w:rFonts w:ascii="Cambria Math" w:hAnsi="Cambria Math" w:cs="Times New Roman"/>
                <w:szCs w:val="21"/>
              </w:rPr>
            </m:ctrlPr>
          </m:sSubPr>
          <m:e>
            <m:r>
              <m:rPr>
                <m:sty m:val="p"/>
              </m:rPr>
              <w:rPr>
                <w:rFonts w:ascii="Cambria Math" w:hAnsi="Cambria Math" w:cs="Times New Roman"/>
                <w:szCs w:val="21"/>
              </w:rPr>
              <m:t>H</m:t>
            </m:r>
            <m:ctrlPr>
              <w:rPr>
                <w:rFonts w:ascii="Cambria Math" w:hAnsi="Cambria Math" w:cs="Times New Roman"/>
                <w:szCs w:val="21"/>
              </w:rPr>
            </m:ctrlPr>
          </m:e>
          <m:sub>
            <m:r>
              <m:rPr>
                <m:sty m:val="p"/>
              </m:rPr>
              <w:rPr>
                <w:rFonts w:ascii="Cambria Math" w:hAnsi="Cambria Math" w:cs="Times New Roman"/>
                <w:szCs w:val="21"/>
              </w:rPr>
              <m:t>148</m:t>
            </m:r>
            <m:ctrlPr>
              <w:rPr>
                <w:rFonts w:ascii="Cambria Math" w:hAnsi="Cambria Math" w:cs="Times New Roman"/>
                <w:szCs w:val="21"/>
              </w:rPr>
            </m:ctrlP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Sub>
            <m:r>
              <m:rPr>
                <m:sty m:val="p"/>
              </m:rPr>
              <w:rPr>
                <w:rFonts w:ascii="Cambria Math" w:hAnsi="Cambria Math" w:cs="Times New Roman"/>
                <w:szCs w:val="21"/>
              </w:rPr>
              <m:t>O</m:t>
            </m:r>
            <m:ctrlPr>
              <w:rPr>
                <w:rFonts w:ascii="Cambria Math" w:hAnsi="Cambria Math" w:cs="Times New Roman"/>
                <w:szCs w:val="21"/>
              </w:rPr>
            </m:ctrlPr>
          </m:e>
          <m:sub>
            <m:r>
              <m:rPr>
                <m:sty m:val="p"/>
              </m:rPr>
              <w:rPr>
                <w:rFonts w:ascii="Cambria Math" w:hAnsi="Cambria Math" w:cs="Times New Roman"/>
                <w:szCs w:val="21"/>
              </w:rPr>
              <m:t>5</m:t>
            </m:r>
            <m:ctrlPr>
              <w:rPr>
                <w:rFonts w:ascii="Cambria Math" w:hAnsi="Cambria Math" w:cs="Times New Roman"/>
                <w:szCs w:val="21"/>
              </w:rPr>
            </m:ctrlPr>
          </m:sub>
        </m:sSub>
      </m:oMath>
      <w:r>
        <w:rPr>
          <w:rFonts w:ascii="Times New Roman" w:hAnsi="Times New Roman" w:cs="Times New Roman"/>
          <w:color w:val="231F20"/>
          <w:szCs w:val="21"/>
        </w:rPr>
        <w:t>。</w:t>
      </w:r>
    </w:p>
    <w:p>
      <w:pPr>
        <w:spacing w:line="312" w:lineRule="atLeast"/>
        <w:ind w:firstLine="420" w:firstLineChars="200"/>
        <w:outlineLvl w:val="0"/>
        <w:rPr>
          <w:rFonts w:ascii="Times New Roman" w:hAnsi="Times New Roman" w:cs="Times New Roman"/>
          <w:color w:val="231F20"/>
        </w:rPr>
      </w:pPr>
      <w:r>
        <w:rPr>
          <w:rFonts w:ascii="Times New Roman" w:hAnsi="Times New Roman" w:cs="Times New Roman"/>
          <w:color w:val="231F20"/>
        </w:rPr>
        <w:t>(1) Calculating the ratio of aromatic bridge carbon to pericarbon in the process of constructing the macromolecular model of Dongqu No. 2 raw coal</w:t>
      </w:r>
      <m:oMath>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BP</m:t>
            </m:r>
            <m:ctrlPr>
              <w:rPr>
                <w:rFonts w:ascii="Cambria Math" w:hAnsi="Cambria Math" w:cs="Times New Roman"/>
              </w:rPr>
            </m:ctrlPr>
          </m:sub>
        </m:sSub>
      </m:oMath>
      <w:r>
        <w:rPr>
          <w:rFonts w:ascii="Times New Roman" w:hAnsi="Times New Roman" w:cs="Times New Roman"/>
        </w:rPr>
        <w:t>0.35, the aromatic carbon ratio is 0.67,</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rPr>
        <w:t>Molecular formula</w:t>
      </w:r>
      <m:oMath>
        <m:sSub>
          <m:sSubPr>
            <m:ctrlPr>
              <w:rPr>
                <w:rFonts w:ascii="Cambria Math" w:hAnsi="Cambria Math" w:cs="Times New Roman"/>
              </w:rPr>
            </m:ctrlPr>
          </m:sSubPr>
          <m:e>
            <m:r>
              <m:rPr>
                <m:sty m:val="p"/>
              </m:rP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174</m:t>
            </m:r>
            <m:ctrlPr>
              <w:rPr>
                <w:rFonts w:ascii="Cambria Math" w:hAnsi="Cambria Math" w:cs="Times New Roman"/>
              </w:rPr>
            </m:ctrlPr>
          </m:sub>
        </m:sSub>
        <m:sSub>
          <m:sSubPr>
            <m:ctrlPr>
              <w:rPr>
                <w:rFonts w:ascii="Cambria Math" w:hAnsi="Cambria Math" w:cs="Times New Roman"/>
              </w:rPr>
            </m:ctrlPr>
          </m:sSubPr>
          <m:e>
            <m:r>
              <m:rPr>
                <m:sty m:val="p"/>
              </m:rPr>
              <w:rPr>
                <w:rFonts w:ascii="Cambria Math" w:hAnsi="Cambria Math" w:cs="Times New Roman"/>
              </w:rPr>
              <m:t>H</m:t>
            </m:r>
            <m:ctrlPr>
              <w:rPr>
                <w:rFonts w:ascii="Cambria Math" w:hAnsi="Cambria Math" w:cs="Times New Roman"/>
              </w:rPr>
            </m:ctrlPr>
          </m:e>
          <m:sub>
            <m:r>
              <m:rPr>
                <m:sty m:val="p"/>
              </m:rPr>
              <w:rPr>
                <w:rFonts w:ascii="Cambria Math" w:hAnsi="Cambria Math" w:cs="Times New Roman"/>
              </w:rPr>
              <m:t>148</m:t>
            </m:r>
            <m:ctrlPr>
              <w:rPr>
                <w:rFonts w:ascii="Cambria Math" w:hAnsi="Cambria Math" w:cs="Times New Roman"/>
              </w:rPr>
            </m:ctrlP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O</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oMath>
      <w:r>
        <w:rPr>
          <w:rFonts w:ascii="Times New Roman" w:hAnsi="Times New Roman" w:cs="Times New Roman"/>
          <w:color w:val="231F20"/>
        </w:rPr>
        <w:t>。</w:t>
      </w:r>
    </w:p>
    <w:p>
      <w:pPr>
        <w:spacing w:line="312" w:lineRule="atLeast"/>
        <w:ind w:firstLine="420" w:firstLineChars="200"/>
        <w:outlineLvl w:val="0"/>
        <w:rPr>
          <w:rFonts w:ascii="Times New Roman" w:hAnsi="Times New Roman" w:cs="Times New Roman"/>
          <w:color w:val="231F20"/>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color w:val="231F20"/>
          <w:szCs w:val="21"/>
        </w:rPr>
        <w:t>(2)东曲2号原煤</w:t>
      </w:r>
      <w:r>
        <w:rPr>
          <w:rFonts w:ascii="Times New Roman" w:hAnsi="Times New Roman" w:cs="Times New Roman"/>
          <w:szCs w:val="21"/>
        </w:rPr>
        <w:t>的热解模拟过程中，在相对低温条件下(&lt;1100K)，煤中主要官能团发生裂解反应，相应的侧链官能团从主链脱落，并随着温度</w:t>
      </w:r>
      <w:r>
        <w:rPr>
          <w:rFonts w:ascii="Times New Roman" w:hAnsi="Times New Roman" w:cs="Times New Roman"/>
          <w:color w:val="231F20"/>
          <w:szCs w:val="21"/>
        </w:rPr>
        <w:t>升高，系统内化学环境趋于稳定。</w:t>
      </w:r>
    </w:p>
    <w:p>
      <w:pPr>
        <w:spacing w:line="312" w:lineRule="atLeast"/>
        <w:ind w:firstLine="420" w:firstLineChars="200"/>
        <w:outlineLvl w:val="0"/>
        <w:rPr>
          <w:rFonts w:ascii="Times New Roman" w:hAnsi="Times New Roman" w:cs="Times New Roman"/>
          <w:color w:val="231F20"/>
        </w:rPr>
      </w:pPr>
      <w:r>
        <w:rPr>
          <w:rFonts w:ascii="Times New Roman" w:hAnsi="Times New Roman" w:cs="Times New Roman"/>
          <w:color w:val="231F20"/>
        </w:rPr>
        <w:t>(2) Dongqu No. 2 raw coal</w:t>
      </w:r>
      <w:r>
        <w:rPr>
          <w:rFonts w:ascii="Times New Roman" w:hAnsi="Times New Roman" w:cs="Times New Roman"/>
        </w:rPr>
        <w:t>During the pyrolysis simulation, under relatively low temperature conditions (&lt;1100K), the main functional groups in the coal undergo a cleavage reaction, and the corresponding side chain functional groups are detached from the main chain, and with the temperature</w:t>
      </w:r>
      <w:r>
        <w:rPr>
          <w:rFonts w:ascii="Times New Roman" w:hAnsi="Times New Roman" w:cs="Times New Roman"/>
          <w:color w:val="231F20"/>
        </w:rPr>
        <w:t>When it rises, the chemical environment in the system tends to be stable.</w:t>
      </w:r>
    </w:p>
    <w:p>
      <w:pPr>
        <w:spacing w:line="312" w:lineRule="atLeast"/>
        <w:ind w:firstLine="420" w:firstLineChars="200"/>
        <w:outlineLvl w:val="0"/>
        <w:rPr>
          <w:rFonts w:ascii="Times New Roman" w:hAnsi="Times New Roman" w:cs="Times New Roman"/>
          <w:color w:val="231F20"/>
          <w:szCs w:val="21"/>
        </w:rPr>
      </w:pPr>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color w:val="231F20"/>
          <w:szCs w:val="21"/>
        </w:rPr>
        <w:t>(3)</w:t>
      </w:r>
      <w:r>
        <w:rPr>
          <w:rFonts w:ascii="Times New Roman" w:hAnsi="Times New Roman" w:cs="Times New Roman"/>
          <w:szCs w:val="21"/>
        </w:rPr>
        <w:t xml:space="preserve"> 热解模拟过程中</w:t>
      </w:r>
      <w:r>
        <w:rPr>
          <w:rFonts w:ascii="Times New Roman" w:hAnsi="Times New Roman" w:cs="Times New Roman"/>
          <w:color w:val="231F20"/>
          <w:szCs w:val="21"/>
        </w:rPr>
        <w:t>甲烷的生成主要有3个途径：系统模拟稳定升温前，系统能量急剧增大，</w:t>
      </w:r>
      <w:r>
        <w:rPr>
          <w:rFonts w:ascii="Times New Roman" w:hAnsi="Times New Roman" w:cs="Times New Roman"/>
          <w:szCs w:val="21"/>
        </w:rPr>
        <w:t>使处于分子团边缘的C原子与主链裂解脱落；</w:t>
      </w:r>
      <w:r>
        <w:rPr>
          <w:rFonts w:ascii="Times New Roman" w:hAnsi="Times New Roman" w:cs="Times New Roman"/>
          <w:color w:val="231F20"/>
          <w:szCs w:val="21"/>
        </w:rPr>
        <w:t>系统</w:t>
      </w:r>
      <w:r>
        <w:rPr>
          <w:rFonts w:ascii="Times New Roman" w:hAnsi="Times New Roman" w:cs="Times New Roman"/>
          <w:szCs w:val="21"/>
        </w:rPr>
        <w:t>稳定升温中期(&lt;2600K)，与</w:t>
      </w:r>
      <w:r>
        <w:rPr>
          <w:rFonts w:ascii="Times New Roman" w:hAnsi="Times New Roman" w:cs="Times New Roman"/>
          <w:color w:val="231F20"/>
          <w:szCs w:val="21"/>
        </w:rPr>
        <w:t>分子团热解片段上的芳香核相连的苯甲基脱落；系统</w:t>
      </w:r>
      <w:r>
        <w:rPr>
          <w:rFonts w:ascii="Times New Roman" w:hAnsi="Times New Roman" w:cs="Times New Roman"/>
          <w:szCs w:val="21"/>
        </w:rPr>
        <w:t>稳定升温后期(&gt;2600K)，</w:t>
      </w:r>
      <w:r>
        <w:rPr>
          <w:rFonts w:ascii="Times New Roman" w:hAnsi="Times New Roman" w:cs="Times New Roman"/>
          <w:color w:val="231F20"/>
          <w:szCs w:val="21"/>
        </w:rPr>
        <w:t>分子团主链片段上环戊烷热解打开，致使支链末端的甲基脱落生成甲烷，同时</w:t>
      </w:r>
      <w:r>
        <w:rPr>
          <w:rFonts w:ascii="Times New Roman" w:hAnsi="Times New Roman" w:cs="Times New Roman"/>
          <w:szCs w:val="21"/>
        </w:rPr>
        <w:t>可能会有甲烷受氧原子周围化学环境的影响使甲烷脱氢成为甲基的反应。</w:t>
      </w:r>
    </w:p>
    <w:p>
      <w:pPr>
        <w:spacing w:line="312" w:lineRule="atLeast"/>
        <w:ind w:firstLine="420" w:firstLineChars="200"/>
        <w:outlineLvl w:val="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Pyrolysis simulation</w:t>
      </w:r>
      <w:r>
        <w:rPr>
          <w:rFonts w:ascii="Times New Roman" w:hAnsi="Times New Roman" w:cs="Times New Roman"/>
          <w:color w:val="231F20"/>
        </w:rPr>
        <w:t>There are three main ways to generate methane: before the system simulates stable temperature rise, the system energy increases sharply.</w:t>
      </w:r>
      <w:r>
        <w:rPr>
          <w:rFonts w:ascii="Times New Roman" w:hAnsi="Times New Roman" w:cs="Times New Roman"/>
        </w:rPr>
        <w:t>C-rings and the main chain at the edge of the molecular group are cleaved off;</w:t>
      </w:r>
      <w:r>
        <w:rPr>
          <w:rFonts w:ascii="Times New Roman" w:hAnsi="Times New Roman" w:cs="Times New Roman"/>
          <w:color w:val="231F20"/>
        </w:rPr>
        <w:t>system</w:t>
      </w:r>
      <w:r>
        <w:rPr>
          <w:rFonts w:ascii="Times New Roman" w:hAnsi="Times New Roman" w:cs="Times New Roman"/>
        </w:rPr>
        <w:t>Stable warming medium (&lt;2600K), and</w:t>
      </w:r>
      <w:r>
        <w:rPr>
          <w:rFonts w:ascii="Times New Roman" w:hAnsi="Times New Roman" w:cs="Times New Roman"/>
          <w:color w:val="231F20"/>
        </w:rPr>
        <w:t>The benzyl group attached to the aromatic nucleus on the pyrolysis fragment of the molecular group; system</w:t>
      </w:r>
      <w:r>
        <w:rPr>
          <w:rFonts w:ascii="Times New Roman" w:hAnsi="Times New Roman" w:cs="Times New Roman"/>
        </w:rPr>
        <w:t>Stable temperature rise (&gt;2600K),</w:t>
      </w:r>
      <w:r>
        <w:rPr>
          <w:rFonts w:ascii="Times New Roman" w:hAnsi="Times New Roman" w:cs="Times New Roman"/>
          <w:color w:val="231F20"/>
        </w:rPr>
        <w:t>The pyrolysis of cyclopentane on the backbone segment of the molecular group opens, causing the methyl group at the end of the branch to fall off to form methane.</w:t>
      </w:r>
      <w:r>
        <w:rPr>
          <w:rFonts w:ascii="Times New Roman" w:hAnsi="Times New Roman" w:cs="Times New Roman"/>
        </w:rPr>
        <w:t>There may be a reaction in which methane is dehydrogenated to a methyl group by the chemical environment surrounding the oxygen atom.</w:t>
      </w: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szCs w:val="21"/>
        </w:rPr>
        <w:t>(4) 热解试验过程中</w:t>
      </w:r>
      <w:r>
        <w:rPr>
          <w:rFonts w:ascii="Times New Roman" w:hAnsi="Times New Roman" w:cs="Times New Roman"/>
          <w:color w:val="231F20"/>
          <w:szCs w:val="21"/>
        </w:rPr>
        <w:t>甲烷的生成主要有3个途径，并与</w:t>
      </w:r>
      <w:r>
        <w:rPr>
          <w:rFonts w:ascii="Times New Roman" w:hAnsi="Times New Roman" w:cs="Times New Roman"/>
          <w:szCs w:val="21"/>
        </w:rPr>
        <w:t>热解模拟过程中</w:t>
      </w:r>
      <w:r>
        <w:rPr>
          <w:rFonts w:ascii="Times New Roman" w:hAnsi="Times New Roman" w:cs="Times New Roman"/>
          <w:color w:val="231F20"/>
          <w:szCs w:val="21"/>
        </w:rPr>
        <w:t>甲烷的生成途径相对应。</w:t>
      </w:r>
    </w:p>
    <w:p>
      <w:pPr>
        <w:spacing w:line="312" w:lineRule="atLeast"/>
        <w:ind w:firstLine="420" w:firstLineChars="200"/>
        <w:outlineLvl w:val="0"/>
        <w:rPr>
          <w:rFonts w:ascii="Times New Roman" w:hAnsi="Times New Roman" w:cs="Times New Roman"/>
        </w:rPr>
      </w:pPr>
      <w:r>
        <w:rPr>
          <w:rFonts w:ascii="Times New Roman" w:hAnsi="Times New Roman" w:cs="Times New Roman"/>
        </w:rPr>
        <w:t>(4) During the pyrolysis test</w:t>
      </w:r>
      <w:r>
        <w:rPr>
          <w:rFonts w:ascii="Times New Roman" w:hAnsi="Times New Roman" w:cs="Times New Roman"/>
          <w:color w:val="231F20"/>
        </w:rPr>
        <w:t>There are three main ways to generate methane, and</w:t>
      </w:r>
      <w:r>
        <w:rPr>
          <w:rFonts w:ascii="Times New Roman" w:hAnsi="Times New Roman" w:cs="Times New Roman"/>
        </w:rPr>
        <w:t>Pyrolysis simulation</w:t>
      </w:r>
      <w:r>
        <w:rPr>
          <w:rFonts w:ascii="Times New Roman" w:hAnsi="Times New Roman" w:cs="Times New Roman"/>
          <w:color w:val="231F20"/>
        </w:rPr>
        <w:t>The path of methane production corresponds.</w:t>
      </w: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szCs w:val="21"/>
        </w:rPr>
        <w:t>(5) 对</w:t>
      </w:r>
      <w:r>
        <w:rPr>
          <w:rFonts w:ascii="Times New Roman" w:hAnsi="Times New Roman" w:cs="Times New Roman"/>
          <w:color w:val="231F20"/>
          <w:szCs w:val="21"/>
        </w:rPr>
        <w:t>样品</w:t>
      </w:r>
      <w:r>
        <w:rPr>
          <w:rFonts w:ascii="Times New Roman" w:hAnsi="Times New Roman" w:cs="Times New Roman"/>
          <w:szCs w:val="21"/>
        </w:rPr>
        <w:t>模拟热解产物甲烷进行分析，甲烷析出初始温度为2200K，终止温度为2900K，模拟与试验中甲烷析出的温度点具有线性相关性，此热解模拟方法为探讨煤热解过程中甲烷生成</w:t>
      </w:r>
      <w:r>
        <w:rPr>
          <w:rFonts w:ascii="Times New Roman" w:hAnsi="Times New Roman" w:cs="Times New Roman"/>
          <w:color w:val="231F20"/>
          <w:szCs w:val="21"/>
        </w:rPr>
        <w:t>途径</w:t>
      </w:r>
      <w:r>
        <w:rPr>
          <w:rFonts w:ascii="Times New Roman" w:hAnsi="Times New Roman" w:cs="Times New Roman"/>
          <w:szCs w:val="21"/>
        </w:rPr>
        <w:t>提供了有效的手段。</w:t>
      </w:r>
    </w:p>
    <w:p>
      <w:pPr>
        <w:spacing w:line="312" w:lineRule="atLeast"/>
        <w:ind w:firstLine="420" w:firstLineChars="200"/>
        <w:outlineLvl w:val="0"/>
      </w:pPr>
      <w:r>
        <w:rPr>
          <w:rFonts w:ascii="Times New Roman" w:hAnsi="Times New Roman" w:cs="Times New Roman"/>
          <w:color w:val="231F20"/>
        </w:rPr>
        <w:t>(5) For samples</w:t>
      </w:r>
      <w:r>
        <w:rPr>
          <w:rFonts w:ascii="Times New Roman" w:hAnsi="Times New Roman" w:cs="Times New Roman"/>
        </w:rPr>
        <w:t>The simulated pyrolysis product methane was analyzed. The initial temperature of methane precipitation was 2200K, and the termination temperature was 2900K. The simulation was linearly related to the temperature point of methane precipitation. The pyrolysis simulation method was to investigate the methane generation during coal pyrolysis.The route provides an effective means.</w:t>
      </w:r>
    </w:p>
    <w:p>
      <w:pPr>
        <w:spacing w:line="312" w:lineRule="atLeast"/>
        <w:ind w:firstLine="420" w:firstLineChars="200"/>
        <w:outlineLvl w:val="0"/>
      </w:pPr>
    </w:p>
    <w:p>
      <w:pPr>
        <w:spacing w:line="312" w:lineRule="atLeast"/>
        <w:outlineLvl w:val="0"/>
        <w:rPr>
          <w:rFonts w:ascii="Times New Roman" w:hAnsi="Times New Roman" w:eastAsia="黑体" w:cs="Times New Roman"/>
          <w:b/>
          <w:sz w:val="28"/>
          <w:szCs w:val="28"/>
        </w:rPr>
      </w:pPr>
      <w:r>
        <w:rPr>
          <w:rFonts w:hint="eastAsia" w:ascii="Times New Roman" w:hAnsi="Times New Roman" w:eastAsia="黑体" w:cs="Times New Roman"/>
          <w:b/>
          <w:sz w:val="28"/>
          <w:szCs w:val="28"/>
        </w:rPr>
        <w:t>参考文献</w:t>
      </w:r>
    </w:p>
    <w:p>
      <w:pPr>
        <w:spacing w:line="312" w:lineRule="atLeast"/>
        <w:rPr>
          <w:rFonts w:ascii="Times New Roman" w:hAnsi="Times New Roman" w:cs="Times New Roman"/>
          <w:sz w:val="18"/>
          <w:szCs w:val="18"/>
        </w:rPr>
      </w:pPr>
      <w:r>
        <w:rPr>
          <w:rFonts w:ascii="Times New Roman" w:hAnsi="Times New Roman" w:cs="Times New Roman"/>
          <w:sz w:val="18"/>
          <w:szCs w:val="18"/>
        </w:rPr>
        <w:t>[1] Fuchs W, Sandhoff A G. Theory of Coal Pyrolysis[J]. Ind.eng.chem, 2002, 34:567-571.</w:t>
      </w:r>
    </w:p>
    <w:p>
      <w:pPr>
        <w:spacing w:line="312" w:lineRule="atLeast"/>
        <w:rPr>
          <w:rFonts w:ascii="Times New Roman" w:hAnsi="Times New Roman" w:cs="Times New Roman"/>
          <w:sz w:val="18"/>
          <w:szCs w:val="18"/>
        </w:rPr>
      </w:pPr>
      <w:r>
        <w:rPr>
          <w:rFonts w:ascii="Times New Roman" w:hAnsi="Times New Roman" w:cs="Times New Roman"/>
          <w:sz w:val="18"/>
          <w:szCs w:val="18"/>
        </w:rPr>
        <w:t>[2] Hatcher P G, Faulon J L, Wenzel K A, et al. A structural model for lignin-derived vitrinite from high-volatile bituminous coal (coalified wood)[J]. Energy &amp; Fuels, 1992, 6(6):813-820.</w:t>
      </w:r>
    </w:p>
    <w:p>
      <w:pPr>
        <w:spacing w:line="312" w:lineRule="atLeast"/>
        <w:rPr>
          <w:rFonts w:ascii="Times New Roman" w:hAnsi="Times New Roman" w:cs="Times New Roman"/>
          <w:sz w:val="18"/>
          <w:szCs w:val="18"/>
        </w:rPr>
      </w:pPr>
      <w:r>
        <w:rPr>
          <w:rFonts w:ascii="Times New Roman" w:hAnsi="Times New Roman" w:cs="Times New Roman"/>
          <w:sz w:val="18"/>
          <w:szCs w:val="18"/>
        </w:rPr>
        <w:t>[3] 贾建波, 曾凡桂, 孙蓓蕾. 神东2~(-2)煤镜质组大分子结构模型~(13)C-NMR谱的构建与修正[J]. 燃料化学学报, 2011, 39(9):652-657.</w:t>
      </w:r>
    </w:p>
    <w:p>
      <w:pPr>
        <w:ind w:firstLine="360" w:firstLineChars="200"/>
        <w:rPr>
          <w:rFonts w:ascii="宋体" w:hAnsi="宋体" w:eastAsia="宋体" w:cs="宋体"/>
          <w:kern w:val="0"/>
          <w:sz w:val="24"/>
          <w:szCs w:val="24"/>
        </w:rPr>
      </w:pPr>
      <w:del w:id="3603" w:author="lv-xyr" w:date="2019-02-24T16:29:09Z">
        <w:r>
          <w:rPr>
            <w:rFonts w:hint="eastAsia" w:ascii="Times New Roman" w:hAnsi="Times New Roman" w:cs="Times New Roman"/>
            <w:sz w:val="18"/>
            <w:szCs w:val="18"/>
          </w:rPr>
          <w:delText>(</w:delText>
        </w:r>
      </w:del>
      <w:r>
        <w:rPr>
          <w:rFonts w:hint="eastAsia" w:ascii="Times New Roman" w:hAnsi="Times New Roman" w:cs="Times New Roman"/>
          <w:sz w:val="18"/>
          <w:szCs w:val="18"/>
        </w:rPr>
        <w:t>J</w:t>
      </w:r>
      <w:del w:id="3604" w:author="lv-xyr" w:date="2019-02-24T16:29:24Z">
        <w:r>
          <w:rPr>
            <w:rFonts w:hint="eastAsia" w:ascii="Times New Roman" w:hAnsi="Times New Roman" w:cs="Times New Roman"/>
            <w:sz w:val="18"/>
            <w:szCs w:val="18"/>
            <w:lang w:val="en-US"/>
          </w:rPr>
          <w:delText>IA</w:delText>
        </w:r>
      </w:del>
      <w:ins w:id="3605" w:author="lv-xyr" w:date="2019-02-24T16:29:24Z">
        <w:r>
          <w:rPr>
            <w:rFonts w:hint="eastAsia" w:ascii="Times New Roman" w:hAnsi="Times New Roman" w:cs="Times New Roman"/>
            <w:sz w:val="18"/>
            <w:szCs w:val="18"/>
            <w:lang w:val="en-US" w:eastAsia="zh-CN"/>
          </w:rPr>
          <w:t>ia</w:t>
        </w:r>
      </w:ins>
      <w:r>
        <w:rPr>
          <w:rFonts w:hint="eastAsia" w:ascii="Times New Roman" w:hAnsi="Times New Roman" w:cs="Times New Roman"/>
          <w:sz w:val="18"/>
          <w:szCs w:val="18"/>
        </w:rPr>
        <w:t xml:space="preserve"> Jian</w:t>
      </w:r>
      <w:del w:id="3606" w:author="lv-xyr" w:date="2019-02-24T16:29:11Z">
        <w:r>
          <w:rPr>
            <w:rFonts w:hint="eastAsia" w:ascii="Times New Roman" w:hAnsi="Times New Roman" w:cs="Times New Roman"/>
            <w:sz w:val="18"/>
            <w:szCs w:val="18"/>
          </w:rPr>
          <w:delText>-</w:delText>
        </w:r>
      </w:del>
      <w:r>
        <w:rPr>
          <w:rFonts w:hint="eastAsia" w:ascii="Times New Roman" w:hAnsi="Times New Roman" w:cs="Times New Roman"/>
          <w:sz w:val="18"/>
          <w:szCs w:val="18"/>
        </w:rPr>
        <w:t>bo, Z</w:t>
      </w:r>
      <w:del w:id="3607" w:author="lv-xyr" w:date="2019-02-24T16:29:18Z">
        <w:r>
          <w:rPr>
            <w:rFonts w:hint="eastAsia" w:ascii="Times New Roman" w:hAnsi="Times New Roman" w:cs="Times New Roman"/>
            <w:sz w:val="18"/>
            <w:szCs w:val="18"/>
            <w:lang w:val="en-US"/>
          </w:rPr>
          <w:delText>ENG</w:delText>
        </w:r>
      </w:del>
      <w:ins w:id="3608" w:author="lv-xyr" w:date="2019-02-24T16:29:18Z">
        <w:r>
          <w:rPr>
            <w:rFonts w:hint="eastAsia" w:ascii="Times New Roman" w:hAnsi="Times New Roman" w:cs="Times New Roman"/>
            <w:sz w:val="18"/>
            <w:szCs w:val="18"/>
            <w:lang w:val="en-US" w:eastAsia="zh-CN"/>
          </w:rPr>
          <w:t>eng</w:t>
        </w:r>
      </w:ins>
      <w:r>
        <w:rPr>
          <w:rFonts w:hint="eastAsia" w:ascii="Times New Roman" w:hAnsi="Times New Roman" w:cs="Times New Roman"/>
          <w:sz w:val="18"/>
          <w:szCs w:val="18"/>
        </w:rPr>
        <w:t xml:space="preserve"> Fan</w:t>
      </w:r>
      <w:del w:id="3609" w:author="lv-xyr" w:date="2019-02-24T16:29:27Z">
        <w:r>
          <w:rPr>
            <w:rFonts w:hint="eastAsia" w:ascii="Times New Roman" w:hAnsi="Times New Roman" w:cs="Times New Roman"/>
            <w:sz w:val="18"/>
            <w:szCs w:val="18"/>
          </w:rPr>
          <w:delText>-</w:delText>
        </w:r>
      </w:del>
      <w:r>
        <w:rPr>
          <w:rFonts w:hint="eastAsia" w:ascii="Times New Roman" w:hAnsi="Times New Roman" w:cs="Times New Roman"/>
          <w:sz w:val="18"/>
          <w:szCs w:val="18"/>
        </w:rPr>
        <w:t>gui, S</w:t>
      </w:r>
      <w:del w:id="3610" w:author="lv-xyr" w:date="2019-02-24T16:29:32Z">
        <w:r>
          <w:rPr>
            <w:rFonts w:hint="eastAsia" w:ascii="Times New Roman" w:hAnsi="Times New Roman" w:cs="Times New Roman"/>
            <w:sz w:val="18"/>
            <w:szCs w:val="18"/>
            <w:lang w:val="en-US"/>
          </w:rPr>
          <w:delText>UN</w:delText>
        </w:r>
      </w:del>
      <w:ins w:id="3611" w:author="lv-xyr" w:date="2019-02-24T16:29:32Z">
        <w:r>
          <w:rPr>
            <w:rFonts w:hint="eastAsia" w:ascii="Times New Roman" w:hAnsi="Times New Roman" w:cs="Times New Roman"/>
            <w:sz w:val="18"/>
            <w:szCs w:val="18"/>
            <w:lang w:val="en-US" w:eastAsia="zh-CN"/>
          </w:rPr>
          <w:t>un</w:t>
        </w:r>
      </w:ins>
      <w:r>
        <w:rPr>
          <w:rFonts w:hint="eastAsia" w:ascii="Times New Roman" w:hAnsi="Times New Roman" w:cs="Times New Roman"/>
          <w:sz w:val="18"/>
          <w:szCs w:val="18"/>
        </w:rPr>
        <w:t xml:space="preserve"> Bei</w:t>
      </w:r>
      <w:del w:id="3612" w:author="lv-xyr" w:date="2019-02-24T16:29:35Z">
        <w:r>
          <w:rPr>
            <w:rFonts w:hint="eastAsia" w:ascii="Times New Roman" w:hAnsi="Times New Roman" w:cs="Times New Roman"/>
            <w:sz w:val="18"/>
            <w:szCs w:val="18"/>
          </w:rPr>
          <w:delText>-</w:delText>
        </w:r>
      </w:del>
      <w:r>
        <w:rPr>
          <w:rFonts w:hint="eastAsia" w:ascii="Times New Roman" w:hAnsi="Times New Roman" w:cs="Times New Roman"/>
          <w:sz w:val="18"/>
          <w:szCs w:val="18"/>
        </w:rPr>
        <w:t xml:space="preserve">lei. </w:t>
      </w:r>
      <w:r>
        <w:rPr>
          <w:rFonts w:ascii="Times New Roman" w:hAnsi="Times New Roman" w:cs="Times New Roman"/>
          <w:sz w:val="18"/>
          <w:szCs w:val="18"/>
          <w:highlight w:val="yellow"/>
          <w:rPrChange w:id="3613" w:author="lv-xyr" w:date="2019-02-24T16:31:50Z">
            <w:rPr>
              <w:rFonts w:ascii="Times New Roman" w:hAnsi="Times New Roman" w:cs="Times New Roman"/>
              <w:sz w:val="18"/>
              <w:szCs w:val="18"/>
            </w:rPr>
          </w:rPrChange>
        </w:rPr>
        <w:t xml:space="preserve">Construction and </w:t>
      </w:r>
      <w:del w:id="3614" w:author="lv-xyr" w:date="2019-02-24T16:31:08Z">
        <w:r>
          <w:rPr>
            <w:rFonts w:ascii="Times New Roman" w:hAnsi="Times New Roman" w:cs="Times New Roman"/>
            <w:sz w:val="18"/>
            <w:szCs w:val="18"/>
            <w:highlight w:val="yellow"/>
            <w:lang w:val="en-US"/>
            <w:rPrChange w:id="3615" w:author="lv-xyr" w:date="2019-02-24T16:31:50Z">
              <w:rPr>
                <w:rFonts w:ascii="Times New Roman" w:hAnsi="Times New Roman" w:cs="Times New Roman"/>
                <w:sz w:val="18"/>
                <w:szCs w:val="18"/>
                <w:lang w:val="en-US"/>
              </w:rPr>
            </w:rPrChange>
          </w:rPr>
          <w:delText>m</w:delText>
        </w:r>
      </w:del>
      <w:ins w:id="3617" w:author="lv-xyr" w:date="2019-02-24T16:31:08Z">
        <w:r>
          <w:rPr>
            <w:rFonts w:hint="eastAsia" w:ascii="Times New Roman" w:hAnsi="Times New Roman" w:cs="Times New Roman"/>
            <w:sz w:val="18"/>
            <w:szCs w:val="18"/>
            <w:highlight w:val="yellow"/>
            <w:lang w:val="en-US" w:eastAsia="zh-CN"/>
            <w:rPrChange w:id="3618" w:author="lv-xyr" w:date="2019-02-24T16:31:50Z">
              <w:rPr>
                <w:rFonts w:hint="eastAsia" w:ascii="Times New Roman" w:hAnsi="Times New Roman" w:cs="Times New Roman"/>
                <w:sz w:val="18"/>
                <w:szCs w:val="18"/>
                <w:lang w:val="en-US" w:eastAsia="zh-CN"/>
              </w:rPr>
            </w:rPrChange>
          </w:rPr>
          <w:t>M</w:t>
        </w:r>
      </w:ins>
      <w:r>
        <w:rPr>
          <w:rFonts w:ascii="Times New Roman" w:hAnsi="Times New Roman" w:cs="Times New Roman"/>
          <w:sz w:val="18"/>
          <w:szCs w:val="18"/>
          <w:highlight w:val="yellow"/>
          <w:rPrChange w:id="3620" w:author="lv-xyr" w:date="2019-02-24T16:31:50Z">
            <w:rPr>
              <w:rFonts w:ascii="Times New Roman" w:hAnsi="Times New Roman" w:cs="Times New Roman"/>
              <w:sz w:val="18"/>
              <w:szCs w:val="18"/>
            </w:rPr>
          </w:rPrChange>
        </w:rPr>
        <w:t xml:space="preserve">odification of </w:t>
      </w:r>
      <w:del w:id="3621" w:author="lv-xyr" w:date="2019-02-24T16:31:17Z">
        <w:r>
          <w:rPr>
            <w:rFonts w:ascii="Times New Roman" w:hAnsi="Times New Roman" w:cs="Times New Roman"/>
            <w:sz w:val="18"/>
            <w:szCs w:val="18"/>
            <w:highlight w:val="yellow"/>
            <w:lang w:val="en-US"/>
            <w:rPrChange w:id="3622" w:author="lv-xyr" w:date="2019-02-24T16:31:50Z">
              <w:rPr>
                <w:rFonts w:ascii="Times New Roman" w:hAnsi="Times New Roman" w:cs="Times New Roman"/>
                <w:sz w:val="18"/>
                <w:szCs w:val="18"/>
                <w:lang w:val="en-US"/>
              </w:rPr>
            </w:rPrChange>
          </w:rPr>
          <w:delText>m</w:delText>
        </w:r>
      </w:del>
      <w:ins w:id="3624" w:author="lv-xyr" w:date="2019-02-24T16:31:17Z">
        <w:r>
          <w:rPr>
            <w:rFonts w:hint="eastAsia" w:ascii="Times New Roman" w:hAnsi="Times New Roman" w:cs="Times New Roman"/>
            <w:sz w:val="18"/>
            <w:szCs w:val="18"/>
            <w:highlight w:val="yellow"/>
            <w:lang w:val="en-US" w:eastAsia="zh-CN"/>
            <w:rPrChange w:id="3625" w:author="lv-xyr" w:date="2019-02-24T16:31:50Z">
              <w:rPr>
                <w:rFonts w:hint="eastAsia" w:ascii="Times New Roman" w:hAnsi="Times New Roman" w:cs="Times New Roman"/>
                <w:sz w:val="18"/>
                <w:szCs w:val="18"/>
                <w:lang w:val="en-US" w:eastAsia="zh-CN"/>
              </w:rPr>
            </w:rPrChange>
          </w:rPr>
          <w:t>M</w:t>
        </w:r>
      </w:ins>
      <w:r>
        <w:rPr>
          <w:rFonts w:ascii="Times New Roman" w:hAnsi="Times New Roman" w:cs="Times New Roman"/>
          <w:sz w:val="18"/>
          <w:szCs w:val="18"/>
          <w:highlight w:val="yellow"/>
          <w:rPrChange w:id="3627" w:author="lv-xyr" w:date="2019-02-24T16:31:50Z">
            <w:rPr>
              <w:rFonts w:ascii="Times New Roman" w:hAnsi="Times New Roman" w:cs="Times New Roman"/>
              <w:sz w:val="18"/>
              <w:szCs w:val="18"/>
            </w:rPr>
          </w:rPrChange>
        </w:rPr>
        <w:t xml:space="preserve">acromolecular </w:t>
      </w:r>
      <w:del w:id="3628" w:author="lv-xyr" w:date="2019-02-24T16:31:22Z">
        <w:r>
          <w:rPr>
            <w:rFonts w:ascii="Times New Roman" w:hAnsi="Times New Roman" w:cs="Times New Roman"/>
            <w:sz w:val="18"/>
            <w:szCs w:val="18"/>
            <w:highlight w:val="yellow"/>
            <w:lang w:val="en-US"/>
            <w:rPrChange w:id="3629" w:author="lv-xyr" w:date="2019-02-24T16:31:50Z">
              <w:rPr>
                <w:rFonts w:ascii="Times New Roman" w:hAnsi="Times New Roman" w:cs="Times New Roman"/>
                <w:sz w:val="18"/>
                <w:szCs w:val="18"/>
                <w:lang w:val="en-US"/>
              </w:rPr>
            </w:rPrChange>
          </w:rPr>
          <w:delText>s</w:delText>
        </w:r>
      </w:del>
      <w:ins w:id="3631" w:author="lv-xyr" w:date="2019-02-24T16:31:22Z">
        <w:r>
          <w:rPr>
            <w:rFonts w:hint="eastAsia" w:ascii="Times New Roman" w:hAnsi="Times New Roman" w:cs="Times New Roman"/>
            <w:sz w:val="18"/>
            <w:szCs w:val="18"/>
            <w:highlight w:val="yellow"/>
            <w:lang w:val="en-US" w:eastAsia="zh-CN"/>
            <w:rPrChange w:id="3632" w:author="lv-xyr" w:date="2019-02-24T16:31:50Z">
              <w:rPr>
                <w:rFonts w:hint="eastAsia" w:ascii="Times New Roman" w:hAnsi="Times New Roman" w:cs="Times New Roman"/>
                <w:sz w:val="18"/>
                <w:szCs w:val="18"/>
                <w:lang w:val="en-US" w:eastAsia="zh-CN"/>
              </w:rPr>
            </w:rPrChange>
          </w:rPr>
          <w:t>S</w:t>
        </w:r>
      </w:ins>
      <w:r>
        <w:rPr>
          <w:rFonts w:ascii="Times New Roman" w:hAnsi="Times New Roman" w:cs="Times New Roman"/>
          <w:sz w:val="18"/>
          <w:szCs w:val="18"/>
          <w:highlight w:val="yellow"/>
          <w:rPrChange w:id="3634" w:author="lv-xyr" w:date="2019-02-24T16:31:50Z">
            <w:rPr>
              <w:rFonts w:ascii="Times New Roman" w:hAnsi="Times New Roman" w:cs="Times New Roman"/>
              <w:sz w:val="18"/>
              <w:szCs w:val="18"/>
            </w:rPr>
          </w:rPrChange>
        </w:rPr>
        <w:t xml:space="preserve">tructure </w:t>
      </w:r>
      <w:del w:id="3635" w:author="lv-xyr" w:date="2019-02-24T16:31:24Z">
        <w:r>
          <w:rPr>
            <w:rFonts w:ascii="Times New Roman" w:hAnsi="Times New Roman" w:cs="Times New Roman"/>
            <w:sz w:val="18"/>
            <w:szCs w:val="18"/>
            <w:highlight w:val="yellow"/>
            <w:lang w:val="en-US"/>
            <w:rPrChange w:id="3636" w:author="lv-xyr" w:date="2019-02-24T16:31:50Z">
              <w:rPr>
                <w:rFonts w:ascii="Times New Roman" w:hAnsi="Times New Roman" w:cs="Times New Roman"/>
                <w:sz w:val="18"/>
                <w:szCs w:val="18"/>
                <w:lang w:val="en-US"/>
              </w:rPr>
            </w:rPrChange>
          </w:rPr>
          <w:delText>m</w:delText>
        </w:r>
      </w:del>
      <w:ins w:id="3638" w:author="lv-xyr" w:date="2019-02-24T16:31:24Z">
        <w:r>
          <w:rPr>
            <w:rFonts w:hint="eastAsia" w:ascii="Times New Roman" w:hAnsi="Times New Roman" w:cs="Times New Roman"/>
            <w:sz w:val="18"/>
            <w:szCs w:val="18"/>
            <w:highlight w:val="yellow"/>
            <w:lang w:val="en-US" w:eastAsia="zh-CN"/>
            <w:rPrChange w:id="3639" w:author="lv-xyr" w:date="2019-02-24T16:31:50Z">
              <w:rPr>
                <w:rFonts w:hint="eastAsia" w:ascii="Times New Roman" w:hAnsi="Times New Roman" w:cs="Times New Roman"/>
                <w:sz w:val="18"/>
                <w:szCs w:val="18"/>
                <w:lang w:val="en-US" w:eastAsia="zh-CN"/>
              </w:rPr>
            </w:rPrChange>
          </w:rPr>
          <w:t>M</w:t>
        </w:r>
      </w:ins>
      <w:r>
        <w:rPr>
          <w:rFonts w:ascii="Times New Roman" w:hAnsi="Times New Roman" w:cs="Times New Roman"/>
          <w:sz w:val="18"/>
          <w:szCs w:val="18"/>
          <w:highlight w:val="yellow"/>
          <w:rPrChange w:id="3641" w:author="lv-xyr" w:date="2019-02-24T16:31:50Z">
            <w:rPr>
              <w:rFonts w:ascii="Times New Roman" w:hAnsi="Times New Roman" w:cs="Times New Roman"/>
              <w:sz w:val="18"/>
              <w:szCs w:val="18"/>
            </w:rPr>
          </w:rPrChange>
        </w:rPr>
        <w:t xml:space="preserve">odel for </w:t>
      </w:r>
      <w:del w:id="3642" w:author="lv-xyr" w:date="2019-02-24T16:31:32Z">
        <w:r>
          <w:rPr>
            <w:rFonts w:ascii="Times New Roman" w:hAnsi="Times New Roman" w:cs="Times New Roman"/>
            <w:sz w:val="18"/>
            <w:szCs w:val="18"/>
            <w:highlight w:val="yellow"/>
            <w:lang w:val="en-US"/>
            <w:rPrChange w:id="3643" w:author="lv-xyr" w:date="2019-02-24T16:31:50Z">
              <w:rPr>
                <w:rFonts w:ascii="Times New Roman" w:hAnsi="Times New Roman" w:cs="Times New Roman"/>
                <w:sz w:val="18"/>
                <w:szCs w:val="18"/>
                <w:lang w:val="en-US"/>
              </w:rPr>
            </w:rPrChange>
          </w:rPr>
          <w:delText>v</w:delText>
        </w:r>
      </w:del>
      <w:ins w:id="3645" w:author="lv-xyr" w:date="2019-02-24T16:31:32Z">
        <w:r>
          <w:rPr>
            <w:rFonts w:hint="eastAsia" w:ascii="Times New Roman" w:hAnsi="Times New Roman" w:cs="Times New Roman"/>
            <w:sz w:val="18"/>
            <w:szCs w:val="18"/>
            <w:highlight w:val="yellow"/>
            <w:lang w:val="en-US" w:eastAsia="zh-CN"/>
            <w:rPrChange w:id="3646" w:author="lv-xyr" w:date="2019-02-24T16:31:50Z">
              <w:rPr>
                <w:rFonts w:hint="eastAsia" w:ascii="Times New Roman" w:hAnsi="Times New Roman" w:cs="Times New Roman"/>
                <w:sz w:val="18"/>
                <w:szCs w:val="18"/>
                <w:lang w:val="en-US" w:eastAsia="zh-CN"/>
              </w:rPr>
            </w:rPrChange>
          </w:rPr>
          <w:t>V</w:t>
        </w:r>
      </w:ins>
      <w:r>
        <w:rPr>
          <w:rFonts w:ascii="Times New Roman" w:hAnsi="Times New Roman" w:cs="Times New Roman"/>
          <w:sz w:val="18"/>
          <w:szCs w:val="18"/>
          <w:highlight w:val="yellow"/>
          <w:rPrChange w:id="3648" w:author="lv-xyr" w:date="2019-02-24T16:31:50Z">
            <w:rPr>
              <w:rFonts w:ascii="Times New Roman" w:hAnsi="Times New Roman" w:cs="Times New Roman"/>
              <w:sz w:val="18"/>
              <w:szCs w:val="18"/>
            </w:rPr>
          </w:rPrChange>
        </w:rPr>
        <w:t>itrinite from Shendong 2-2 coa</w:t>
      </w:r>
      <w:r>
        <w:rPr>
          <w:rFonts w:ascii="Times New Roman" w:hAnsi="Times New Roman" w:cs="Times New Roman"/>
          <w:sz w:val="18"/>
          <w:szCs w:val="18"/>
        </w:rPr>
        <w:t xml:space="preserve">l[J]. </w:t>
      </w:r>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del w:id="3649" w:author="lv-xyr" w:date="2019-02-24T16:30:06Z">
        <w:r>
          <w:rPr>
            <w:rFonts w:ascii="Times New Roman" w:hAnsi="Times New Roman" w:cs="Times New Roman"/>
            <w:sz w:val="18"/>
            <w:szCs w:val="18"/>
          </w:rPr>
          <w:delText xml:space="preserve"> </w:delText>
        </w:r>
      </w:del>
      <w:r>
        <w:rPr>
          <w:rFonts w:ascii="Times New Roman" w:hAnsi="Times New Roman" w:cs="Times New Roman"/>
          <w:sz w:val="18"/>
          <w:szCs w:val="18"/>
        </w:rPr>
        <w:t>, 2011, 39(9):652-657.</w:t>
      </w:r>
      <w:del w:id="3650" w:author="lv-xyr" w:date="2019-02-24T16:29:57Z">
        <w:r>
          <w:rPr>
            <w:rFonts w:hint="eastAsia" w:ascii="Times New Roman" w:hAnsi="Times New Roman" w:cs="Times New Roman"/>
            <w:sz w:val="18"/>
            <w:szCs w:val="18"/>
          </w:rPr>
          <w:delText>)</w:delText>
        </w:r>
      </w:del>
    </w:p>
    <w:p>
      <w:pPr>
        <w:spacing w:line="312" w:lineRule="atLeast"/>
        <w:rPr>
          <w:del w:id="3651" w:author="lv-xyr" w:date="2019-02-24T16:39:39Z"/>
          <w:rFonts w:ascii="Times New Roman" w:hAnsi="Times New Roman" w:cs="Times New Roman"/>
          <w:sz w:val="18"/>
          <w:szCs w:val="18"/>
        </w:rPr>
      </w:pPr>
      <w:r>
        <w:rPr>
          <w:rFonts w:ascii="Times New Roman" w:hAnsi="Times New Roman" w:cs="Times New Roman"/>
          <w:sz w:val="18"/>
          <w:szCs w:val="18"/>
        </w:rPr>
        <w:t xml:space="preserve">[4] </w:t>
      </w:r>
      <w:del w:id="3652" w:author="lv-xyr" w:date="2019-02-24T16:39:36Z">
        <w:r>
          <w:rPr>
            <w:rFonts w:ascii="Times New Roman" w:hAnsi="Times New Roman" w:cs="Times New Roman"/>
            <w:sz w:val="18"/>
            <w:szCs w:val="18"/>
          </w:rPr>
          <w:delText>相建华, 曾凡桂, 梁虎珍,等. 兖州煤大分子结构模型构建及其分子模拟[J]. 燃料化学学报, 2011, 39(7):481-488.</w:delText>
        </w:r>
      </w:del>
    </w:p>
    <w:p>
      <w:pPr>
        <w:spacing w:line="312" w:lineRule="atLeast"/>
        <w:ind w:firstLine="0" w:firstLineChars="0"/>
        <w:rPr>
          <w:rFonts w:ascii="Times New Roman" w:hAnsi="Times New Roman" w:cs="Times New Roman"/>
          <w:sz w:val="18"/>
          <w:szCs w:val="18"/>
        </w:rPr>
        <w:pPrChange w:id="3653" w:author="lv-xyr" w:date="2019-02-24T16:39:38Z">
          <w:pPr>
            <w:spacing w:line="312" w:lineRule="atLeast"/>
            <w:ind w:firstLine="360" w:firstLineChars="200"/>
          </w:pPr>
        </w:pPrChange>
      </w:pPr>
      <w:del w:id="3654" w:author="lv-xyr" w:date="2019-02-24T16:31:59Z">
        <w:r>
          <w:rPr>
            <w:rFonts w:hint="eastAsia" w:ascii="Times New Roman" w:hAnsi="Times New Roman" w:cs="Times New Roman"/>
            <w:sz w:val="18"/>
            <w:szCs w:val="18"/>
          </w:rPr>
          <w:delText>(</w:delText>
        </w:r>
      </w:del>
      <w:r>
        <w:rPr>
          <w:rFonts w:hint="eastAsia" w:ascii="Times New Roman" w:hAnsi="Times New Roman" w:cs="Times New Roman"/>
          <w:sz w:val="18"/>
          <w:szCs w:val="18"/>
        </w:rPr>
        <w:t>X</w:t>
      </w:r>
      <w:del w:id="3655" w:author="lv-xyr" w:date="2019-02-24T16:32:01Z">
        <w:r>
          <w:rPr>
            <w:rFonts w:hint="eastAsia" w:ascii="Times New Roman" w:hAnsi="Times New Roman" w:cs="Times New Roman"/>
            <w:sz w:val="18"/>
            <w:szCs w:val="18"/>
            <w:lang w:val="en-US"/>
          </w:rPr>
          <w:delText>IANG</w:delText>
        </w:r>
      </w:del>
      <w:ins w:id="3656" w:author="lv-xyr" w:date="2019-02-24T16:32:05Z">
        <w:r>
          <w:rPr>
            <w:rFonts w:hint="eastAsia" w:ascii="Times New Roman" w:hAnsi="Times New Roman" w:cs="Times New Roman"/>
            <w:sz w:val="18"/>
            <w:szCs w:val="18"/>
            <w:lang w:val="en-US" w:eastAsia="zh-CN"/>
          </w:rPr>
          <w:t>iang</w:t>
        </w:r>
      </w:ins>
      <w:r>
        <w:rPr>
          <w:rFonts w:hint="eastAsia" w:ascii="Times New Roman" w:hAnsi="Times New Roman" w:cs="Times New Roman"/>
          <w:sz w:val="18"/>
          <w:szCs w:val="18"/>
        </w:rPr>
        <w:t xml:space="preserve"> Jian</w:t>
      </w:r>
      <w:del w:id="3657" w:author="lv-xyr" w:date="2019-02-24T16:32:08Z">
        <w:r>
          <w:rPr>
            <w:rFonts w:hint="eastAsia" w:ascii="Times New Roman" w:hAnsi="Times New Roman" w:cs="Times New Roman"/>
            <w:sz w:val="18"/>
            <w:szCs w:val="18"/>
          </w:rPr>
          <w:delText>-</w:delText>
        </w:r>
      </w:del>
      <w:r>
        <w:rPr>
          <w:rFonts w:hint="eastAsia" w:ascii="Times New Roman" w:hAnsi="Times New Roman" w:cs="Times New Roman"/>
          <w:sz w:val="18"/>
          <w:szCs w:val="18"/>
        </w:rPr>
        <w:t>hua, Z</w:t>
      </w:r>
      <w:del w:id="3658" w:author="lv-xyr" w:date="2019-02-24T16:32:17Z">
        <w:r>
          <w:rPr>
            <w:rFonts w:hint="eastAsia" w:ascii="Times New Roman" w:hAnsi="Times New Roman" w:cs="Times New Roman"/>
            <w:sz w:val="18"/>
            <w:szCs w:val="18"/>
            <w:lang w:val="en-US"/>
          </w:rPr>
          <w:delText>ENG</w:delText>
        </w:r>
      </w:del>
      <w:ins w:id="3659" w:author="lv-xyr" w:date="2019-02-24T16:32:17Z">
        <w:r>
          <w:rPr>
            <w:rFonts w:hint="eastAsia" w:ascii="Times New Roman" w:hAnsi="Times New Roman" w:cs="Times New Roman"/>
            <w:sz w:val="18"/>
            <w:szCs w:val="18"/>
            <w:lang w:val="en-US" w:eastAsia="zh-CN"/>
          </w:rPr>
          <w:t>eng</w:t>
        </w:r>
      </w:ins>
      <w:r>
        <w:rPr>
          <w:rFonts w:hint="eastAsia" w:ascii="Times New Roman" w:hAnsi="Times New Roman" w:cs="Times New Roman"/>
          <w:sz w:val="18"/>
          <w:szCs w:val="18"/>
        </w:rPr>
        <w:t xml:space="preserve"> Fan</w:t>
      </w:r>
      <w:del w:id="3660" w:author="lv-xyr" w:date="2019-02-24T16:32:21Z">
        <w:r>
          <w:rPr>
            <w:rFonts w:hint="eastAsia" w:ascii="Times New Roman" w:hAnsi="Times New Roman" w:cs="Times New Roman"/>
            <w:sz w:val="18"/>
            <w:szCs w:val="18"/>
          </w:rPr>
          <w:delText>-</w:delText>
        </w:r>
      </w:del>
      <w:r>
        <w:rPr>
          <w:rFonts w:hint="eastAsia" w:ascii="Times New Roman" w:hAnsi="Times New Roman" w:cs="Times New Roman"/>
          <w:sz w:val="18"/>
          <w:szCs w:val="18"/>
        </w:rPr>
        <w:t>gui, L</w:t>
      </w:r>
      <w:del w:id="3661" w:author="lv-xyr" w:date="2019-02-24T16:32:26Z">
        <w:r>
          <w:rPr>
            <w:rFonts w:hint="eastAsia" w:ascii="Times New Roman" w:hAnsi="Times New Roman" w:cs="Times New Roman"/>
            <w:sz w:val="18"/>
            <w:szCs w:val="18"/>
            <w:lang w:val="en-US"/>
          </w:rPr>
          <w:delText>IANG</w:delText>
        </w:r>
      </w:del>
      <w:ins w:id="3662" w:author="lv-xyr" w:date="2019-02-24T16:32:26Z">
        <w:r>
          <w:rPr>
            <w:rFonts w:hint="eastAsia" w:ascii="Times New Roman" w:hAnsi="Times New Roman" w:cs="Times New Roman"/>
            <w:sz w:val="18"/>
            <w:szCs w:val="18"/>
            <w:lang w:val="en-US" w:eastAsia="zh-CN"/>
          </w:rPr>
          <w:t>iang</w:t>
        </w:r>
      </w:ins>
      <w:r>
        <w:rPr>
          <w:rFonts w:hint="eastAsia" w:ascii="Times New Roman" w:hAnsi="Times New Roman" w:cs="Times New Roman"/>
          <w:sz w:val="18"/>
          <w:szCs w:val="18"/>
        </w:rPr>
        <w:t xml:space="preserve"> Hu</w:t>
      </w:r>
      <w:del w:id="3663" w:author="lv-xyr" w:date="2019-02-24T16:32:29Z">
        <w:r>
          <w:rPr>
            <w:rFonts w:hint="eastAsia" w:ascii="Times New Roman" w:hAnsi="Times New Roman" w:cs="Times New Roman"/>
            <w:sz w:val="18"/>
            <w:szCs w:val="18"/>
          </w:rPr>
          <w:delText>-</w:delText>
        </w:r>
      </w:del>
      <w:r>
        <w:rPr>
          <w:rFonts w:hint="eastAsia" w:ascii="Times New Roman" w:hAnsi="Times New Roman" w:cs="Times New Roman"/>
          <w:sz w:val="18"/>
          <w:szCs w:val="18"/>
        </w:rPr>
        <w:t>zhen, et al.</w:t>
      </w:r>
      <w:del w:id="3664" w:author="lv-xyr" w:date="2019-02-24T16:39:19Z">
        <w:r>
          <w:rPr>
            <w:rFonts w:ascii="Times New Roman" w:hAnsi="Times New Roman" w:cs="Times New Roman"/>
            <w:sz w:val="18"/>
            <w:szCs w:val="18"/>
          </w:rPr>
          <w:delText xml:space="preserve">Model </w:delText>
        </w:r>
      </w:del>
      <w:del w:id="3665" w:author="lv-xyr" w:date="2019-02-24T16:39:19Z">
        <w:r>
          <w:rPr>
            <w:rFonts w:ascii="Times New Roman" w:hAnsi="Times New Roman" w:cs="Times New Roman"/>
            <w:sz w:val="18"/>
            <w:szCs w:val="18"/>
            <w:lang w:val="en-US"/>
          </w:rPr>
          <w:delText>c</w:delText>
        </w:r>
      </w:del>
      <w:del w:id="3666" w:author="lv-xyr" w:date="2019-02-24T16:39:19Z">
        <w:r>
          <w:rPr>
            <w:rFonts w:ascii="Times New Roman" w:hAnsi="Times New Roman" w:cs="Times New Roman"/>
            <w:sz w:val="18"/>
            <w:szCs w:val="18"/>
          </w:rPr>
          <w:delText>onstruction</w:delText>
        </w:r>
      </w:del>
      <w:r>
        <w:rPr>
          <w:rFonts w:ascii="Times New Roman" w:hAnsi="Times New Roman" w:cs="Times New Roman"/>
          <w:sz w:val="18"/>
          <w:szCs w:val="18"/>
        </w:rPr>
        <w:t xml:space="preserve"> </w:t>
      </w:r>
      <w:del w:id="3667" w:author="lv-xyr" w:date="2019-02-24T16:39:23Z">
        <w:r>
          <w:rPr>
            <w:rFonts w:ascii="Times New Roman" w:hAnsi="Times New Roman" w:cs="Times New Roman"/>
            <w:sz w:val="18"/>
            <w:szCs w:val="18"/>
          </w:rPr>
          <w:delText xml:space="preserve">of the </w:delText>
        </w:r>
      </w:del>
      <w:del w:id="3668" w:author="lv-xyr" w:date="2019-02-24T16:33:38Z">
        <w:r>
          <w:rPr>
            <w:rFonts w:ascii="Times New Roman" w:hAnsi="Times New Roman" w:cs="Times New Roman"/>
            <w:sz w:val="18"/>
            <w:szCs w:val="18"/>
            <w:lang w:val="en-US"/>
          </w:rPr>
          <w:delText>m</w:delText>
        </w:r>
      </w:del>
      <w:ins w:id="3669" w:author="lv-xyr" w:date="2019-02-24T16:33:38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acromolecular </w:t>
      </w:r>
      <w:del w:id="3670" w:author="lv-xyr" w:date="2019-02-24T16:33:42Z">
        <w:r>
          <w:rPr>
            <w:rFonts w:ascii="Times New Roman" w:hAnsi="Times New Roman" w:cs="Times New Roman"/>
            <w:sz w:val="18"/>
            <w:szCs w:val="18"/>
            <w:lang w:val="en-US"/>
          </w:rPr>
          <w:delText>s</w:delText>
        </w:r>
      </w:del>
      <w:ins w:id="3671" w:author="lv-xyr" w:date="2019-02-24T16:33:42Z">
        <w:r>
          <w:rPr>
            <w:rFonts w:hint="eastAsia" w:ascii="Times New Roman" w:hAnsi="Times New Roman" w:cs="Times New Roman"/>
            <w:sz w:val="18"/>
            <w:szCs w:val="18"/>
            <w:lang w:val="en-US" w:eastAsia="zh-CN"/>
          </w:rPr>
          <w:t>S</w:t>
        </w:r>
      </w:ins>
      <w:r>
        <w:rPr>
          <w:rFonts w:ascii="Times New Roman" w:hAnsi="Times New Roman" w:cs="Times New Roman"/>
          <w:sz w:val="18"/>
          <w:szCs w:val="18"/>
        </w:rPr>
        <w:t>tructure</w:t>
      </w:r>
      <w:ins w:id="3672" w:author="lv-xyr" w:date="2019-02-24T16:39:19Z">
        <w:r>
          <w:rPr>
            <w:rFonts w:hint="eastAsia" w:ascii="Times New Roman" w:hAnsi="Times New Roman" w:cs="Times New Roman"/>
            <w:sz w:val="18"/>
            <w:szCs w:val="18"/>
            <w:lang w:val="en-US" w:eastAsia="zh-CN"/>
          </w:rPr>
          <w:t xml:space="preserve"> </w:t>
        </w:r>
      </w:ins>
      <w:ins w:id="3673" w:author="lv-xyr" w:date="2019-02-24T16:39:19Z">
        <w:r>
          <w:rPr>
            <w:rFonts w:ascii="Times New Roman" w:hAnsi="Times New Roman" w:cs="Times New Roman"/>
            <w:sz w:val="18"/>
            <w:szCs w:val="18"/>
          </w:rPr>
          <w:t xml:space="preserve">Model </w:t>
        </w:r>
      </w:ins>
      <w:ins w:id="3674" w:author="lv-xyr" w:date="2019-02-24T16:39:19Z">
        <w:r>
          <w:rPr>
            <w:rFonts w:hint="eastAsia" w:ascii="Times New Roman" w:hAnsi="Times New Roman" w:cs="Times New Roman"/>
            <w:sz w:val="18"/>
            <w:szCs w:val="18"/>
            <w:lang w:val="en-US" w:eastAsia="zh-CN"/>
          </w:rPr>
          <w:t>C</w:t>
        </w:r>
      </w:ins>
      <w:ins w:id="3675" w:author="lv-xyr" w:date="2019-02-24T16:39:19Z">
        <w:r>
          <w:rPr>
            <w:rFonts w:ascii="Times New Roman" w:hAnsi="Times New Roman" w:cs="Times New Roman"/>
            <w:sz w:val="18"/>
            <w:szCs w:val="18"/>
          </w:rPr>
          <w:t>onstruction</w:t>
        </w:r>
      </w:ins>
      <w:r>
        <w:rPr>
          <w:rFonts w:ascii="Times New Roman" w:hAnsi="Times New Roman" w:cs="Times New Roman"/>
          <w:sz w:val="18"/>
          <w:szCs w:val="18"/>
        </w:rPr>
        <w:t xml:space="preserve"> of Yanzhou </w:t>
      </w:r>
      <w:del w:id="3676" w:author="lv-xyr" w:date="2019-02-24T16:33:59Z">
        <w:r>
          <w:rPr>
            <w:rFonts w:ascii="Times New Roman" w:hAnsi="Times New Roman" w:cs="Times New Roman"/>
            <w:sz w:val="18"/>
            <w:szCs w:val="18"/>
            <w:lang w:val="en-US"/>
          </w:rPr>
          <w:delText>c</w:delText>
        </w:r>
      </w:del>
      <w:ins w:id="3677" w:author="lv-xyr" w:date="2019-02-24T16:33:59Z">
        <w:r>
          <w:rPr>
            <w:rFonts w:hint="eastAsia" w:ascii="Times New Roman" w:hAnsi="Times New Roman" w:cs="Times New Roman"/>
            <w:sz w:val="18"/>
            <w:szCs w:val="18"/>
            <w:lang w:val="en-US" w:eastAsia="zh-CN"/>
          </w:rPr>
          <w:t>C</w:t>
        </w:r>
      </w:ins>
      <w:r>
        <w:rPr>
          <w:rFonts w:ascii="Times New Roman" w:hAnsi="Times New Roman" w:cs="Times New Roman"/>
          <w:sz w:val="18"/>
          <w:szCs w:val="18"/>
        </w:rPr>
        <w:t xml:space="preserve">oal and </w:t>
      </w:r>
      <w:del w:id="3678" w:author="lv-xyr" w:date="2019-02-24T16:34:06Z">
        <w:r>
          <w:rPr>
            <w:rFonts w:ascii="Times New Roman" w:hAnsi="Times New Roman" w:cs="Times New Roman"/>
            <w:sz w:val="18"/>
            <w:szCs w:val="18"/>
            <w:lang w:val="en-US"/>
          </w:rPr>
          <w:delText>i</w:delText>
        </w:r>
      </w:del>
      <w:ins w:id="3679" w:author="lv-xyr" w:date="2019-02-24T16:34:06Z">
        <w:r>
          <w:rPr>
            <w:rFonts w:hint="eastAsia" w:ascii="Times New Roman" w:hAnsi="Times New Roman" w:cs="Times New Roman"/>
            <w:sz w:val="18"/>
            <w:szCs w:val="18"/>
            <w:lang w:val="en-US" w:eastAsia="zh-CN"/>
          </w:rPr>
          <w:t>I</w:t>
        </w:r>
      </w:ins>
      <w:r>
        <w:rPr>
          <w:rFonts w:ascii="Times New Roman" w:hAnsi="Times New Roman" w:cs="Times New Roman"/>
          <w:sz w:val="18"/>
          <w:szCs w:val="18"/>
        </w:rPr>
        <w:t xml:space="preserve">ts </w:t>
      </w:r>
      <w:del w:id="3680" w:author="lv-xyr" w:date="2019-02-24T16:34:09Z">
        <w:r>
          <w:rPr>
            <w:rFonts w:ascii="Times New Roman" w:hAnsi="Times New Roman" w:cs="Times New Roman"/>
            <w:sz w:val="18"/>
            <w:szCs w:val="18"/>
            <w:lang w:val="en-US"/>
          </w:rPr>
          <w:delText>m</w:delText>
        </w:r>
      </w:del>
      <w:ins w:id="3681" w:author="lv-xyr" w:date="2019-02-24T16:34:09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olecular </w:t>
      </w:r>
      <w:del w:id="3682" w:author="lv-xyr" w:date="2019-02-24T16:34:13Z">
        <w:r>
          <w:rPr>
            <w:rFonts w:ascii="Times New Roman" w:hAnsi="Times New Roman" w:cs="Times New Roman"/>
            <w:sz w:val="18"/>
            <w:szCs w:val="18"/>
            <w:lang w:val="en-US"/>
          </w:rPr>
          <w:delText>s</w:delText>
        </w:r>
      </w:del>
      <w:ins w:id="3683" w:author="lv-xyr" w:date="2019-02-24T16:34:13Z">
        <w:r>
          <w:rPr>
            <w:rFonts w:hint="eastAsia" w:ascii="Times New Roman" w:hAnsi="Times New Roman" w:cs="Times New Roman"/>
            <w:sz w:val="18"/>
            <w:szCs w:val="18"/>
            <w:lang w:val="en-US" w:eastAsia="zh-CN"/>
          </w:rPr>
          <w:t>S</w:t>
        </w:r>
      </w:ins>
      <w:r>
        <w:rPr>
          <w:rFonts w:ascii="Times New Roman" w:hAnsi="Times New Roman" w:cs="Times New Roman"/>
          <w:sz w:val="18"/>
          <w:szCs w:val="18"/>
        </w:rPr>
        <w:t xml:space="preserve">imulation[J]. </w:t>
      </w:r>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del w:id="3684" w:author="lv-xyr" w:date="2019-02-24T16:32:48Z">
        <w:r>
          <w:rPr>
            <w:rFonts w:ascii="Times New Roman" w:hAnsi="Times New Roman" w:cs="Times New Roman"/>
            <w:sz w:val="18"/>
            <w:szCs w:val="18"/>
          </w:rPr>
          <w:delText xml:space="preserve"> </w:delText>
        </w:r>
      </w:del>
      <w:r>
        <w:rPr>
          <w:rFonts w:ascii="Times New Roman" w:hAnsi="Times New Roman" w:cs="Times New Roman"/>
          <w:sz w:val="18"/>
          <w:szCs w:val="18"/>
        </w:rPr>
        <w:t>, 2011, 39(7):481-488.</w:t>
      </w:r>
      <w:del w:id="3685" w:author="lv-xyr" w:date="2019-02-24T16:35:19Z">
        <w:r>
          <w:rPr>
            <w:rFonts w:hint="eastAsia" w:ascii="Times New Roman" w:hAnsi="Times New Roman" w:cs="Times New Roman"/>
            <w:sz w:val="18"/>
            <w:szCs w:val="18"/>
          </w:rPr>
          <w:delText>)</w:delText>
        </w:r>
      </w:del>
    </w:p>
    <w:p>
      <w:pPr>
        <w:spacing w:line="312" w:lineRule="atLeast"/>
        <w:rPr>
          <w:del w:id="3686" w:author="lv-xyr" w:date="2019-02-24T16:38:34Z"/>
          <w:rFonts w:ascii="Times New Roman" w:hAnsi="Times New Roman" w:eastAsia="宋体" w:cs="Times New Roman"/>
          <w:sz w:val="18"/>
          <w:szCs w:val="18"/>
        </w:rPr>
      </w:pPr>
      <w:r>
        <w:rPr>
          <w:rFonts w:hint="eastAsia" w:ascii="Times New Roman" w:hAnsi="Times New Roman" w:cs="Times New Roman"/>
          <w:sz w:val="18"/>
          <w:szCs w:val="18"/>
        </w:rPr>
        <w:t>[5]</w:t>
      </w:r>
      <w:r>
        <w:rPr>
          <w:rFonts w:ascii="Times New Roman" w:hAnsi="Times New Roman" w:eastAsia="宋体" w:cs="Times New Roman"/>
          <w:sz w:val="18"/>
          <w:szCs w:val="18"/>
        </w:rPr>
        <w:t xml:space="preserve"> </w:t>
      </w:r>
      <w:del w:id="3687" w:author="lv-xyr" w:date="2019-02-24T16:38:30Z">
        <w:r>
          <w:rPr>
            <w:rFonts w:ascii="Times New Roman" w:hAnsi="Times New Roman" w:eastAsia="宋体" w:cs="Times New Roman"/>
            <w:sz w:val="18"/>
            <w:szCs w:val="18"/>
          </w:rPr>
          <w:delText>相建华, 曾凡桂, 李彬,等. 成庄无烟煤大分子结构模型及其分子模拟[J]. 燃料化学学报, 2013, 41(4):391-399.</w:delText>
        </w:r>
      </w:del>
    </w:p>
    <w:p>
      <w:pPr>
        <w:spacing w:line="312" w:lineRule="atLeast"/>
        <w:ind w:firstLine="0" w:firstLineChars="0"/>
        <w:rPr>
          <w:rFonts w:ascii="Times New Roman" w:hAnsi="Times New Roman" w:cs="Times New Roman"/>
          <w:sz w:val="18"/>
          <w:szCs w:val="18"/>
        </w:rPr>
        <w:pPrChange w:id="3688" w:author="lv-xyr" w:date="2019-02-24T16:38:33Z">
          <w:pPr>
            <w:spacing w:line="312" w:lineRule="atLeast"/>
            <w:ind w:firstLine="360" w:firstLineChars="200"/>
          </w:pPr>
        </w:pPrChange>
      </w:pPr>
      <w:del w:id="3689" w:author="lv-xyr" w:date="2019-02-24T16:35:23Z">
        <w:r>
          <w:rPr>
            <w:rFonts w:hint="eastAsia" w:ascii="Times New Roman" w:hAnsi="Times New Roman" w:cs="Times New Roman"/>
            <w:sz w:val="18"/>
            <w:szCs w:val="18"/>
            <w:lang w:val="en-US"/>
          </w:rPr>
          <w:delText>(XIANG</w:delText>
        </w:r>
      </w:del>
      <w:ins w:id="3690" w:author="lv-xyr" w:date="2019-02-24T16:35:23Z">
        <w:r>
          <w:rPr>
            <w:rFonts w:hint="eastAsia" w:ascii="Times New Roman" w:hAnsi="Times New Roman" w:cs="Times New Roman"/>
            <w:sz w:val="18"/>
            <w:szCs w:val="18"/>
            <w:lang w:val="en-US" w:eastAsia="zh-CN"/>
          </w:rPr>
          <w:t>X</w:t>
        </w:r>
      </w:ins>
      <w:ins w:id="3691" w:author="lv-xyr" w:date="2019-02-24T16:35:24Z">
        <w:r>
          <w:rPr>
            <w:rFonts w:hint="eastAsia" w:ascii="Times New Roman" w:hAnsi="Times New Roman" w:cs="Times New Roman"/>
            <w:sz w:val="18"/>
            <w:szCs w:val="18"/>
            <w:lang w:val="en-US" w:eastAsia="zh-CN"/>
          </w:rPr>
          <w:t>iang</w:t>
        </w:r>
      </w:ins>
      <w:r>
        <w:rPr>
          <w:rFonts w:hint="eastAsia" w:ascii="Times New Roman" w:hAnsi="Times New Roman" w:cs="Times New Roman"/>
          <w:sz w:val="18"/>
          <w:szCs w:val="18"/>
        </w:rPr>
        <w:t xml:space="preserve"> Jian</w:t>
      </w:r>
      <w:del w:id="3692" w:author="lv-xyr" w:date="2019-02-24T16:35:29Z">
        <w:r>
          <w:rPr>
            <w:rFonts w:hint="eastAsia" w:ascii="Times New Roman" w:hAnsi="Times New Roman" w:cs="Times New Roman"/>
            <w:sz w:val="18"/>
            <w:szCs w:val="18"/>
          </w:rPr>
          <w:delText>-</w:delText>
        </w:r>
      </w:del>
      <w:r>
        <w:rPr>
          <w:rFonts w:hint="eastAsia" w:ascii="Times New Roman" w:hAnsi="Times New Roman" w:cs="Times New Roman"/>
          <w:sz w:val="18"/>
          <w:szCs w:val="18"/>
        </w:rPr>
        <w:t>hua, Z</w:t>
      </w:r>
      <w:del w:id="3693" w:author="lv-xyr" w:date="2019-02-24T16:35:34Z">
        <w:r>
          <w:rPr>
            <w:rFonts w:hint="eastAsia" w:ascii="Times New Roman" w:hAnsi="Times New Roman" w:cs="Times New Roman"/>
            <w:sz w:val="18"/>
            <w:szCs w:val="18"/>
            <w:lang w:val="en-US"/>
          </w:rPr>
          <w:delText>ENG</w:delText>
        </w:r>
      </w:del>
      <w:ins w:id="3694" w:author="lv-xyr" w:date="2019-02-24T16:35:34Z">
        <w:r>
          <w:rPr>
            <w:rFonts w:hint="eastAsia" w:ascii="Times New Roman" w:hAnsi="Times New Roman" w:cs="Times New Roman"/>
            <w:sz w:val="18"/>
            <w:szCs w:val="18"/>
            <w:lang w:val="en-US" w:eastAsia="zh-CN"/>
          </w:rPr>
          <w:t>e</w:t>
        </w:r>
      </w:ins>
      <w:ins w:id="3695" w:author="lv-xyr" w:date="2019-02-24T16:35:35Z">
        <w:r>
          <w:rPr>
            <w:rFonts w:hint="eastAsia" w:ascii="Times New Roman" w:hAnsi="Times New Roman" w:cs="Times New Roman"/>
            <w:sz w:val="18"/>
            <w:szCs w:val="18"/>
            <w:lang w:val="en-US" w:eastAsia="zh-CN"/>
          </w:rPr>
          <w:t>ng</w:t>
        </w:r>
      </w:ins>
      <w:r>
        <w:rPr>
          <w:rFonts w:hint="eastAsia" w:ascii="Times New Roman" w:hAnsi="Times New Roman" w:cs="Times New Roman"/>
          <w:sz w:val="18"/>
          <w:szCs w:val="18"/>
        </w:rPr>
        <w:t xml:space="preserve"> Fan</w:t>
      </w:r>
      <w:del w:id="3696" w:author="lv-xyr" w:date="2019-02-24T16:35:37Z">
        <w:r>
          <w:rPr>
            <w:rFonts w:hint="eastAsia" w:ascii="Times New Roman" w:hAnsi="Times New Roman" w:cs="Times New Roman"/>
            <w:sz w:val="18"/>
            <w:szCs w:val="18"/>
          </w:rPr>
          <w:delText>-</w:delText>
        </w:r>
      </w:del>
      <w:r>
        <w:rPr>
          <w:rFonts w:hint="eastAsia" w:ascii="Times New Roman" w:hAnsi="Times New Roman" w:cs="Times New Roman"/>
          <w:sz w:val="18"/>
          <w:szCs w:val="18"/>
        </w:rPr>
        <w:t>gui, L</w:t>
      </w:r>
      <w:del w:id="3697" w:author="lv-xyr" w:date="2019-02-24T16:35:40Z">
        <w:r>
          <w:rPr>
            <w:rFonts w:hint="eastAsia" w:ascii="Times New Roman" w:hAnsi="Times New Roman" w:cs="Times New Roman"/>
            <w:sz w:val="18"/>
            <w:szCs w:val="18"/>
            <w:lang w:val="en-US"/>
          </w:rPr>
          <w:delText>I</w:delText>
        </w:r>
      </w:del>
      <w:ins w:id="3698" w:author="lv-xyr" w:date="2019-02-24T16:35:40Z">
        <w:r>
          <w:rPr>
            <w:rFonts w:hint="eastAsia" w:ascii="Times New Roman" w:hAnsi="Times New Roman" w:cs="Times New Roman"/>
            <w:sz w:val="18"/>
            <w:szCs w:val="18"/>
            <w:lang w:val="en-US" w:eastAsia="zh-CN"/>
          </w:rPr>
          <w:t>i</w:t>
        </w:r>
      </w:ins>
      <w:r>
        <w:rPr>
          <w:rFonts w:hint="eastAsia" w:ascii="Times New Roman" w:hAnsi="Times New Roman" w:cs="Times New Roman"/>
          <w:sz w:val="18"/>
          <w:szCs w:val="18"/>
        </w:rPr>
        <w:t xml:space="preserve"> Bin, et al, </w:t>
      </w:r>
      <w:ins w:id="3699" w:author="lv-xyr" w:date="2019-02-24T16:37:51Z">
        <w:r>
          <w:rPr>
            <w:rFonts w:hint="eastAsia" w:ascii="Times New Roman" w:hAnsi="Times New Roman" w:cs="Times New Roman"/>
            <w:sz w:val="18"/>
            <w:szCs w:val="18"/>
            <w:lang w:val="en-US" w:eastAsia="zh-CN"/>
          </w:rPr>
          <w:t>M</w:t>
        </w:r>
      </w:ins>
      <w:ins w:id="3700" w:author="lv-xyr" w:date="2019-02-24T16:37:51Z">
        <w:r>
          <w:rPr>
            <w:rFonts w:ascii="Times New Roman" w:hAnsi="Times New Roman" w:cs="Times New Roman"/>
            <w:sz w:val="18"/>
            <w:szCs w:val="18"/>
          </w:rPr>
          <w:t xml:space="preserve">acromolecular </w:t>
        </w:r>
      </w:ins>
      <w:ins w:id="3701" w:author="lv-xyr" w:date="2019-02-24T16:37:51Z">
        <w:r>
          <w:rPr>
            <w:rFonts w:hint="eastAsia" w:ascii="Times New Roman" w:hAnsi="Times New Roman" w:cs="Times New Roman"/>
            <w:sz w:val="18"/>
            <w:szCs w:val="18"/>
            <w:lang w:val="en-US" w:eastAsia="zh-CN"/>
          </w:rPr>
          <w:t>S</w:t>
        </w:r>
      </w:ins>
      <w:ins w:id="3702" w:author="lv-xyr" w:date="2019-02-24T16:37:51Z">
        <w:r>
          <w:rPr>
            <w:rFonts w:ascii="Times New Roman" w:hAnsi="Times New Roman" w:cs="Times New Roman"/>
            <w:sz w:val="18"/>
            <w:szCs w:val="18"/>
          </w:rPr>
          <w:t xml:space="preserve">tructural </w:t>
        </w:r>
      </w:ins>
      <w:ins w:id="3703" w:author="lv-xyr" w:date="2019-02-24T16:37:51Z">
        <w:r>
          <w:rPr>
            <w:rFonts w:hint="eastAsia" w:ascii="Times New Roman" w:hAnsi="Times New Roman" w:cs="Times New Roman"/>
            <w:sz w:val="18"/>
            <w:szCs w:val="18"/>
            <w:lang w:val="en-US" w:eastAsia="zh-CN"/>
          </w:rPr>
          <w:t>M</w:t>
        </w:r>
      </w:ins>
      <w:ins w:id="3704" w:author="lv-xyr" w:date="2019-02-24T16:37:51Z">
        <w:r>
          <w:rPr>
            <w:rFonts w:ascii="Times New Roman" w:hAnsi="Times New Roman" w:cs="Times New Roman"/>
            <w:sz w:val="18"/>
            <w:szCs w:val="18"/>
          </w:rPr>
          <w:t>odel</w:t>
        </w:r>
      </w:ins>
      <w:ins w:id="3705" w:author="lv-xyr" w:date="2019-02-24T16:37:51Z">
        <w:r>
          <w:rPr>
            <w:rFonts w:hint="eastAsia" w:ascii="Times New Roman" w:hAnsi="Times New Roman" w:cs="Times New Roman"/>
            <w:sz w:val="18"/>
            <w:szCs w:val="18"/>
          </w:rPr>
          <w:t xml:space="preserve"> </w:t>
        </w:r>
      </w:ins>
      <w:r>
        <w:rPr>
          <w:rFonts w:ascii="Times New Roman" w:hAnsi="Times New Roman" w:cs="Times New Roman"/>
          <w:sz w:val="18"/>
          <w:szCs w:val="18"/>
        </w:rPr>
        <w:t xml:space="preserve">Construction of </w:t>
      </w:r>
      <w:del w:id="3706" w:author="lv-xyr" w:date="2019-02-24T16:37:54Z">
        <w:r>
          <w:rPr>
            <w:rFonts w:ascii="Times New Roman" w:hAnsi="Times New Roman" w:cs="Times New Roman"/>
            <w:sz w:val="18"/>
            <w:szCs w:val="18"/>
            <w:lang w:val="en-US"/>
          </w:rPr>
          <w:delText>m</w:delText>
        </w:r>
      </w:del>
      <w:del w:id="3707" w:author="lv-xyr" w:date="2019-02-24T16:37:54Z">
        <w:r>
          <w:rPr>
            <w:rFonts w:ascii="Times New Roman" w:hAnsi="Times New Roman" w:cs="Times New Roman"/>
            <w:sz w:val="18"/>
            <w:szCs w:val="18"/>
          </w:rPr>
          <w:delText xml:space="preserve">acromolecular </w:delText>
        </w:r>
      </w:del>
      <w:del w:id="3708" w:author="lv-xyr" w:date="2019-02-24T16:37:54Z">
        <w:r>
          <w:rPr>
            <w:rFonts w:ascii="Times New Roman" w:hAnsi="Times New Roman" w:cs="Times New Roman"/>
            <w:sz w:val="18"/>
            <w:szCs w:val="18"/>
            <w:lang w:val="en-US"/>
          </w:rPr>
          <w:delText>s</w:delText>
        </w:r>
      </w:del>
      <w:del w:id="3709" w:author="lv-xyr" w:date="2019-02-24T16:37:54Z">
        <w:r>
          <w:rPr>
            <w:rFonts w:ascii="Times New Roman" w:hAnsi="Times New Roman" w:cs="Times New Roman"/>
            <w:sz w:val="18"/>
            <w:szCs w:val="18"/>
          </w:rPr>
          <w:delText xml:space="preserve">tructural </w:delText>
        </w:r>
      </w:del>
      <w:del w:id="3710" w:author="lv-xyr" w:date="2019-02-24T16:37:54Z">
        <w:r>
          <w:rPr>
            <w:rFonts w:ascii="Times New Roman" w:hAnsi="Times New Roman" w:cs="Times New Roman"/>
            <w:sz w:val="18"/>
            <w:szCs w:val="18"/>
            <w:lang w:val="en-US"/>
          </w:rPr>
          <w:delText>m</w:delText>
        </w:r>
      </w:del>
      <w:del w:id="3711" w:author="lv-xyr" w:date="2019-02-24T16:37:54Z">
        <w:r>
          <w:rPr>
            <w:rFonts w:ascii="Times New Roman" w:hAnsi="Times New Roman" w:cs="Times New Roman"/>
            <w:sz w:val="18"/>
            <w:szCs w:val="18"/>
          </w:rPr>
          <w:delText>odel</w:delText>
        </w:r>
      </w:del>
      <w:del w:id="3712" w:author="lv-xyr" w:date="2019-02-24T16:37:54Z">
        <w:r>
          <w:rPr>
            <w:rFonts w:hint="eastAsia" w:ascii="Times New Roman" w:hAnsi="Times New Roman" w:cs="Times New Roman"/>
            <w:sz w:val="18"/>
            <w:szCs w:val="18"/>
          </w:rPr>
          <w:delText xml:space="preserve"> </w:delText>
        </w:r>
      </w:del>
      <w:del w:id="3713" w:author="lv-xyr" w:date="2019-02-24T16:37:54Z">
        <w:r>
          <w:rPr>
            <w:rFonts w:ascii="Times New Roman" w:hAnsi="Times New Roman" w:cs="Times New Roman"/>
            <w:sz w:val="18"/>
            <w:szCs w:val="18"/>
          </w:rPr>
          <w:delText xml:space="preserve">of </w:delText>
        </w:r>
      </w:del>
      <w:ins w:id="3714" w:author="lv-xyr" w:date="2019-02-24T16:36:57Z">
        <w:r>
          <w:rPr>
            <w:rFonts w:ascii="Times New Roman" w:hAnsi="Times New Roman" w:cs="Times New Roman"/>
            <w:sz w:val="18"/>
            <w:szCs w:val="18"/>
          </w:rPr>
          <w:t xml:space="preserve">Chengzhuang </w:t>
        </w:r>
      </w:ins>
      <w:del w:id="3715" w:author="lv-xyr" w:date="2019-02-24T16:36:14Z">
        <w:r>
          <w:rPr>
            <w:rFonts w:ascii="Times New Roman" w:hAnsi="Times New Roman" w:cs="Times New Roman"/>
            <w:sz w:val="18"/>
            <w:szCs w:val="18"/>
            <w:lang w:val="en-US"/>
          </w:rPr>
          <w:delText>a</w:delText>
        </w:r>
      </w:del>
      <w:ins w:id="3716" w:author="lv-xyr" w:date="2019-02-24T16:36:14Z">
        <w:r>
          <w:rPr>
            <w:rFonts w:hint="eastAsia" w:ascii="Times New Roman" w:hAnsi="Times New Roman" w:cs="Times New Roman"/>
            <w:sz w:val="18"/>
            <w:szCs w:val="18"/>
            <w:lang w:val="en-US" w:eastAsia="zh-CN"/>
          </w:rPr>
          <w:t>A</w:t>
        </w:r>
      </w:ins>
      <w:r>
        <w:rPr>
          <w:rFonts w:ascii="Times New Roman" w:hAnsi="Times New Roman" w:cs="Times New Roman"/>
          <w:sz w:val="18"/>
          <w:szCs w:val="18"/>
        </w:rPr>
        <w:t>nthracite</w:t>
      </w:r>
      <w:ins w:id="3717" w:author="lv-xyr" w:date="2019-02-24T16:37:07Z">
        <w:r>
          <w:rPr>
            <w:rFonts w:hint="eastAsia" w:ascii="Times New Roman" w:hAnsi="Times New Roman" w:cs="Times New Roman"/>
            <w:sz w:val="18"/>
            <w:szCs w:val="18"/>
            <w:lang w:val="en-US" w:eastAsia="zh-CN"/>
          </w:rPr>
          <w:t xml:space="preserve"> </w:t>
        </w:r>
      </w:ins>
      <w:del w:id="3718" w:author="lv-xyr" w:date="2019-02-24T16:37:06Z">
        <w:r>
          <w:rPr>
            <w:rFonts w:ascii="Times New Roman" w:hAnsi="Times New Roman" w:cs="Times New Roman"/>
            <w:sz w:val="18"/>
            <w:szCs w:val="18"/>
          </w:rPr>
          <w:delText xml:space="preserve"> </w:delText>
        </w:r>
      </w:del>
      <w:del w:id="3719" w:author="lv-xyr" w:date="2019-02-24T16:37:02Z">
        <w:r>
          <w:rPr>
            <w:rFonts w:ascii="Times New Roman" w:hAnsi="Times New Roman" w:cs="Times New Roman"/>
            <w:sz w:val="18"/>
            <w:szCs w:val="18"/>
          </w:rPr>
          <w:delText xml:space="preserve">from </w:delText>
        </w:r>
      </w:del>
      <w:del w:id="3720" w:author="lv-xyr" w:date="2019-02-24T16:36:57Z">
        <w:r>
          <w:rPr>
            <w:rFonts w:ascii="Times New Roman" w:hAnsi="Times New Roman" w:cs="Times New Roman"/>
            <w:sz w:val="18"/>
            <w:szCs w:val="18"/>
          </w:rPr>
          <w:delText xml:space="preserve">Chengzhuang </w:delText>
        </w:r>
      </w:del>
      <w:del w:id="3721" w:author="lv-xyr" w:date="2019-02-24T16:36:51Z">
        <w:r>
          <w:rPr>
            <w:rFonts w:ascii="Times New Roman" w:hAnsi="Times New Roman" w:cs="Times New Roman"/>
            <w:sz w:val="18"/>
            <w:szCs w:val="18"/>
            <w:lang w:val="en-US"/>
          </w:rPr>
          <w:delText>c</w:delText>
        </w:r>
      </w:del>
      <w:ins w:id="3722" w:author="lv-xyr" w:date="2019-02-24T16:36:51Z">
        <w:r>
          <w:rPr>
            <w:rFonts w:hint="eastAsia" w:ascii="Times New Roman" w:hAnsi="Times New Roman" w:cs="Times New Roman"/>
            <w:sz w:val="18"/>
            <w:szCs w:val="18"/>
            <w:lang w:val="en-US" w:eastAsia="zh-CN"/>
          </w:rPr>
          <w:t>C</w:t>
        </w:r>
      </w:ins>
      <w:r>
        <w:rPr>
          <w:rFonts w:ascii="Times New Roman" w:hAnsi="Times New Roman" w:cs="Times New Roman"/>
          <w:sz w:val="18"/>
          <w:szCs w:val="18"/>
        </w:rPr>
        <w:t xml:space="preserve">oal </w:t>
      </w:r>
      <w:del w:id="3723" w:author="lv-xyr" w:date="2019-02-24T16:37:13Z">
        <w:r>
          <w:rPr>
            <w:rFonts w:ascii="Times New Roman" w:hAnsi="Times New Roman" w:cs="Times New Roman"/>
            <w:sz w:val="18"/>
            <w:szCs w:val="18"/>
          </w:rPr>
          <w:delText xml:space="preserve">mine </w:delText>
        </w:r>
      </w:del>
      <w:r>
        <w:rPr>
          <w:rFonts w:ascii="Times New Roman" w:hAnsi="Times New Roman" w:cs="Times New Roman"/>
          <w:sz w:val="18"/>
          <w:szCs w:val="18"/>
        </w:rPr>
        <w:t xml:space="preserve">and </w:t>
      </w:r>
      <w:del w:id="3724" w:author="lv-xyr" w:date="2019-02-24T16:38:01Z">
        <w:r>
          <w:rPr>
            <w:rFonts w:ascii="Times New Roman" w:hAnsi="Times New Roman" w:cs="Times New Roman"/>
            <w:sz w:val="18"/>
            <w:szCs w:val="18"/>
            <w:lang w:val="en-US"/>
          </w:rPr>
          <w:delText>i</w:delText>
        </w:r>
      </w:del>
      <w:ins w:id="3725" w:author="lv-xyr" w:date="2019-02-24T16:38:01Z">
        <w:r>
          <w:rPr>
            <w:rFonts w:hint="eastAsia" w:ascii="Times New Roman" w:hAnsi="Times New Roman" w:cs="Times New Roman"/>
            <w:sz w:val="18"/>
            <w:szCs w:val="18"/>
            <w:lang w:val="en-US" w:eastAsia="zh-CN"/>
          </w:rPr>
          <w:t>I</w:t>
        </w:r>
      </w:ins>
      <w:r>
        <w:rPr>
          <w:rFonts w:ascii="Times New Roman" w:hAnsi="Times New Roman" w:cs="Times New Roman"/>
          <w:sz w:val="18"/>
          <w:szCs w:val="18"/>
        </w:rPr>
        <w:t xml:space="preserve">ts </w:t>
      </w:r>
      <w:del w:id="3726" w:author="lv-xyr" w:date="2019-02-24T16:38:04Z">
        <w:r>
          <w:rPr>
            <w:rFonts w:ascii="Times New Roman" w:hAnsi="Times New Roman" w:cs="Times New Roman"/>
            <w:sz w:val="18"/>
            <w:szCs w:val="18"/>
            <w:lang w:val="en-US"/>
          </w:rPr>
          <w:delText>m</w:delText>
        </w:r>
      </w:del>
      <w:ins w:id="3727" w:author="lv-xyr" w:date="2019-02-24T16:38:06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olecular </w:t>
      </w:r>
      <w:del w:id="3728" w:author="lv-xyr" w:date="2019-02-24T16:38:09Z">
        <w:r>
          <w:rPr>
            <w:rFonts w:ascii="Times New Roman" w:hAnsi="Times New Roman" w:cs="Times New Roman"/>
            <w:sz w:val="18"/>
            <w:szCs w:val="18"/>
            <w:lang w:val="en-US"/>
          </w:rPr>
          <w:delText>s</w:delText>
        </w:r>
      </w:del>
      <w:ins w:id="3729" w:author="lv-xyr" w:date="2019-02-24T16:38:09Z">
        <w:r>
          <w:rPr>
            <w:rFonts w:hint="eastAsia" w:ascii="Times New Roman" w:hAnsi="Times New Roman" w:cs="Times New Roman"/>
            <w:sz w:val="18"/>
            <w:szCs w:val="18"/>
            <w:lang w:val="en-US" w:eastAsia="zh-CN"/>
          </w:rPr>
          <w:t>S</w:t>
        </w:r>
      </w:ins>
      <w:r>
        <w:rPr>
          <w:rFonts w:ascii="Times New Roman" w:hAnsi="Times New Roman" w:cs="Times New Roman"/>
          <w:sz w:val="18"/>
          <w:szCs w:val="18"/>
        </w:rPr>
        <w:t xml:space="preserve">imulation[J]. </w:t>
      </w:r>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r>
        <w:rPr>
          <w:rFonts w:ascii="Times New Roman" w:hAnsi="Times New Roman" w:cs="Times New Roman"/>
          <w:sz w:val="18"/>
          <w:szCs w:val="18"/>
        </w:rPr>
        <w:t>, 2013, 41(4):391-399.</w:t>
      </w:r>
      <w:r>
        <w:rPr>
          <w:rFonts w:hint="eastAsia" w:ascii="Times New Roman" w:hAnsi="Times New Roman" w:cs="Times New Roman"/>
          <w:sz w:val="18"/>
          <w:szCs w:val="18"/>
        </w:rPr>
        <w:t>)</w:t>
      </w:r>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Wu L, Zhu Y. Structural Characteristics of Coal Vitrinite during Pyrolysis[J]. Energy &amp; Fuels, 2014, 28(6):3645-3654.</w:t>
      </w:r>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Li Z K, Wei X Y, Yan H L, et al. Insight into the structural features of Zhaotong lignite using multiple techniques[J]. Fuel, 2015, 153:176-182.</w:t>
      </w:r>
    </w:p>
    <w:p>
      <w:pPr>
        <w:spacing w:line="312" w:lineRule="atLeast"/>
        <w:outlineLvl w:val="0"/>
        <w:rPr>
          <w:del w:id="3730" w:author="lv-xyr" w:date="2019-02-24T16:50:31Z"/>
          <w:rFonts w:ascii="Times New Roman" w:hAnsi="Times New Roman" w:cs="Times New Roman"/>
          <w:sz w:val="18"/>
          <w:szCs w:val="18"/>
        </w:rPr>
      </w:pPr>
      <w:r>
        <w:rPr>
          <w:rFonts w:ascii="Times New Roman" w:hAnsi="Times New Roman" w:cs="Times New Roman"/>
          <w:sz w:val="18"/>
          <w:szCs w:val="18"/>
        </w:rPr>
        <w:t>[</w:t>
      </w:r>
      <w:r>
        <w:rPr>
          <w:rFonts w:hint="eastAsia" w:ascii="Times New Roman" w:hAnsi="Times New Roman" w:cs="Times New Roman"/>
          <w:sz w:val="18"/>
          <w:szCs w:val="18"/>
        </w:rPr>
        <w:t>8</w:t>
      </w:r>
      <w:r>
        <w:rPr>
          <w:rFonts w:ascii="Times New Roman" w:hAnsi="Times New Roman" w:cs="Times New Roman"/>
          <w:sz w:val="18"/>
          <w:szCs w:val="18"/>
        </w:rPr>
        <w:t xml:space="preserve">] </w:t>
      </w:r>
      <w:del w:id="3731" w:author="lv-xyr" w:date="2019-02-24T16:50:28Z">
        <w:r>
          <w:rPr>
            <w:rFonts w:ascii="Times New Roman" w:hAnsi="Times New Roman" w:cs="Times New Roman"/>
            <w:sz w:val="18"/>
            <w:szCs w:val="18"/>
          </w:rPr>
          <w:delText>马延平, 相建华, 李美芬,等. 柳林3#</w:delText>
        </w:r>
        <w:bookmarkStart w:id="21" w:name="OLE_LINK18"/>
        <w:r>
          <w:rPr>
            <w:rFonts w:ascii="Times New Roman" w:hAnsi="Times New Roman" w:cs="Times New Roman"/>
            <w:sz w:val="18"/>
            <w:szCs w:val="18"/>
          </w:rPr>
          <w:delText>镜煤吡啶残煤</w:delText>
        </w:r>
        <w:bookmarkEnd w:id="21"/>
        <w:r>
          <w:rPr>
            <w:rFonts w:ascii="Times New Roman" w:hAnsi="Times New Roman" w:cs="Times New Roman"/>
            <w:sz w:val="18"/>
            <w:szCs w:val="18"/>
          </w:rPr>
          <w:delText>大分子结构模型及分子模拟[J]. 燃料化学学报, 2012, 40(11):1300-1309.</w:delText>
        </w:r>
      </w:del>
    </w:p>
    <w:p>
      <w:pPr>
        <w:spacing w:line="312" w:lineRule="atLeast"/>
        <w:ind w:firstLine="0" w:firstLineChars="0"/>
        <w:outlineLvl w:val="0"/>
        <w:rPr>
          <w:rFonts w:ascii="Times New Roman" w:hAnsi="Times New Roman" w:cs="Times New Roman"/>
          <w:sz w:val="18"/>
          <w:szCs w:val="18"/>
        </w:rPr>
        <w:pPrChange w:id="3732" w:author="lv-xyr" w:date="2019-02-24T16:50:31Z">
          <w:pPr>
            <w:spacing w:line="312" w:lineRule="atLeast"/>
            <w:ind w:firstLine="360" w:firstLineChars="200"/>
            <w:outlineLvl w:val="0"/>
          </w:pPr>
        </w:pPrChange>
      </w:pPr>
      <w:del w:id="3733" w:author="lv-xyr" w:date="2019-02-24T16:39:54Z">
        <w:r>
          <w:rPr>
            <w:rFonts w:hint="eastAsia" w:ascii="Times New Roman" w:hAnsi="Times New Roman" w:cs="Times New Roman"/>
            <w:sz w:val="18"/>
            <w:szCs w:val="18"/>
          </w:rPr>
          <w:delText>(</w:delText>
        </w:r>
      </w:del>
      <w:r>
        <w:rPr>
          <w:rFonts w:hint="eastAsia" w:ascii="Times New Roman" w:hAnsi="Times New Roman" w:cs="Times New Roman"/>
          <w:sz w:val="18"/>
          <w:szCs w:val="18"/>
        </w:rPr>
        <w:t>M</w:t>
      </w:r>
      <w:del w:id="3734" w:author="lv-xyr" w:date="2019-02-24T16:39:57Z">
        <w:r>
          <w:rPr>
            <w:rFonts w:hint="eastAsia" w:ascii="Times New Roman" w:hAnsi="Times New Roman" w:cs="Times New Roman"/>
            <w:sz w:val="18"/>
            <w:szCs w:val="18"/>
            <w:lang w:val="en-US"/>
          </w:rPr>
          <w:delText>A</w:delText>
        </w:r>
      </w:del>
      <w:ins w:id="3735" w:author="lv-xyr" w:date="2019-02-24T16:39:57Z">
        <w:r>
          <w:rPr>
            <w:rFonts w:hint="eastAsia" w:ascii="Times New Roman" w:hAnsi="Times New Roman" w:cs="Times New Roman"/>
            <w:sz w:val="18"/>
            <w:szCs w:val="18"/>
            <w:lang w:val="en-US" w:eastAsia="zh-CN"/>
          </w:rPr>
          <w:t>a</w:t>
        </w:r>
      </w:ins>
      <w:r>
        <w:rPr>
          <w:rFonts w:hint="eastAsia" w:ascii="Times New Roman" w:hAnsi="Times New Roman" w:cs="Times New Roman"/>
          <w:sz w:val="18"/>
          <w:szCs w:val="18"/>
        </w:rPr>
        <w:t xml:space="preserve"> Yan</w:t>
      </w:r>
      <w:del w:id="3736" w:author="lv-xyr" w:date="2019-02-24T16:39:59Z">
        <w:r>
          <w:rPr>
            <w:rFonts w:hint="eastAsia" w:ascii="Times New Roman" w:hAnsi="Times New Roman" w:cs="Times New Roman"/>
            <w:sz w:val="18"/>
            <w:szCs w:val="18"/>
          </w:rPr>
          <w:delText>-</w:delText>
        </w:r>
      </w:del>
      <w:r>
        <w:rPr>
          <w:rFonts w:hint="eastAsia" w:ascii="Times New Roman" w:hAnsi="Times New Roman" w:cs="Times New Roman"/>
          <w:sz w:val="18"/>
          <w:szCs w:val="18"/>
        </w:rPr>
        <w:t>ping, X</w:t>
      </w:r>
      <w:r>
        <w:rPr>
          <w:rFonts w:ascii="Times New Roman" w:hAnsi="Times New Roman" w:cs="Times New Roman"/>
          <w:sz w:val="18"/>
          <w:szCs w:val="18"/>
        </w:rPr>
        <w:t>i</w:t>
      </w:r>
      <w:r>
        <w:rPr>
          <w:rFonts w:hint="eastAsia" w:ascii="Times New Roman" w:hAnsi="Times New Roman" w:cs="Times New Roman"/>
          <w:sz w:val="18"/>
          <w:szCs w:val="18"/>
        </w:rPr>
        <w:t>ang Jian</w:t>
      </w:r>
      <w:del w:id="3737" w:author="lv-xyr" w:date="2019-02-24T16:40:02Z">
        <w:r>
          <w:rPr>
            <w:rFonts w:hint="eastAsia" w:ascii="Times New Roman" w:hAnsi="Times New Roman" w:cs="Times New Roman"/>
            <w:sz w:val="18"/>
            <w:szCs w:val="18"/>
          </w:rPr>
          <w:delText>-</w:delText>
        </w:r>
      </w:del>
      <w:r>
        <w:rPr>
          <w:rFonts w:hint="eastAsia" w:ascii="Times New Roman" w:hAnsi="Times New Roman" w:cs="Times New Roman"/>
          <w:sz w:val="18"/>
          <w:szCs w:val="18"/>
        </w:rPr>
        <w:t>hua, L</w:t>
      </w:r>
      <w:del w:id="3738" w:author="lv-xyr" w:date="2019-02-24T16:40:05Z">
        <w:r>
          <w:rPr>
            <w:rFonts w:hint="eastAsia" w:ascii="Times New Roman" w:hAnsi="Times New Roman" w:cs="Times New Roman"/>
            <w:sz w:val="18"/>
            <w:szCs w:val="18"/>
            <w:lang w:val="en-US"/>
          </w:rPr>
          <w:delText>I</w:delText>
        </w:r>
      </w:del>
      <w:ins w:id="3739" w:author="lv-xyr" w:date="2019-02-24T16:40:05Z">
        <w:r>
          <w:rPr>
            <w:rFonts w:hint="eastAsia" w:ascii="Times New Roman" w:hAnsi="Times New Roman" w:cs="Times New Roman"/>
            <w:sz w:val="18"/>
            <w:szCs w:val="18"/>
            <w:lang w:val="en-US" w:eastAsia="zh-CN"/>
          </w:rPr>
          <w:t>i</w:t>
        </w:r>
      </w:ins>
      <w:r>
        <w:rPr>
          <w:rFonts w:hint="eastAsia" w:ascii="Times New Roman" w:hAnsi="Times New Roman" w:cs="Times New Roman"/>
          <w:sz w:val="18"/>
          <w:szCs w:val="18"/>
        </w:rPr>
        <w:t xml:space="preserve"> Mei</w:t>
      </w:r>
      <w:del w:id="3740" w:author="lv-xyr" w:date="2019-02-24T16:40:08Z">
        <w:r>
          <w:rPr>
            <w:rFonts w:hint="eastAsia" w:ascii="Times New Roman" w:hAnsi="Times New Roman" w:cs="Times New Roman"/>
            <w:sz w:val="18"/>
            <w:szCs w:val="18"/>
          </w:rPr>
          <w:delText>-</w:delText>
        </w:r>
      </w:del>
      <w:r>
        <w:rPr>
          <w:rFonts w:hint="eastAsia" w:ascii="Times New Roman" w:hAnsi="Times New Roman" w:cs="Times New Roman"/>
          <w:sz w:val="18"/>
          <w:szCs w:val="18"/>
        </w:rPr>
        <w:t xml:space="preserve">fen,et al. </w:t>
      </w:r>
      <w:r>
        <w:rPr>
          <w:rFonts w:hint="eastAsia" w:ascii="Times New Roman" w:hAnsi="Times New Roman" w:cs="Times New Roman"/>
          <w:kern w:val="0"/>
          <w:sz w:val="18"/>
          <w:szCs w:val="18"/>
        </w:rPr>
        <w:t>M</w:t>
      </w:r>
      <w:r>
        <w:rPr>
          <w:rFonts w:ascii="Times New Roman" w:hAnsi="Times New Roman" w:cs="Times New Roman"/>
          <w:kern w:val="0"/>
          <w:sz w:val="18"/>
          <w:szCs w:val="18"/>
        </w:rPr>
        <w:t xml:space="preserve">acromolecular </w:t>
      </w:r>
      <w:del w:id="3741" w:author="lv-xyr" w:date="2019-02-24T16:40:59Z">
        <w:r>
          <w:rPr>
            <w:rFonts w:ascii="Times New Roman" w:hAnsi="Times New Roman" w:cs="Times New Roman"/>
            <w:kern w:val="0"/>
            <w:sz w:val="18"/>
            <w:szCs w:val="18"/>
            <w:lang w:val="en-US"/>
          </w:rPr>
          <w:delText>s</w:delText>
        </w:r>
      </w:del>
      <w:ins w:id="3742" w:author="lv-xyr" w:date="2019-02-24T16:40:59Z">
        <w:r>
          <w:rPr>
            <w:rFonts w:hint="eastAsia" w:ascii="Times New Roman" w:hAnsi="Times New Roman" w:cs="Times New Roman"/>
            <w:kern w:val="0"/>
            <w:sz w:val="18"/>
            <w:szCs w:val="18"/>
            <w:lang w:val="en-US" w:eastAsia="zh-CN"/>
          </w:rPr>
          <w:t>S</w:t>
        </w:r>
      </w:ins>
      <w:r>
        <w:rPr>
          <w:rFonts w:ascii="Times New Roman" w:hAnsi="Times New Roman" w:cs="Times New Roman"/>
          <w:kern w:val="0"/>
          <w:sz w:val="18"/>
          <w:szCs w:val="18"/>
        </w:rPr>
        <w:t xml:space="preserve">tructural </w:t>
      </w:r>
      <w:del w:id="3743" w:author="lv-xyr" w:date="2019-02-24T16:41:03Z">
        <w:r>
          <w:rPr>
            <w:rFonts w:ascii="Times New Roman" w:hAnsi="Times New Roman" w:cs="Times New Roman"/>
            <w:kern w:val="0"/>
            <w:sz w:val="18"/>
            <w:szCs w:val="18"/>
            <w:lang w:val="en-US"/>
          </w:rPr>
          <w:delText>m</w:delText>
        </w:r>
      </w:del>
      <w:ins w:id="3744" w:author="lv-xyr" w:date="2019-02-24T16:41:03Z">
        <w:r>
          <w:rPr>
            <w:rFonts w:hint="eastAsia" w:ascii="Times New Roman" w:hAnsi="Times New Roman" w:cs="Times New Roman"/>
            <w:kern w:val="0"/>
            <w:sz w:val="18"/>
            <w:szCs w:val="18"/>
            <w:lang w:val="en-US" w:eastAsia="zh-CN"/>
          </w:rPr>
          <w:t>M</w:t>
        </w:r>
      </w:ins>
      <w:r>
        <w:rPr>
          <w:rFonts w:ascii="Times New Roman" w:hAnsi="Times New Roman" w:cs="Times New Roman"/>
          <w:kern w:val="0"/>
          <w:sz w:val="18"/>
          <w:szCs w:val="18"/>
        </w:rPr>
        <w:t>odel</w:t>
      </w:r>
      <w:ins w:id="3745" w:author="lv-xyr" w:date="2019-02-24T16:41:30Z">
        <w:r>
          <w:rPr>
            <w:rFonts w:hint="eastAsia" w:ascii="Times New Roman" w:hAnsi="Times New Roman" w:cs="Times New Roman"/>
            <w:kern w:val="0"/>
            <w:sz w:val="18"/>
            <w:szCs w:val="18"/>
            <w:lang w:val="en-US" w:eastAsia="zh-CN"/>
          </w:rPr>
          <w:t xml:space="preserve"> </w:t>
        </w:r>
      </w:ins>
      <w:ins w:id="3746" w:author="lv-xyr" w:date="2019-02-24T16:41:23Z">
        <w:r>
          <w:rPr>
            <w:rFonts w:hint="eastAsia" w:ascii="Times New Roman" w:hAnsi="Times New Roman" w:cs="Times New Roman"/>
            <w:kern w:val="0"/>
            <w:sz w:val="18"/>
            <w:szCs w:val="18"/>
            <w:lang w:val="en-US" w:eastAsia="zh-CN"/>
          </w:rPr>
          <w:t>C</w:t>
        </w:r>
      </w:ins>
      <w:ins w:id="3747" w:author="lv-xyr" w:date="2019-02-24T16:41:25Z">
        <w:r>
          <w:rPr>
            <w:rFonts w:hint="eastAsia" w:ascii="Times New Roman" w:hAnsi="Times New Roman" w:cs="Times New Roman"/>
            <w:kern w:val="0"/>
            <w:sz w:val="18"/>
            <w:szCs w:val="18"/>
            <w:lang w:val="en-US" w:eastAsia="zh-CN"/>
          </w:rPr>
          <w:t>onst</w:t>
        </w:r>
      </w:ins>
      <w:ins w:id="3748" w:author="lv-xyr" w:date="2019-02-24T16:41:26Z">
        <w:r>
          <w:rPr>
            <w:rFonts w:hint="eastAsia" w:ascii="Times New Roman" w:hAnsi="Times New Roman" w:cs="Times New Roman"/>
            <w:kern w:val="0"/>
            <w:sz w:val="18"/>
            <w:szCs w:val="18"/>
            <w:lang w:val="en-US" w:eastAsia="zh-CN"/>
          </w:rPr>
          <w:t>ruc</w:t>
        </w:r>
      </w:ins>
      <w:ins w:id="3749" w:author="lv-xyr" w:date="2019-02-24T16:41:27Z">
        <w:r>
          <w:rPr>
            <w:rFonts w:hint="eastAsia" w:ascii="Times New Roman" w:hAnsi="Times New Roman" w:cs="Times New Roman"/>
            <w:kern w:val="0"/>
            <w:sz w:val="18"/>
            <w:szCs w:val="18"/>
            <w:lang w:val="en-US" w:eastAsia="zh-CN"/>
          </w:rPr>
          <w:t>tion</w:t>
        </w:r>
      </w:ins>
      <w:ins w:id="3750" w:author="lv-xyr" w:date="2019-02-24T16:42:53Z">
        <w:r>
          <w:rPr>
            <w:rFonts w:ascii="Times New Roman" w:hAnsi="Times New Roman" w:cs="Times New Roman"/>
            <w:kern w:val="0"/>
            <w:sz w:val="18"/>
            <w:szCs w:val="18"/>
          </w:rPr>
          <w:t xml:space="preserve"> and </w:t>
        </w:r>
      </w:ins>
      <w:ins w:id="3751" w:author="lv-xyr" w:date="2019-02-24T16:42:56Z">
        <w:r>
          <w:rPr>
            <w:rFonts w:hint="eastAsia" w:ascii="Times New Roman" w:hAnsi="Times New Roman" w:cs="Times New Roman"/>
            <w:kern w:val="0"/>
            <w:sz w:val="18"/>
            <w:szCs w:val="18"/>
            <w:lang w:val="en-US" w:eastAsia="zh-CN"/>
          </w:rPr>
          <w:t>M</w:t>
        </w:r>
      </w:ins>
      <w:ins w:id="3752" w:author="lv-xyr" w:date="2019-02-24T16:42:53Z">
        <w:r>
          <w:rPr>
            <w:rFonts w:ascii="Times New Roman" w:hAnsi="Times New Roman" w:cs="Times New Roman"/>
            <w:kern w:val="0"/>
            <w:sz w:val="18"/>
            <w:szCs w:val="18"/>
          </w:rPr>
          <w:t xml:space="preserve">olecular </w:t>
        </w:r>
      </w:ins>
      <w:ins w:id="3753" w:author="lv-xyr" w:date="2019-02-24T16:43:04Z">
        <w:r>
          <w:rPr>
            <w:rFonts w:hint="eastAsia" w:ascii="Times New Roman" w:hAnsi="Times New Roman" w:cs="Times New Roman"/>
            <w:kern w:val="0"/>
            <w:sz w:val="18"/>
            <w:szCs w:val="18"/>
            <w:lang w:val="en-US" w:eastAsia="zh-CN"/>
          </w:rPr>
          <w:t>S</w:t>
        </w:r>
      </w:ins>
      <w:ins w:id="3754" w:author="lv-xyr" w:date="2019-02-24T16:42:53Z">
        <w:r>
          <w:rPr>
            <w:rFonts w:ascii="Times New Roman" w:hAnsi="Times New Roman" w:cs="Times New Roman"/>
            <w:kern w:val="0"/>
            <w:sz w:val="18"/>
            <w:szCs w:val="18"/>
          </w:rPr>
          <w:t>imulation</w:t>
        </w:r>
      </w:ins>
      <w:ins w:id="3755" w:author="lv-xyr" w:date="2019-02-24T16:42:44Z">
        <w:r>
          <w:rPr>
            <w:rFonts w:hint="eastAsia" w:ascii="Times New Roman" w:hAnsi="Times New Roman" w:cs="Times New Roman"/>
            <w:kern w:val="0"/>
            <w:sz w:val="18"/>
            <w:szCs w:val="18"/>
            <w:lang w:val="en-US" w:eastAsia="zh-CN"/>
          </w:rPr>
          <w:t xml:space="preserve"> </w:t>
        </w:r>
      </w:ins>
      <w:del w:id="3756" w:author="lv-xyr" w:date="2019-02-24T16:41:23Z">
        <w:r>
          <w:rPr>
            <w:rFonts w:ascii="Times New Roman" w:hAnsi="Times New Roman" w:cs="Times New Roman"/>
            <w:kern w:val="0"/>
            <w:sz w:val="18"/>
            <w:szCs w:val="18"/>
          </w:rPr>
          <w:delText xml:space="preserve"> </w:delText>
        </w:r>
      </w:del>
      <w:r>
        <w:rPr>
          <w:rFonts w:ascii="Times New Roman" w:hAnsi="Times New Roman" w:cs="Times New Roman"/>
          <w:kern w:val="0"/>
          <w:sz w:val="18"/>
          <w:szCs w:val="18"/>
        </w:rPr>
        <w:t xml:space="preserve">of </w:t>
      </w:r>
      <w:ins w:id="3757" w:author="lv-xyr" w:date="2019-02-24T16:49:51Z">
        <w:r>
          <w:rPr>
            <w:rFonts w:hint="eastAsia" w:ascii="Times New Roman" w:hAnsi="Times New Roman" w:cs="Times New Roman"/>
            <w:sz w:val="18"/>
            <w:szCs w:val="18"/>
          </w:rPr>
          <w:t xml:space="preserve">The </w:t>
        </w:r>
      </w:ins>
      <w:ins w:id="3758" w:author="lv-xyr" w:date="2019-02-24T16:49:51Z">
        <w:r>
          <w:rPr>
            <w:rFonts w:hint="eastAsia" w:ascii="Times New Roman" w:hAnsi="Times New Roman" w:cs="Times New Roman"/>
            <w:sz w:val="18"/>
            <w:szCs w:val="18"/>
            <w:lang w:eastAsia="zh-CN"/>
          </w:rPr>
          <w:t>P</w:t>
        </w:r>
      </w:ins>
      <w:ins w:id="3759" w:author="lv-xyr" w:date="2019-02-24T16:49:51Z">
        <w:r>
          <w:rPr>
            <w:rFonts w:hint="eastAsia" w:ascii="Times New Roman" w:hAnsi="Times New Roman" w:cs="Times New Roman"/>
            <w:sz w:val="18"/>
            <w:szCs w:val="18"/>
          </w:rPr>
          <w:t xml:space="preserve">yridine </w:t>
        </w:r>
      </w:ins>
      <w:ins w:id="3760" w:author="lv-xyr" w:date="2019-02-24T16:49:51Z">
        <w:r>
          <w:rPr>
            <w:rFonts w:hint="eastAsia" w:ascii="Times New Roman" w:hAnsi="Times New Roman" w:cs="Times New Roman"/>
            <w:sz w:val="18"/>
            <w:szCs w:val="18"/>
            <w:lang w:val="en-US" w:eastAsia="zh-CN"/>
          </w:rPr>
          <w:t>E</w:t>
        </w:r>
      </w:ins>
      <w:ins w:id="3761" w:author="lv-xyr" w:date="2019-02-24T16:49:51Z">
        <w:r>
          <w:rPr>
            <w:rFonts w:hint="eastAsia" w:ascii="Times New Roman" w:hAnsi="Times New Roman" w:cs="Times New Roman"/>
            <w:sz w:val="18"/>
            <w:szCs w:val="18"/>
          </w:rPr>
          <w:t xml:space="preserve">xtraction </w:t>
        </w:r>
      </w:ins>
      <w:ins w:id="3762" w:author="lv-xyr" w:date="2019-02-24T16:49:51Z">
        <w:r>
          <w:rPr>
            <w:rFonts w:hint="eastAsia" w:ascii="Times New Roman" w:hAnsi="Times New Roman" w:cs="Times New Roman"/>
            <w:sz w:val="18"/>
            <w:szCs w:val="18"/>
            <w:lang w:eastAsia="zh-CN"/>
          </w:rPr>
          <w:t>R</w:t>
        </w:r>
      </w:ins>
      <w:ins w:id="3763" w:author="lv-xyr" w:date="2019-02-24T16:49:51Z">
        <w:r>
          <w:rPr>
            <w:rFonts w:hint="eastAsia" w:ascii="Times New Roman" w:hAnsi="Times New Roman" w:cs="Times New Roman"/>
            <w:sz w:val="18"/>
            <w:szCs w:val="18"/>
          </w:rPr>
          <w:t>esidue from LL 3</w:t>
        </w:r>
      </w:ins>
      <w:ins w:id="3764" w:author="lv-xyr" w:date="2019-02-24T16:49:51Z">
        <w:r>
          <w:rPr>
            <w:rFonts w:hint="eastAsia" w:ascii="Times New Roman" w:hAnsi="Times New Roman" w:cs="Times New Roman"/>
            <w:sz w:val="18"/>
            <w:szCs w:val="18"/>
            <w:lang w:val="en-US" w:eastAsia="zh-CN"/>
          </w:rPr>
          <w:t>#</w:t>
        </w:r>
      </w:ins>
      <w:ins w:id="3765" w:author="lv-xyr" w:date="2019-02-24T16:49:51Z">
        <w:r>
          <w:rPr>
            <w:rFonts w:hint="eastAsia" w:ascii="Times New Roman" w:hAnsi="Times New Roman" w:cs="Times New Roman"/>
            <w:sz w:val="18"/>
            <w:szCs w:val="18"/>
            <w:lang w:eastAsia="zh-CN"/>
          </w:rPr>
          <w:t xml:space="preserve"> </w:t>
        </w:r>
      </w:ins>
      <w:ins w:id="3766" w:author="lv-xyr" w:date="2019-02-24T16:49:51Z">
        <w:r>
          <w:rPr>
            <w:rFonts w:hint="eastAsia" w:ascii="Times New Roman" w:hAnsi="Times New Roman" w:cs="Times New Roman"/>
            <w:sz w:val="18"/>
            <w:szCs w:val="18"/>
            <w:lang w:val="en-US" w:eastAsia="zh-CN"/>
          </w:rPr>
          <w:t>V</w:t>
        </w:r>
      </w:ins>
      <w:ins w:id="3767" w:author="lv-xyr" w:date="2019-02-24T16:49:51Z">
        <w:r>
          <w:rPr>
            <w:rFonts w:hint="eastAsia" w:ascii="Times New Roman" w:hAnsi="Times New Roman" w:cs="Times New Roman"/>
            <w:sz w:val="18"/>
            <w:szCs w:val="18"/>
          </w:rPr>
          <w:t>itrain (LLR)</w:t>
        </w:r>
      </w:ins>
      <w:del w:id="3768" w:author="lv-xyr" w:date="2019-02-24T16:50:10Z">
        <w:r>
          <w:rPr>
            <w:rFonts w:ascii="Times New Roman" w:hAnsi="Times New Roman" w:cs="Times New Roman"/>
            <w:kern w:val="0"/>
            <w:sz w:val="18"/>
            <w:szCs w:val="18"/>
            <w:lang w:val="en-US"/>
          </w:rPr>
          <w:delText>the pyridine extracted residue of</w:delText>
        </w:r>
      </w:del>
      <w:del w:id="3769" w:author="lv-xyr" w:date="2019-02-24T16:50:10Z">
        <w:r>
          <w:rPr>
            <w:rFonts w:hint="eastAsia" w:ascii="Times New Roman" w:hAnsi="Times New Roman" w:cs="Times New Roman"/>
            <w:kern w:val="0"/>
            <w:sz w:val="18"/>
            <w:szCs w:val="18"/>
            <w:lang w:val="en-US"/>
          </w:rPr>
          <w:delText xml:space="preserve"> </w:delText>
        </w:r>
      </w:del>
      <w:del w:id="3770" w:author="lv-xyr" w:date="2019-02-24T16:50:10Z">
        <w:r>
          <w:rPr>
            <w:rFonts w:ascii="Times New Roman" w:hAnsi="Times New Roman" w:cs="Times New Roman"/>
            <w:kern w:val="0"/>
            <w:sz w:val="18"/>
            <w:szCs w:val="18"/>
            <w:lang w:val="en-US"/>
          </w:rPr>
          <w:delText>vitrain from N</w:delText>
        </w:r>
      </w:del>
      <w:del w:id="3771" w:author="lv-xyr" w:date="2019-02-24T16:50:10Z">
        <w:r>
          <w:rPr>
            <w:rFonts w:hint="eastAsia" w:ascii="Times New Roman" w:hAnsi="Times New Roman" w:cs="Times New Roman"/>
            <w:kern w:val="0"/>
            <w:sz w:val="18"/>
            <w:szCs w:val="18"/>
            <w:lang w:val="en-US"/>
          </w:rPr>
          <w:delText>o.</w:delText>
        </w:r>
      </w:del>
      <w:del w:id="3772" w:author="lv-xyr" w:date="2019-02-24T16:50:10Z">
        <w:r>
          <w:rPr>
            <w:rFonts w:ascii="Times New Roman" w:hAnsi="Times New Roman" w:cs="Times New Roman"/>
            <w:kern w:val="0"/>
            <w:sz w:val="18"/>
            <w:szCs w:val="18"/>
            <w:lang w:val="en-US"/>
          </w:rPr>
          <w:delText>3 coalbed</w:delText>
        </w:r>
      </w:del>
      <w:del w:id="3773" w:author="lv-xyr" w:date="2019-02-24T16:50:10Z">
        <w:r>
          <w:rPr>
            <w:rFonts w:hint="eastAsia" w:ascii="Times New Roman" w:hAnsi="Times New Roman" w:cs="Times New Roman"/>
            <w:kern w:val="0"/>
            <w:sz w:val="18"/>
            <w:szCs w:val="18"/>
            <w:lang w:val="en-US"/>
          </w:rPr>
          <w:delText xml:space="preserve">, </w:delText>
        </w:r>
      </w:del>
      <w:del w:id="3774" w:author="lv-xyr" w:date="2019-02-24T16:43:24Z">
        <w:r>
          <w:rPr>
            <w:rFonts w:ascii="Times New Roman" w:hAnsi="Times New Roman" w:cs="Times New Roman"/>
            <w:kern w:val="0"/>
            <w:sz w:val="18"/>
            <w:szCs w:val="18"/>
          </w:rPr>
          <w:delText>Liu lin</w:delText>
        </w:r>
      </w:del>
      <w:del w:id="3775" w:author="lv-xyr" w:date="2019-02-24T16:42:53Z">
        <w:r>
          <w:rPr>
            <w:rFonts w:ascii="Times New Roman" w:hAnsi="Times New Roman" w:cs="Times New Roman"/>
            <w:kern w:val="0"/>
            <w:sz w:val="18"/>
            <w:szCs w:val="18"/>
          </w:rPr>
          <w:delText xml:space="preserve"> and molecular simulation</w:delText>
        </w:r>
      </w:del>
      <w:r>
        <w:rPr>
          <w:rFonts w:ascii="Times New Roman" w:hAnsi="Times New Roman" w:cs="Times New Roman"/>
          <w:sz w:val="18"/>
          <w:szCs w:val="18"/>
        </w:rPr>
        <w:t xml:space="preserve">[J]. </w:t>
      </w:r>
      <w:del w:id="3776" w:author="lv-xyr" w:date="2019-02-24T16:40:25Z">
        <w:r>
          <w:rPr>
            <w:rFonts w:ascii="Times New Roman" w:hAnsi="Times New Roman" w:cs="Times New Roman"/>
            <w:sz w:val="18"/>
            <w:szCs w:val="18"/>
          </w:rPr>
          <w:delText xml:space="preserve">. </w:delText>
        </w:r>
      </w:del>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r>
        <w:rPr>
          <w:rFonts w:ascii="Times New Roman" w:hAnsi="Times New Roman" w:cs="Times New Roman"/>
          <w:sz w:val="18"/>
          <w:szCs w:val="18"/>
        </w:rPr>
        <w:t>, 2012, 40(11):1300-1309.</w:t>
      </w:r>
      <w:ins w:id="3777" w:author="lv-xyr" w:date="2019-02-24T16:45:02Z">
        <w:r>
          <w:rPr>
            <w:rFonts w:hint="eastAsia" w:ascii="Times New Roman" w:hAnsi="Times New Roman" w:cs="Times New Roman"/>
            <w:sz w:val="18"/>
            <w:szCs w:val="18"/>
            <w:lang w:val="en-US" w:eastAsia="zh-CN"/>
          </w:rPr>
          <w:t xml:space="preserve">   </w:t>
        </w:r>
      </w:ins>
      <w:del w:id="3778" w:author="lv-xyr" w:date="2019-02-24T16:40:31Z">
        <w:r>
          <w:rPr>
            <w:rFonts w:hint="eastAsia" w:ascii="Times New Roman" w:hAnsi="Times New Roman" w:cs="Times New Roman"/>
            <w:sz w:val="18"/>
            <w:szCs w:val="18"/>
          </w:rPr>
          <w:delText>)</w:delText>
        </w:r>
      </w:del>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 贾建波. 霍林河褐煤热解甲烷生成反应类型</w:t>
      </w:r>
      <w:r>
        <w:rPr>
          <w:rFonts w:ascii="Times New Roman" w:hAnsi="Times New Roman" w:cs="Times New Roman"/>
          <w:kern w:val="0"/>
          <w:sz w:val="18"/>
          <w:szCs w:val="18"/>
          <w:highlight w:val="yellow"/>
          <w:rPrChange w:id="3779" w:author="lv-xyr" w:date="2019-02-24T19:44:22Z">
            <w:rPr>
              <w:rFonts w:ascii="Times New Roman" w:hAnsi="Times New Roman" w:cs="Times New Roman"/>
              <w:kern w:val="0"/>
              <w:sz w:val="18"/>
              <w:szCs w:val="18"/>
            </w:rPr>
          </w:rPrChange>
        </w:rPr>
        <w:t>及动力学的热重-质谱试验与量子化</w:t>
      </w:r>
      <w:r>
        <w:rPr>
          <w:rFonts w:ascii="Times New Roman" w:hAnsi="Times New Roman" w:cs="Times New Roman"/>
          <w:kern w:val="0"/>
          <w:sz w:val="18"/>
          <w:szCs w:val="18"/>
        </w:rPr>
        <w:t>学计算[J]. 物理化学学报, 2009, 25(6):1117-1124.</w:t>
      </w:r>
    </w:p>
    <w:p>
      <w:pPr>
        <w:ind w:firstLine="360" w:firstLineChars="200"/>
        <w:rPr>
          <w:rFonts w:ascii="Times New Roman" w:hAnsi="Times New Roman" w:cs="Times New Roman"/>
          <w:sz w:val="18"/>
          <w:szCs w:val="18"/>
        </w:rPr>
      </w:pPr>
      <w:del w:id="3780" w:author="lv-xyr" w:date="2019-02-24T16:50:44Z">
        <w:r>
          <w:rPr>
            <w:rFonts w:hint="eastAsia" w:ascii="Times New Roman" w:hAnsi="Times New Roman" w:cs="Times New Roman"/>
            <w:sz w:val="18"/>
            <w:szCs w:val="18"/>
            <w:lang w:val="en-US"/>
          </w:rPr>
          <w:delText>(ZENG</w:delText>
        </w:r>
      </w:del>
      <w:ins w:id="3781" w:author="lv-xyr" w:date="2019-02-24T16:50:44Z">
        <w:r>
          <w:rPr>
            <w:rFonts w:hint="eastAsia" w:ascii="Times New Roman" w:hAnsi="Times New Roman" w:cs="Times New Roman"/>
            <w:sz w:val="18"/>
            <w:szCs w:val="18"/>
            <w:lang w:val="en-US" w:eastAsia="zh-CN"/>
          </w:rPr>
          <w:t>Z</w:t>
        </w:r>
      </w:ins>
      <w:ins w:id="3782" w:author="lv-xyr" w:date="2019-02-24T16:50:45Z">
        <w:r>
          <w:rPr>
            <w:rFonts w:hint="eastAsia" w:ascii="Times New Roman" w:hAnsi="Times New Roman" w:cs="Times New Roman"/>
            <w:sz w:val="18"/>
            <w:szCs w:val="18"/>
            <w:lang w:val="en-US" w:eastAsia="zh-CN"/>
          </w:rPr>
          <w:t>e</w:t>
        </w:r>
      </w:ins>
      <w:ins w:id="3783" w:author="lv-xyr" w:date="2019-02-24T16:50:46Z">
        <w:r>
          <w:rPr>
            <w:rFonts w:hint="eastAsia" w:ascii="Times New Roman" w:hAnsi="Times New Roman" w:cs="Times New Roman"/>
            <w:sz w:val="18"/>
            <w:szCs w:val="18"/>
            <w:lang w:val="en-US" w:eastAsia="zh-CN"/>
          </w:rPr>
          <w:t>ng</w:t>
        </w:r>
      </w:ins>
      <w:r>
        <w:rPr>
          <w:rFonts w:hint="eastAsia" w:ascii="Times New Roman" w:hAnsi="Times New Roman" w:cs="Times New Roman"/>
          <w:sz w:val="18"/>
          <w:szCs w:val="18"/>
        </w:rPr>
        <w:t xml:space="preserve"> Fan</w:t>
      </w:r>
      <w:del w:id="3784" w:author="lv-xyr" w:date="2019-02-24T16:50:49Z">
        <w:r>
          <w:rPr>
            <w:rFonts w:hint="eastAsia" w:ascii="Times New Roman" w:hAnsi="Times New Roman" w:cs="Times New Roman"/>
            <w:sz w:val="18"/>
            <w:szCs w:val="18"/>
          </w:rPr>
          <w:delText>-</w:delText>
        </w:r>
      </w:del>
      <w:r>
        <w:rPr>
          <w:rFonts w:hint="eastAsia" w:ascii="Times New Roman" w:hAnsi="Times New Roman" w:cs="Times New Roman"/>
          <w:sz w:val="18"/>
          <w:szCs w:val="18"/>
        </w:rPr>
        <w:t>gui, J</w:t>
      </w:r>
      <w:del w:id="3785" w:author="lv-xyr" w:date="2019-02-24T16:50:52Z">
        <w:r>
          <w:rPr>
            <w:rFonts w:hint="eastAsia" w:ascii="Times New Roman" w:hAnsi="Times New Roman" w:cs="Times New Roman"/>
            <w:sz w:val="18"/>
            <w:szCs w:val="18"/>
            <w:lang w:val="en-US"/>
          </w:rPr>
          <w:delText>IA</w:delText>
        </w:r>
      </w:del>
      <w:ins w:id="3786" w:author="lv-xyr" w:date="2019-02-24T16:50:52Z">
        <w:r>
          <w:rPr>
            <w:rFonts w:hint="eastAsia" w:ascii="Times New Roman" w:hAnsi="Times New Roman" w:cs="Times New Roman"/>
            <w:sz w:val="18"/>
            <w:szCs w:val="18"/>
            <w:lang w:val="en-US" w:eastAsia="zh-CN"/>
          </w:rPr>
          <w:t>ia</w:t>
        </w:r>
      </w:ins>
      <w:r>
        <w:rPr>
          <w:rFonts w:hint="eastAsia" w:ascii="Times New Roman" w:hAnsi="Times New Roman" w:cs="Times New Roman"/>
          <w:sz w:val="18"/>
          <w:szCs w:val="18"/>
        </w:rPr>
        <w:t xml:space="preserve"> Jian</w:t>
      </w:r>
      <w:del w:id="3787" w:author="lv-xyr" w:date="2019-02-24T16:50:54Z">
        <w:r>
          <w:rPr>
            <w:rFonts w:hint="eastAsia" w:ascii="Times New Roman" w:hAnsi="Times New Roman" w:cs="Times New Roman"/>
            <w:sz w:val="18"/>
            <w:szCs w:val="18"/>
          </w:rPr>
          <w:delText>-</w:delText>
        </w:r>
      </w:del>
      <w:r>
        <w:rPr>
          <w:rFonts w:hint="eastAsia" w:ascii="Times New Roman" w:hAnsi="Times New Roman" w:cs="Times New Roman"/>
          <w:sz w:val="18"/>
          <w:szCs w:val="18"/>
        </w:rPr>
        <w:t>bo</w:t>
      </w:r>
      <w:ins w:id="3788" w:author="lv-xyr" w:date="2019-02-24T16:51:21Z">
        <w:r>
          <w:rPr>
            <w:rFonts w:hint="eastAsia" w:ascii="Times New Roman" w:hAnsi="Times New Roman" w:cs="Times New Roman"/>
            <w:sz w:val="18"/>
            <w:szCs w:val="18"/>
            <w:lang w:val="en-US" w:eastAsia="zh-CN"/>
          </w:rPr>
          <w:t>.</w:t>
        </w:r>
      </w:ins>
      <w:del w:id="3789" w:author="lv-xyr" w:date="2019-02-24T16:51:20Z">
        <w:r>
          <w:rPr>
            <w:rFonts w:hint="eastAsia" w:ascii="Times New Roman" w:hAnsi="Times New Roman" w:cs="Times New Roman"/>
            <w:sz w:val="18"/>
            <w:szCs w:val="18"/>
          </w:rPr>
          <w:delText>,</w:delText>
        </w:r>
      </w:del>
      <w:r>
        <w:rPr>
          <w:rFonts w:hint="eastAsia" w:ascii="Times New Roman" w:hAnsi="Times New Roman" w:cs="Times New Roman"/>
          <w:sz w:val="18"/>
          <w:szCs w:val="18"/>
        </w:rPr>
        <w:t xml:space="preserve"> </w:t>
      </w:r>
      <w:r>
        <w:rPr>
          <w:rFonts w:ascii="Times New Roman" w:hAnsi="Times New Roman" w:cs="Times New Roman"/>
          <w:sz w:val="18"/>
          <w:szCs w:val="18"/>
        </w:rPr>
        <w:t xml:space="preserve">Reaction </w:t>
      </w:r>
      <w:del w:id="3790" w:author="lv-xyr" w:date="2019-02-24T19:43:15Z">
        <w:r>
          <w:rPr>
            <w:rFonts w:ascii="Times New Roman" w:hAnsi="Times New Roman" w:cs="Times New Roman"/>
            <w:sz w:val="18"/>
            <w:szCs w:val="18"/>
            <w:lang w:val="en-US"/>
          </w:rPr>
          <w:delText>T</w:delText>
        </w:r>
      </w:del>
      <w:ins w:id="3791" w:author="lv-xyr" w:date="2019-02-24T19:43:15Z">
        <w:r>
          <w:rPr>
            <w:rFonts w:hint="eastAsia" w:ascii="Times New Roman" w:hAnsi="Times New Roman" w:cs="Times New Roman"/>
            <w:sz w:val="18"/>
            <w:szCs w:val="18"/>
            <w:lang w:val="en-US" w:eastAsia="zh-CN"/>
          </w:rPr>
          <w:t>t</w:t>
        </w:r>
      </w:ins>
      <w:r>
        <w:rPr>
          <w:rFonts w:ascii="Times New Roman" w:hAnsi="Times New Roman" w:cs="Times New Roman"/>
          <w:sz w:val="18"/>
          <w:szCs w:val="18"/>
        </w:rPr>
        <w:t>ypes</w:t>
      </w:r>
      <w:del w:id="3792" w:author="lv-xyr" w:date="2019-02-24T19:41:19Z">
        <w:r>
          <w:rPr>
            <w:rFonts w:ascii="Times New Roman" w:hAnsi="Times New Roman" w:cs="Times New Roman"/>
            <w:sz w:val="18"/>
            <w:szCs w:val="18"/>
          </w:rPr>
          <w:delText xml:space="preserve"> and Kinetics</w:delText>
        </w:r>
      </w:del>
      <w:r>
        <w:rPr>
          <w:rFonts w:ascii="Times New Roman" w:hAnsi="Times New Roman" w:cs="Times New Roman"/>
          <w:sz w:val="18"/>
          <w:szCs w:val="18"/>
        </w:rPr>
        <w:t xml:space="preserve"> of </w:t>
      </w:r>
      <w:del w:id="3793" w:author="lv-xyr" w:date="2019-02-24T19:43:17Z">
        <w:r>
          <w:rPr>
            <w:rFonts w:ascii="Times New Roman" w:hAnsi="Times New Roman" w:cs="Times New Roman"/>
            <w:sz w:val="18"/>
            <w:szCs w:val="18"/>
            <w:lang w:val="en-US"/>
          </w:rPr>
          <w:delText>M</w:delText>
        </w:r>
      </w:del>
      <w:ins w:id="3794" w:author="lv-xyr" w:date="2019-02-24T19:43:17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ethane </w:t>
      </w:r>
      <w:del w:id="3795" w:author="lv-xyr" w:date="2019-02-24T19:43:19Z">
        <w:r>
          <w:rPr>
            <w:rFonts w:ascii="Times New Roman" w:hAnsi="Times New Roman" w:cs="Times New Roman"/>
            <w:sz w:val="18"/>
            <w:szCs w:val="18"/>
            <w:lang w:val="en-US"/>
          </w:rPr>
          <w:delText>Genera</w:delText>
        </w:r>
      </w:del>
      <w:ins w:id="3796" w:author="lv-xyr" w:date="2019-02-24T19:43:19Z">
        <w:r>
          <w:rPr>
            <w:rFonts w:hint="eastAsia" w:ascii="Times New Roman" w:hAnsi="Times New Roman" w:cs="Times New Roman"/>
            <w:sz w:val="18"/>
            <w:szCs w:val="18"/>
            <w:lang w:val="en-US" w:eastAsia="zh-CN"/>
          </w:rPr>
          <w:t>f</w:t>
        </w:r>
      </w:ins>
      <w:ins w:id="3797" w:author="lv-xyr" w:date="2019-02-24T19:40:40Z">
        <w:r>
          <w:rPr>
            <w:rFonts w:hint="eastAsia" w:ascii="Times New Roman" w:hAnsi="Times New Roman" w:cs="Times New Roman"/>
            <w:sz w:val="18"/>
            <w:szCs w:val="18"/>
            <w:lang w:val="en-US" w:eastAsia="zh-CN"/>
          </w:rPr>
          <w:t>or</w:t>
        </w:r>
      </w:ins>
      <w:ins w:id="3798" w:author="lv-xyr" w:date="2019-02-24T19:40:41Z">
        <w:r>
          <w:rPr>
            <w:rFonts w:hint="eastAsia" w:ascii="Times New Roman" w:hAnsi="Times New Roman" w:cs="Times New Roman"/>
            <w:sz w:val="18"/>
            <w:szCs w:val="18"/>
            <w:lang w:val="en-US" w:eastAsia="zh-CN"/>
          </w:rPr>
          <w:t>ma</w:t>
        </w:r>
      </w:ins>
      <w:r>
        <w:rPr>
          <w:rFonts w:ascii="Times New Roman" w:hAnsi="Times New Roman" w:cs="Times New Roman"/>
          <w:sz w:val="18"/>
          <w:szCs w:val="18"/>
        </w:rPr>
        <w:t xml:space="preserve">tion </w:t>
      </w:r>
      <w:del w:id="3799" w:author="lv-xyr" w:date="2019-02-24T19:41:34Z">
        <w:r>
          <w:rPr>
            <w:rFonts w:ascii="Times New Roman" w:hAnsi="Times New Roman" w:cs="Times New Roman"/>
            <w:sz w:val="18"/>
            <w:szCs w:val="18"/>
            <w:lang w:val="en-US"/>
          </w:rPr>
          <w:delText>from</w:delText>
        </w:r>
      </w:del>
      <w:ins w:id="3800" w:author="lv-xyr" w:date="2019-02-24T19:41:34Z">
        <w:r>
          <w:rPr>
            <w:rFonts w:hint="eastAsia" w:ascii="Times New Roman" w:hAnsi="Times New Roman" w:cs="Times New Roman"/>
            <w:sz w:val="18"/>
            <w:szCs w:val="18"/>
            <w:lang w:val="en-US" w:eastAsia="zh-CN"/>
          </w:rPr>
          <w:t>throu</w:t>
        </w:r>
      </w:ins>
      <w:ins w:id="3801" w:author="lv-xyr" w:date="2019-02-24T19:41:35Z">
        <w:r>
          <w:rPr>
            <w:rFonts w:hint="eastAsia" w:ascii="Times New Roman" w:hAnsi="Times New Roman" w:cs="Times New Roman"/>
            <w:sz w:val="18"/>
            <w:szCs w:val="18"/>
            <w:lang w:val="en-US" w:eastAsia="zh-CN"/>
          </w:rPr>
          <w:t>gh</w:t>
        </w:r>
      </w:ins>
      <w:r>
        <w:rPr>
          <w:rFonts w:ascii="Times New Roman" w:hAnsi="Times New Roman" w:cs="Times New Roman"/>
          <w:sz w:val="18"/>
          <w:szCs w:val="18"/>
        </w:rPr>
        <w:t xml:space="preserve"> Huolinhe </w:t>
      </w:r>
      <w:del w:id="3802" w:author="lv-xyr" w:date="2019-02-24T19:43:24Z">
        <w:r>
          <w:rPr>
            <w:rFonts w:ascii="Times New Roman" w:hAnsi="Times New Roman" w:cs="Times New Roman"/>
            <w:sz w:val="18"/>
            <w:szCs w:val="18"/>
            <w:lang w:val="en-US"/>
          </w:rPr>
          <w:delText>L</w:delText>
        </w:r>
      </w:del>
      <w:ins w:id="3803" w:author="lv-xyr" w:date="2019-02-24T19:43:24Z">
        <w:r>
          <w:rPr>
            <w:rFonts w:hint="eastAsia" w:ascii="Times New Roman" w:hAnsi="Times New Roman" w:cs="Times New Roman"/>
            <w:sz w:val="18"/>
            <w:szCs w:val="18"/>
            <w:lang w:val="en-US" w:eastAsia="zh-CN"/>
          </w:rPr>
          <w:t>l</w:t>
        </w:r>
      </w:ins>
      <w:r>
        <w:rPr>
          <w:rFonts w:ascii="Times New Roman" w:hAnsi="Times New Roman" w:cs="Times New Roman"/>
          <w:sz w:val="18"/>
          <w:szCs w:val="18"/>
        </w:rPr>
        <w:t xml:space="preserve">ignite </w:t>
      </w:r>
      <w:del w:id="3804" w:author="lv-xyr" w:date="2019-02-24T19:43:27Z">
        <w:r>
          <w:rPr>
            <w:rFonts w:ascii="Times New Roman" w:hAnsi="Times New Roman" w:cs="Times New Roman"/>
            <w:sz w:val="18"/>
            <w:szCs w:val="18"/>
            <w:lang w:val="en-US"/>
          </w:rPr>
          <w:delText>P</w:delText>
        </w:r>
      </w:del>
      <w:ins w:id="3805" w:author="lv-xyr" w:date="2019-02-24T19:43:27Z">
        <w:r>
          <w:rPr>
            <w:rFonts w:hint="eastAsia" w:ascii="Times New Roman" w:hAnsi="Times New Roman" w:cs="Times New Roman"/>
            <w:sz w:val="18"/>
            <w:szCs w:val="18"/>
            <w:lang w:val="en-US" w:eastAsia="zh-CN"/>
          </w:rPr>
          <w:t>p</w:t>
        </w:r>
      </w:ins>
      <w:r>
        <w:rPr>
          <w:rFonts w:ascii="Times New Roman" w:hAnsi="Times New Roman" w:cs="Times New Roman"/>
          <w:sz w:val="18"/>
          <w:szCs w:val="18"/>
        </w:rPr>
        <w:t>yrolysis</w:t>
      </w:r>
      <w:ins w:id="3806" w:author="lv-xyr" w:date="2019-02-24T19:41:19Z">
        <w:r>
          <w:rPr>
            <w:rFonts w:ascii="Times New Roman" w:hAnsi="Times New Roman" w:cs="Times New Roman"/>
            <w:sz w:val="18"/>
            <w:szCs w:val="18"/>
          </w:rPr>
          <w:t xml:space="preserve"> and </w:t>
        </w:r>
      </w:ins>
      <w:del w:id="3807" w:author="lv-xyr" w:date="2019-02-24T19:43:30Z">
        <w:r>
          <w:rPr>
            <w:rFonts w:ascii="Times New Roman" w:hAnsi="Times New Roman" w:cs="Times New Roman"/>
            <w:sz w:val="18"/>
            <w:szCs w:val="18"/>
            <w:lang w:val="en-US"/>
          </w:rPr>
          <w:delText xml:space="preserve"> by</w:delText>
        </w:r>
      </w:del>
      <w:ins w:id="3808" w:author="lv-xyr" w:date="2019-02-24T19:43:30Z">
        <w:r>
          <w:rPr>
            <w:rFonts w:hint="eastAsia" w:ascii="Times New Roman" w:hAnsi="Times New Roman" w:cs="Times New Roman"/>
            <w:sz w:val="18"/>
            <w:szCs w:val="18"/>
            <w:lang w:val="en-US" w:eastAsia="zh-CN"/>
          </w:rPr>
          <w:t>d</w:t>
        </w:r>
      </w:ins>
      <w:ins w:id="3809" w:author="lv-xyr" w:date="2019-02-24T19:43:05Z">
        <w:r>
          <w:rPr>
            <w:rFonts w:hint="eastAsia" w:ascii="Times New Roman" w:hAnsi="Times New Roman" w:cs="Times New Roman"/>
            <w:sz w:val="18"/>
            <w:szCs w:val="18"/>
            <w:lang w:val="en-US" w:eastAsia="zh-CN"/>
          </w:rPr>
          <w:t>ynam</w:t>
        </w:r>
      </w:ins>
      <w:ins w:id="3810" w:author="lv-xyr" w:date="2019-02-24T19:43:06Z">
        <w:r>
          <w:rPr>
            <w:rFonts w:hint="eastAsia" w:ascii="Times New Roman" w:hAnsi="Times New Roman" w:cs="Times New Roman"/>
            <w:sz w:val="18"/>
            <w:szCs w:val="18"/>
            <w:lang w:val="en-US" w:eastAsia="zh-CN"/>
          </w:rPr>
          <w:t>ics</w:t>
        </w:r>
      </w:ins>
      <w:r>
        <w:rPr>
          <w:rFonts w:ascii="Times New Roman" w:hAnsi="Times New Roman" w:cs="Times New Roman"/>
          <w:sz w:val="18"/>
          <w:szCs w:val="18"/>
        </w:rPr>
        <w:t xml:space="preserve"> TG/MS </w:t>
      </w:r>
      <w:del w:id="3811" w:author="lv-xyr" w:date="2019-02-24T19:43:34Z">
        <w:r>
          <w:rPr>
            <w:rFonts w:ascii="Times New Roman" w:hAnsi="Times New Roman" w:cs="Times New Roman"/>
            <w:sz w:val="18"/>
            <w:szCs w:val="18"/>
            <w:lang w:val="en-US"/>
          </w:rPr>
          <w:delText>E</w:delText>
        </w:r>
      </w:del>
      <w:ins w:id="3812" w:author="lv-xyr" w:date="2019-02-24T19:43:34Z">
        <w:r>
          <w:rPr>
            <w:rFonts w:hint="eastAsia" w:ascii="Times New Roman" w:hAnsi="Times New Roman" w:cs="Times New Roman"/>
            <w:sz w:val="18"/>
            <w:szCs w:val="18"/>
            <w:lang w:val="en-US" w:eastAsia="zh-CN"/>
          </w:rPr>
          <w:t>e</w:t>
        </w:r>
      </w:ins>
      <w:r>
        <w:rPr>
          <w:rFonts w:ascii="Times New Roman" w:hAnsi="Times New Roman" w:cs="Times New Roman"/>
          <w:sz w:val="18"/>
          <w:szCs w:val="18"/>
        </w:rPr>
        <w:t>xperimen</w:t>
      </w:r>
      <w:ins w:id="3813" w:author="lv-xyr" w:date="2019-02-24T19:41:53Z">
        <w:r>
          <w:rPr>
            <w:rFonts w:hint="eastAsia" w:ascii="Times New Roman" w:hAnsi="Times New Roman" w:cs="Times New Roman"/>
            <w:sz w:val="18"/>
            <w:szCs w:val="18"/>
            <w:lang w:val="en-US" w:eastAsia="zh-CN"/>
          </w:rPr>
          <w:t>t</w:t>
        </w:r>
      </w:ins>
      <w:r>
        <w:rPr>
          <w:rFonts w:hint="eastAsia" w:ascii="Times New Roman" w:hAnsi="Times New Roman" w:cs="Times New Roman"/>
          <w:sz w:val="18"/>
          <w:szCs w:val="18"/>
        </w:rPr>
        <w:t xml:space="preserve"> </w:t>
      </w:r>
      <w:r>
        <w:rPr>
          <w:rFonts w:ascii="Times New Roman" w:hAnsi="Times New Roman" w:cs="Times New Roman"/>
          <w:sz w:val="18"/>
          <w:szCs w:val="18"/>
        </w:rPr>
        <w:t xml:space="preserve">and </w:t>
      </w:r>
      <w:del w:id="3814" w:author="lv-xyr" w:date="2019-02-24T19:43:44Z">
        <w:r>
          <w:rPr>
            <w:rFonts w:ascii="Times New Roman" w:hAnsi="Times New Roman" w:cs="Times New Roman"/>
            <w:sz w:val="18"/>
            <w:szCs w:val="18"/>
            <w:lang w:val="en-US"/>
          </w:rPr>
          <w:delText>Q</w:delText>
        </w:r>
      </w:del>
      <w:ins w:id="3815" w:author="lv-xyr" w:date="2019-02-24T19:43:44Z">
        <w:r>
          <w:rPr>
            <w:rFonts w:hint="eastAsia" w:ascii="Times New Roman" w:hAnsi="Times New Roman" w:cs="Times New Roman"/>
            <w:sz w:val="18"/>
            <w:szCs w:val="18"/>
            <w:lang w:val="en-US" w:eastAsia="zh-CN"/>
          </w:rPr>
          <w:t>q</w:t>
        </w:r>
      </w:ins>
      <w:r>
        <w:rPr>
          <w:rFonts w:ascii="Times New Roman" w:hAnsi="Times New Roman" w:cs="Times New Roman"/>
          <w:sz w:val="18"/>
          <w:szCs w:val="18"/>
        </w:rPr>
        <w:t xml:space="preserve">uantum </w:t>
      </w:r>
      <w:del w:id="3816" w:author="lv-xyr" w:date="2019-02-24T19:43:46Z">
        <w:r>
          <w:rPr>
            <w:rFonts w:ascii="Times New Roman" w:hAnsi="Times New Roman" w:cs="Times New Roman"/>
            <w:sz w:val="18"/>
            <w:szCs w:val="18"/>
            <w:lang w:val="en-US"/>
          </w:rPr>
          <w:delText>C</w:delText>
        </w:r>
      </w:del>
      <w:ins w:id="3817" w:author="lv-xyr" w:date="2019-02-24T19:43:46Z">
        <w:r>
          <w:rPr>
            <w:rFonts w:hint="eastAsia" w:ascii="Times New Roman" w:hAnsi="Times New Roman" w:cs="Times New Roman"/>
            <w:sz w:val="18"/>
            <w:szCs w:val="18"/>
            <w:lang w:val="en-US" w:eastAsia="zh-CN"/>
          </w:rPr>
          <w:t>c</w:t>
        </w:r>
      </w:ins>
      <w:r>
        <w:rPr>
          <w:rFonts w:ascii="Times New Roman" w:hAnsi="Times New Roman" w:cs="Times New Roman"/>
          <w:sz w:val="18"/>
          <w:szCs w:val="18"/>
        </w:rPr>
        <w:t xml:space="preserve">hemical </w:t>
      </w:r>
      <w:del w:id="3818" w:author="lv-xyr" w:date="2019-02-24T19:43:47Z">
        <w:r>
          <w:rPr>
            <w:rFonts w:ascii="Times New Roman" w:hAnsi="Times New Roman" w:cs="Times New Roman"/>
            <w:sz w:val="18"/>
            <w:szCs w:val="18"/>
            <w:lang w:val="en-US"/>
          </w:rPr>
          <w:delText>C</w:delText>
        </w:r>
      </w:del>
      <w:ins w:id="3819" w:author="lv-xyr" w:date="2019-02-24T19:43:47Z">
        <w:r>
          <w:rPr>
            <w:rFonts w:hint="eastAsia" w:ascii="Times New Roman" w:hAnsi="Times New Roman" w:cs="Times New Roman"/>
            <w:sz w:val="18"/>
            <w:szCs w:val="18"/>
            <w:lang w:val="en-US" w:eastAsia="zh-CN"/>
          </w:rPr>
          <w:t>c</w:t>
        </w:r>
      </w:ins>
      <w:r>
        <w:rPr>
          <w:rFonts w:ascii="Times New Roman" w:hAnsi="Times New Roman" w:cs="Times New Roman"/>
          <w:sz w:val="18"/>
          <w:szCs w:val="18"/>
        </w:rPr>
        <w:t>alculation</w:t>
      </w:r>
      <w:del w:id="3820" w:author="lv-xyr" w:date="2019-02-24T17:03:04Z">
        <w:r>
          <w:rPr>
            <w:rFonts w:ascii="Times New Roman" w:hAnsi="Times New Roman" w:cs="Times New Roman"/>
            <w:sz w:val="18"/>
            <w:szCs w:val="18"/>
          </w:rPr>
          <w:delText>s</w:delText>
        </w:r>
      </w:del>
      <w:r>
        <w:rPr>
          <w:rFonts w:ascii="Times New Roman" w:hAnsi="Times New Roman" w:cs="Times New Roman"/>
          <w:sz w:val="18"/>
          <w:szCs w:val="18"/>
        </w:rPr>
        <w:t>[J]. Acta Physico-Chimica Sinica, 2009, 25(6):1117-1124.</w:t>
      </w:r>
      <w:del w:id="3821" w:author="lv-xyr" w:date="2019-02-24T16:52:11Z">
        <w:r>
          <w:rPr>
            <w:rFonts w:hint="eastAsia" w:ascii="Times New Roman" w:hAnsi="Times New Roman" w:cs="Times New Roman"/>
            <w:sz w:val="18"/>
            <w:szCs w:val="18"/>
          </w:rPr>
          <w:delText>)</w:delText>
        </w:r>
      </w:del>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 xml:space="preserve">李美芬, 曾凡桂, 孙蓓蕾,等. </w:t>
      </w:r>
      <w:r>
        <w:rPr>
          <w:rFonts w:ascii="Times New Roman" w:hAnsi="Times New Roman" w:cs="Times New Roman"/>
          <w:kern w:val="0"/>
          <w:sz w:val="18"/>
          <w:szCs w:val="18"/>
          <w:highlight w:val="yellow"/>
          <w:rPrChange w:id="3822" w:author="lv-xyr" w:date="2019-02-24T19:38:13Z">
            <w:rPr>
              <w:rFonts w:ascii="Times New Roman" w:hAnsi="Times New Roman" w:cs="Times New Roman"/>
              <w:kern w:val="0"/>
              <w:sz w:val="18"/>
              <w:szCs w:val="18"/>
            </w:rPr>
          </w:rPrChange>
        </w:rPr>
        <w:t>低煤级煤热解H_2生成动力学及其与第一次煤化作用跃变的关系</w:t>
      </w:r>
      <w:r>
        <w:rPr>
          <w:rFonts w:ascii="Times New Roman" w:hAnsi="Times New Roman" w:cs="Times New Roman"/>
          <w:kern w:val="0"/>
          <w:sz w:val="18"/>
          <w:szCs w:val="18"/>
        </w:rPr>
        <w:t>[J]. 物理化学学报, 2009, 25(12):2597-2603.</w:t>
      </w:r>
    </w:p>
    <w:p>
      <w:pPr>
        <w:rPr>
          <w:rFonts w:ascii="Times New Roman" w:hAnsi="Times New Roman" w:cs="Times New Roman"/>
          <w:kern w:val="0"/>
          <w:sz w:val="18"/>
          <w:szCs w:val="18"/>
        </w:rPr>
      </w:pPr>
      <w:r>
        <w:rPr>
          <w:rFonts w:hint="eastAsia" w:ascii="Times New Roman" w:hAnsi="Times New Roman" w:cs="Times New Roman"/>
          <w:kern w:val="0"/>
          <w:sz w:val="18"/>
          <w:szCs w:val="18"/>
        </w:rPr>
        <w:t xml:space="preserve">   </w:t>
      </w:r>
      <w:del w:id="3823" w:author="lv-xyr" w:date="2019-02-24T17:05:34Z">
        <w:r>
          <w:rPr>
            <w:rFonts w:hint="eastAsia" w:ascii="Times New Roman" w:hAnsi="Times New Roman" w:cs="Times New Roman"/>
            <w:kern w:val="0"/>
            <w:sz w:val="18"/>
            <w:szCs w:val="18"/>
          </w:rPr>
          <w:delText xml:space="preserve"> </w:delText>
        </w:r>
      </w:del>
      <w:r>
        <w:rPr>
          <w:rFonts w:hint="eastAsia" w:ascii="Times New Roman" w:hAnsi="Times New Roman" w:cs="Times New Roman"/>
          <w:sz w:val="18"/>
          <w:szCs w:val="18"/>
        </w:rPr>
        <w:t>(L</w:t>
      </w:r>
      <w:del w:id="3824" w:author="lv-xyr" w:date="2019-02-24T17:05:05Z">
        <w:r>
          <w:rPr>
            <w:rFonts w:hint="eastAsia" w:ascii="Times New Roman" w:hAnsi="Times New Roman" w:cs="Times New Roman"/>
            <w:sz w:val="18"/>
            <w:szCs w:val="18"/>
            <w:lang w:val="en-US"/>
          </w:rPr>
          <w:delText>I</w:delText>
        </w:r>
      </w:del>
      <w:ins w:id="3825" w:author="lv-xyr" w:date="2019-02-24T17:05:05Z">
        <w:r>
          <w:rPr>
            <w:rFonts w:hint="eastAsia" w:ascii="Times New Roman" w:hAnsi="Times New Roman" w:cs="Times New Roman"/>
            <w:sz w:val="18"/>
            <w:szCs w:val="18"/>
            <w:lang w:val="en-US" w:eastAsia="zh-CN"/>
          </w:rPr>
          <w:t>i</w:t>
        </w:r>
      </w:ins>
      <w:r>
        <w:rPr>
          <w:rFonts w:hint="eastAsia" w:ascii="Times New Roman" w:hAnsi="Times New Roman" w:cs="Times New Roman"/>
          <w:sz w:val="18"/>
          <w:szCs w:val="18"/>
        </w:rPr>
        <w:t xml:space="preserve"> Mei</w:t>
      </w:r>
      <w:del w:id="3826" w:author="lv-xyr" w:date="2019-02-24T17:05:09Z">
        <w:r>
          <w:rPr>
            <w:rFonts w:hint="eastAsia" w:ascii="Times New Roman" w:hAnsi="Times New Roman" w:cs="Times New Roman"/>
            <w:sz w:val="18"/>
            <w:szCs w:val="18"/>
          </w:rPr>
          <w:delText>-</w:delText>
        </w:r>
      </w:del>
      <w:r>
        <w:rPr>
          <w:rFonts w:hint="eastAsia" w:ascii="Times New Roman" w:hAnsi="Times New Roman" w:cs="Times New Roman"/>
          <w:sz w:val="18"/>
          <w:szCs w:val="18"/>
        </w:rPr>
        <w:t>fen, Z</w:t>
      </w:r>
      <w:del w:id="3827" w:author="lv-xyr" w:date="2019-02-24T17:05:13Z">
        <w:r>
          <w:rPr>
            <w:rFonts w:hint="eastAsia" w:ascii="Times New Roman" w:hAnsi="Times New Roman" w:cs="Times New Roman"/>
            <w:sz w:val="18"/>
            <w:szCs w:val="18"/>
            <w:lang w:val="en-US"/>
          </w:rPr>
          <w:delText>ENG</w:delText>
        </w:r>
      </w:del>
      <w:ins w:id="3828" w:author="lv-xyr" w:date="2019-02-24T17:05:13Z">
        <w:r>
          <w:rPr>
            <w:rFonts w:hint="eastAsia" w:ascii="Times New Roman" w:hAnsi="Times New Roman" w:cs="Times New Roman"/>
            <w:sz w:val="18"/>
            <w:szCs w:val="18"/>
            <w:lang w:val="en-US" w:eastAsia="zh-CN"/>
          </w:rPr>
          <w:t>eng</w:t>
        </w:r>
      </w:ins>
      <w:r>
        <w:rPr>
          <w:rFonts w:hint="eastAsia" w:ascii="Times New Roman" w:hAnsi="Times New Roman" w:cs="Times New Roman"/>
          <w:sz w:val="18"/>
          <w:szCs w:val="18"/>
        </w:rPr>
        <w:t xml:space="preserve"> Fan</w:t>
      </w:r>
      <w:del w:id="3829" w:author="lv-xyr" w:date="2019-02-24T17:05:18Z">
        <w:r>
          <w:rPr>
            <w:rFonts w:hint="eastAsia" w:ascii="Times New Roman" w:hAnsi="Times New Roman" w:cs="Times New Roman"/>
            <w:sz w:val="18"/>
            <w:szCs w:val="18"/>
          </w:rPr>
          <w:delText>-</w:delText>
        </w:r>
      </w:del>
      <w:r>
        <w:rPr>
          <w:rFonts w:hint="eastAsia" w:ascii="Times New Roman" w:hAnsi="Times New Roman" w:cs="Times New Roman"/>
          <w:sz w:val="18"/>
          <w:szCs w:val="18"/>
        </w:rPr>
        <w:t>gui, S</w:t>
      </w:r>
      <w:del w:id="3830" w:author="lv-xyr" w:date="2019-02-24T17:05:21Z">
        <w:r>
          <w:rPr>
            <w:rFonts w:hint="eastAsia" w:ascii="Times New Roman" w:hAnsi="Times New Roman" w:cs="Times New Roman"/>
            <w:sz w:val="18"/>
            <w:szCs w:val="18"/>
            <w:lang w:val="en-US"/>
          </w:rPr>
          <w:delText>UN</w:delText>
        </w:r>
      </w:del>
      <w:ins w:id="3831" w:author="lv-xyr" w:date="2019-02-24T17:05:21Z">
        <w:r>
          <w:rPr>
            <w:rFonts w:hint="eastAsia" w:ascii="Times New Roman" w:hAnsi="Times New Roman" w:cs="Times New Roman"/>
            <w:sz w:val="18"/>
            <w:szCs w:val="18"/>
            <w:lang w:val="en-US" w:eastAsia="zh-CN"/>
          </w:rPr>
          <w:t>u</w:t>
        </w:r>
      </w:ins>
      <w:ins w:id="3832" w:author="lv-xyr" w:date="2019-02-24T17:05:22Z">
        <w:r>
          <w:rPr>
            <w:rFonts w:hint="eastAsia" w:ascii="Times New Roman" w:hAnsi="Times New Roman" w:cs="Times New Roman"/>
            <w:sz w:val="18"/>
            <w:szCs w:val="18"/>
            <w:lang w:val="en-US" w:eastAsia="zh-CN"/>
          </w:rPr>
          <w:t>n</w:t>
        </w:r>
      </w:ins>
      <w:r>
        <w:rPr>
          <w:rFonts w:hint="eastAsia" w:ascii="Times New Roman" w:hAnsi="Times New Roman" w:cs="Times New Roman"/>
          <w:sz w:val="18"/>
          <w:szCs w:val="18"/>
        </w:rPr>
        <w:t xml:space="preserve"> Bei</w:t>
      </w:r>
      <w:del w:id="3833" w:author="lv-xyr" w:date="2019-02-24T17:05:25Z">
        <w:r>
          <w:rPr>
            <w:rFonts w:hint="eastAsia" w:ascii="Times New Roman" w:hAnsi="Times New Roman" w:cs="Times New Roman"/>
            <w:sz w:val="18"/>
            <w:szCs w:val="18"/>
          </w:rPr>
          <w:delText>-</w:delText>
        </w:r>
      </w:del>
      <w:r>
        <w:rPr>
          <w:rFonts w:hint="eastAsia" w:ascii="Times New Roman" w:hAnsi="Times New Roman" w:cs="Times New Roman"/>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hint="eastAsia" w:ascii="Times New Roman" w:hAnsi="Times New Roman" w:cs="Times New Roman"/>
          <w:sz w:val="18"/>
          <w:szCs w:val="18"/>
        </w:rPr>
        <w:t xml:space="preserve"> </w:t>
      </w:r>
      <w:r>
        <w:rPr>
          <w:rFonts w:ascii="Times New Roman" w:hAnsi="Times New Roman" w:cs="Times New Roman"/>
          <w:sz w:val="18"/>
          <w:szCs w:val="18"/>
        </w:rPr>
        <w:t>Coalification Jump</w:t>
      </w:r>
      <w:ins w:id="3834" w:author="lv-xyr" w:date="2019-02-24T19:37:41Z">
        <w:r>
          <w:rPr>
            <w:rFonts w:hint="eastAsia" w:ascii="Times New Roman" w:hAnsi="Times New Roman" w:cs="Times New Roman"/>
            <w:sz w:val="18"/>
            <w:szCs w:val="18"/>
            <w:lang w:val="en-US" w:eastAsia="zh-CN"/>
          </w:rPr>
          <w:t xml:space="preserve"> </w:t>
        </w:r>
      </w:ins>
      <w:del w:id="3835" w:author="lv-xyr" w:date="2019-02-24T18:01:53Z">
        <w:r>
          <w:rPr>
            <w:rFonts w:hint="eastAsia" w:ascii="Times New Roman" w:hAnsi="Times New Roman" w:cs="Times New Roman"/>
            <w:sz w:val="18"/>
            <w:szCs w:val="18"/>
          </w:rPr>
          <w:delText xml:space="preserve">. </w:delText>
        </w:r>
      </w:del>
      <w:r>
        <w:rPr>
          <w:rFonts w:ascii="Times New Roman" w:hAnsi="Times New Roman" w:cs="Times New Roman"/>
          <w:sz w:val="18"/>
          <w:szCs w:val="18"/>
        </w:rPr>
        <w:t>[J]. Acta Physico-Chimica Sinica, 2009, 25(12):2597-2603.</w:t>
      </w:r>
      <w:del w:id="3836" w:author="lv-xyr" w:date="2019-02-24T17:05:37Z">
        <w:r>
          <w:rPr>
            <w:rFonts w:hint="eastAsia" w:ascii="Times New Roman" w:hAnsi="Times New Roman" w:cs="Times New Roman"/>
            <w:sz w:val="18"/>
            <w:szCs w:val="18"/>
          </w:rPr>
          <w:delText>)</w:delText>
        </w:r>
      </w:del>
    </w:p>
    <w:p>
      <w:pPr>
        <w:rPr>
          <w:rFonts w:ascii="Times New Roman" w:hAnsi="Times New Roman" w:cs="Times New Roman"/>
          <w:kern w:val="0"/>
          <w:sz w:val="18"/>
          <w:szCs w:val="18"/>
        </w:rPr>
      </w:pPr>
      <w:r>
        <w:rPr>
          <w:rFonts w:ascii="Times New Roman" w:hAnsi="Times New Roman" w:cs="Times New Roman"/>
          <w:sz w:val="18"/>
          <w:szCs w:val="18"/>
        </w:rPr>
        <w:t>[1</w:t>
      </w:r>
      <w:r>
        <w:rPr>
          <w:rFonts w:hint="eastAsia" w:ascii="Times New Roman" w:hAnsi="Times New Roman" w:cs="Times New Roman"/>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Han F, Meng A, Li Q, et al. Thermal decomposition and evolved gas analysis (TG-MS) of lignite coals from Southwest China[J]. Journal of the Energy Institute, 2016, 89(1):94-100.</w:t>
      </w:r>
    </w:p>
    <w:p>
      <w:pPr>
        <w:rPr>
          <w:rFonts w:ascii="Times New Roman" w:hAnsi="Times New Roman" w:cs="Times New Roman"/>
          <w:kern w:val="0"/>
          <w:sz w:val="18"/>
          <w:szCs w:val="18"/>
        </w:rPr>
      </w:pPr>
      <w:r>
        <w:rPr>
          <w:rFonts w:ascii="Times New Roman" w:hAnsi="Times New Roman" w:cs="Times New Roman"/>
          <w:sz w:val="18"/>
          <w:szCs w:val="18"/>
        </w:rPr>
        <w:t>[1</w:t>
      </w:r>
      <w:r>
        <w:rPr>
          <w:rFonts w:hint="eastAsia" w:ascii="Times New Roman" w:hAnsi="Times New Roman" w:cs="Times New Roman"/>
          <w:sz w:val="18"/>
          <w:szCs w:val="18"/>
        </w:rPr>
        <w:t>2</w:t>
      </w:r>
      <w:r>
        <w:rPr>
          <w:rFonts w:ascii="Times New Roman" w:hAnsi="Times New Roman" w:cs="Times New Roman"/>
          <w:sz w:val="18"/>
          <w:szCs w:val="18"/>
        </w:rPr>
        <w:t xml:space="preserve">] </w:t>
      </w:r>
      <w:r>
        <w:rPr>
          <w:rFonts w:ascii="Times New Roman" w:hAnsi="Times New Roman" w:cs="Times New Roman"/>
          <w:kern w:val="0"/>
          <w:sz w:val="18"/>
          <w:szCs w:val="18"/>
        </w:rPr>
        <w:t>Arenillas A, Rubiera F, Pis J J. Simultaneous thermogravimetric–mass spectrometric study on the pyrolysis behaviour of different rank coals[J]. Journal of Analytical &amp; Applied Pyrolysis, 1999, 50(1):31-46.</w:t>
      </w:r>
    </w:p>
    <w:p>
      <w:pPr>
        <w:spacing w:line="312" w:lineRule="atLeast"/>
        <w:outlineLvl w:val="0"/>
        <w:rPr>
          <w:rFonts w:ascii="Times New Roman" w:hAnsi="Times New Roman" w:cs="Times New Roman"/>
          <w:kern w:val="0"/>
          <w:sz w:val="18"/>
          <w:szCs w:val="18"/>
        </w:rPr>
      </w:pPr>
      <w:r>
        <w:rPr>
          <w:rFonts w:ascii="Times New Roman" w:hAnsi="Times New Roman" w:cs="Times New Roman"/>
          <w:sz w:val="18"/>
          <w:szCs w:val="18"/>
        </w:rPr>
        <w:t>[1</w:t>
      </w:r>
      <w:r>
        <w:rPr>
          <w:rFonts w:hint="eastAsia" w:ascii="Times New Roman" w:hAnsi="Times New Roman" w:cs="Times New Roman"/>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Mingjie Gao</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Xiaoxia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Li Guo</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Pyrolysis simulations of Fugu coal by large-scale ReaxFF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pPr>
        <w:rPr>
          <w:rFonts w:ascii="Times New Roman" w:hAnsi="Times New Roman" w:cs="Times New Roman"/>
          <w:sz w:val="18"/>
          <w:szCs w:val="18"/>
        </w:rPr>
      </w:pPr>
      <w:r>
        <w:rPr>
          <w:rFonts w:hint="eastAsia" w:ascii="Times New Roman" w:hAnsi="Times New Roman" w:cs="Times New Roman"/>
          <w:sz w:val="18"/>
          <w:szCs w:val="18"/>
        </w:rPr>
        <w:t xml:space="preserve">[14] </w:t>
      </w:r>
      <w:r>
        <w:rPr>
          <w:rFonts w:ascii="Times New Roman" w:hAnsi="Times New Roman" w:cs="Times New Roman"/>
          <w:sz w:val="18"/>
          <w:szCs w:val="18"/>
        </w:rPr>
        <w:t>Dikun Hong, Xin Guo</w:t>
      </w:r>
      <w:r>
        <w:rPr>
          <w:rFonts w:hint="eastAsia" w:ascii="Times New Roman" w:hAnsi="Times New Roman" w:cs="Times New Roman"/>
          <w:sz w:val="18"/>
          <w:szCs w:val="18"/>
        </w:rPr>
        <w:t xml:space="preserve">. </w:t>
      </w:r>
      <w:r>
        <w:rPr>
          <w:rFonts w:ascii="Times New Roman" w:hAnsi="Times New Roman" w:cs="Times New Roman"/>
          <w:sz w:val="18"/>
          <w:szCs w:val="18"/>
        </w:rPr>
        <w:t>Molecular dynamics simulations of Zhundong coal pyrolysis using reactive</w:t>
      </w:r>
      <w:r>
        <w:rPr>
          <w:rFonts w:hint="eastAsia" w:ascii="Times New Roman" w:hAnsi="Times New Roman" w:cs="Times New Roman"/>
          <w:sz w:val="18"/>
          <w:szCs w:val="18"/>
        </w:rPr>
        <w:t xml:space="preserve"> </w:t>
      </w:r>
      <w:r>
        <w:rPr>
          <w:rFonts w:ascii="Times New Roman" w:hAnsi="Times New Roman" w:cs="Times New Roman"/>
          <w:sz w:val="18"/>
          <w:szCs w:val="18"/>
        </w:rPr>
        <w:t>force field</w:t>
      </w:r>
      <w:r>
        <w:rPr>
          <w:rFonts w:hint="eastAsia" w:ascii="Times New Roman" w:hAnsi="Times New Roman" w:cs="Times New Roman"/>
          <w:sz w:val="18"/>
          <w:szCs w:val="18"/>
        </w:rPr>
        <w:t>,</w:t>
      </w:r>
      <w:r>
        <w:rPr>
          <w:rFonts w:ascii="Times New Roman" w:hAnsi="Times New Roman" w:cs="Times New Roman"/>
          <w:sz w:val="18"/>
          <w:szCs w:val="18"/>
        </w:rPr>
        <w:t xml:space="preserve"> 201</w:t>
      </w:r>
      <w:r>
        <w:rPr>
          <w:rFonts w:hint="eastAsia" w:ascii="Times New Roman" w:hAnsi="Times New Roman" w:cs="Times New Roman"/>
          <w:sz w:val="18"/>
          <w:szCs w:val="18"/>
        </w:rPr>
        <w:t>7</w:t>
      </w:r>
      <w:r>
        <w:rPr>
          <w:rFonts w:ascii="Times New Roman" w:hAnsi="Times New Roman" w:cs="Times New Roman"/>
          <w:sz w:val="18"/>
          <w:szCs w:val="18"/>
        </w:rPr>
        <w:t xml:space="preserve">, </w:t>
      </w:r>
      <w:r>
        <w:rPr>
          <w:rFonts w:hint="eastAsia" w:ascii="Times New Roman" w:hAnsi="Times New Roman" w:cs="Times New Roman"/>
          <w:sz w:val="18"/>
          <w:szCs w:val="18"/>
        </w:rPr>
        <w:t>210</w:t>
      </w:r>
      <w:r>
        <w:rPr>
          <w:rFonts w:ascii="Times New Roman" w:hAnsi="Times New Roman" w:cs="Times New Roman"/>
          <w:sz w:val="18"/>
          <w:szCs w:val="18"/>
        </w:rPr>
        <w:t>:58-66</w:t>
      </w:r>
    </w:p>
    <w:p>
      <w:pPr>
        <w:rPr>
          <w:rFonts w:ascii="宋体" w:hAnsi="宋体" w:eastAsia="宋体" w:cs="宋体"/>
          <w:kern w:val="0"/>
          <w:sz w:val="24"/>
          <w:szCs w:val="24"/>
        </w:rPr>
      </w:pPr>
      <w:r>
        <w:rPr>
          <w:rFonts w:hint="eastAsia" w:ascii="Times New Roman" w:hAnsi="Times New Roman" w:cs="Times New Roman"/>
          <w:sz w:val="18"/>
          <w:szCs w:val="18"/>
        </w:rPr>
        <w:t>[15]</w:t>
      </w:r>
      <w:r>
        <w:rPr>
          <w:rFonts w:ascii="Times New Roman" w:hAnsi="Times New Roman" w:cs="Times New Roman"/>
          <w:sz w:val="18"/>
          <w:szCs w:val="18"/>
        </w:rPr>
        <w:t xml:space="preserve"> Shui H, Koyo Norinaga A, Iino M. Characterizations of Aggregation States of Coal Soluble Constituents at Solid State[J]. Energy &amp; Fuels, 2002, 16(1):69-73.</w:t>
      </w:r>
    </w:p>
    <w:p>
      <w:pPr>
        <w:rPr>
          <w:rFonts w:ascii="Times New Roman" w:hAnsi="Times New Roman" w:cs="Times New Roman"/>
          <w:sz w:val="18"/>
          <w:szCs w:val="18"/>
        </w:rPr>
      </w:pPr>
      <w:r>
        <w:rPr>
          <w:rFonts w:hint="eastAsia" w:ascii="Times New Roman" w:hAnsi="Times New Roman" w:cs="Times New Roman"/>
          <w:sz w:val="18"/>
          <w:szCs w:val="18"/>
        </w:rPr>
        <w:t>[16]</w:t>
      </w:r>
      <w:r>
        <w:rPr>
          <w:rFonts w:ascii="Times New Roman" w:hAnsi="Times New Roman" w:cs="Times New Roman"/>
          <w:sz w:val="18"/>
          <w:szCs w:val="18"/>
        </w:rPr>
        <w:t xml:space="preserve"> Liu S, Zou C, Zhao J, et al. Speciation of Sulfur and Regularity of Pyrolysis Gas Evolution in Different Coking Coals[J]. Coal Conversion, 2018.</w:t>
      </w:r>
    </w:p>
    <w:p>
      <w:pPr>
        <w:rPr>
          <w:rFonts w:ascii="Times New Roman" w:hAnsi="Times New Roman" w:cs="Times New Roman"/>
          <w:sz w:val="18"/>
          <w:szCs w:val="18"/>
        </w:rPr>
      </w:pPr>
      <w:r>
        <w:rPr>
          <w:rFonts w:hint="eastAsia" w:ascii="Times New Roman" w:hAnsi="Times New Roman" w:cs="Times New Roman"/>
          <w:sz w:val="18"/>
          <w:szCs w:val="18"/>
        </w:rPr>
        <w:t>[17]</w:t>
      </w:r>
      <w:r>
        <w:rPr>
          <w:rFonts w:ascii="Times New Roman" w:hAnsi="Times New Roman" w:cs="Times New Roman"/>
          <w:sz w:val="18"/>
          <w:szCs w:val="18"/>
        </w:rPr>
        <w:t xml:space="preserve"> Zheng M, Wang Z, Li X, et al. Initial reaction mechanisms of cellulose pyrolysis revealed by ReaxFF molecular dynamics[J]. Fuel, 2016, 177(AUG):130-141.</w:t>
      </w:r>
    </w:p>
    <w:p>
      <w:pPr>
        <w:rPr>
          <w:rFonts w:ascii="Times New Roman" w:hAnsi="Times New Roman" w:cs="Times New Roman"/>
          <w:sz w:val="18"/>
          <w:szCs w:val="18"/>
        </w:rPr>
      </w:pPr>
      <w:r>
        <w:rPr>
          <w:rFonts w:hint="eastAsia" w:ascii="Times New Roman" w:hAnsi="Times New Roman" w:cs="Times New Roman"/>
          <w:sz w:val="18"/>
          <w:szCs w:val="18"/>
        </w:rPr>
        <w:t>[18]</w:t>
      </w:r>
      <w:r>
        <w:rPr>
          <w:rFonts w:ascii="Times New Roman" w:hAnsi="Times New Roman" w:cs="Times New Roman"/>
          <w:sz w:val="18"/>
          <w:szCs w:val="18"/>
        </w:rPr>
        <w:t xml:space="preserve"> Li G Y, Wang F, Wang J P, et al. ReaxFF and DFT study on the sulfur transformation mechanism during the oxidation process of lignite[J]. Fuel, 2016, 181:238-247.</w:t>
      </w:r>
    </w:p>
    <w:p>
      <w:pPr>
        <w:rPr>
          <w:rFonts w:ascii="Times New Roman" w:hAnsi="Times New Roman" w:cs="Times New Roman"/>
          <w:sz w:val="18"/>
          <w:szCs w:val="18"/>
        </w:rPr>
      </w:pPr>
      <w:r>
        <w:rPr>
          <w:rFonts w:hint="eastAsia" w:ascii="Times New Roman" w:hAnsi="Times New Roman" w:cs="Times New Roman"/>
          <w:sz w:val="18"/>
          <w:szCs w:val="18"/>
        </w:rPr>
        <w:t>[19]</w:t>
      </w:r>
      <w:r>
        <w:rPr>
          <w:rFonts w:ascii="Times New Roman" w:hAnsi="Times New Roman" w:cs="Times New Roman"/>
          <w:sz w:val="18"/>
          <w:szCs w:val="18"/>
        </w:rPr>
        <w:t xml:space="preserve"> Castro-Marcano F, Kamat A M, Jr M F R, et al. Combustion of an Illinois No. 6 coal char simulated using an atomistic char representation and the ReaxFF reactive force field[J]. Combustion &amp; Flame, 2012, 159(3):1272-1285.</w:t>
      </w:r>
    </w:p>
    <w:p>
      <w:pPr>
        <w:rPr>
          <w:rFonts w:ascii="Times New Roman" w:hAnsi="Times New Roman" w:cs="Times New Roman"/>
          <w:sz w:val="18"/>
          <w:szCs w:val="18"/>
        </w:rPr>
      </w:pPr>
      <w:r>
        <w:rPr>
          <w:rFonts w:hint="eastAsia" w:ascii="Times New Roman" w:hAnsi="Times New Roman" w:cs="Times New Roman"/>
          <w:sz w:val="18"/>
          <w:szCs w:val="18"/>
        </w:rPr>
        <w:t>[20]</w:t>
      </w:r>
      <w:r>
        <w:rPr>
          <w:rFonts w:ascii="Times New Roman" w:hAnsi="Times New Roman" w:cs="Times New Roman"/>
          <w:sz w:val="18"/>
          <w:szCs w:val="18"/>
        </w:rPr>
        <w:t xml:space="preserve"> Bhoi S, Banerjee T, Mohanty K. Molecular dynamic simulation of spontaneous combustion and pyrolysis of brown coal using ReaxFF[J]. Fuel, 2014, 136(6):326-333.</w:t>
      </w:r>
    </w:p>
    <w:p>
      <w:pPr>
        <w:rPr>
          <w:rFonts w:ascii="Times New Roman" w:hAnsi="Times New Roman" w:cs="Times New Roman"/>
          <w:sz w:val="18"/>
          <w:szCs w:val="18"/>
        </w:rPr>
      </w:pPr>
      <w:r>
        <w:rPr>
          <w:rFonts w:hint="eastAsia" w:ascii="Times New Roman" w:hAnsi="Times New Roman" w:cs="Times New Roman"/>
          <w:sz w:val="18"/>
          <w:szCs w:val="18"/>
        </w:rPr>
        <w:t>[21]</w:t>
      </w:r>
      <w:r>
        <w:rPr>
          <w:rFonts w:ascii="Times New Roman" w:hAnsi="Times New Roman" w:cs="Times New Roman"/>
          <w:sz w:val="18"/>
          <w:szCs w:val="18"/>
        </w:rPr>
        <w:t xml:space="preserve"> Castro-Marcano F, Jr M F R, Duin A C T V, et al. Pyrolysis of a large-scale molecular model for Illinois no. 6 coal using the ReaxFF reactive force field[J]. Journal of Analytical &amp; Applied Pyrolysis, 2014, 109:79-89.</w:t>
      </w:r>
    </w:p>
    <w:p>
      <w:pPr>
        <w:rPr>
          <w:rFonts w:ascii="Times New Roman" w:hAnsi="Times New Roman" w:cs="Times New Roman"/>
          <w:sz w:val="18"/>
          <w:szCs w:val="18"/>
        </w:rPr>
      </w:pPr>
      <w:r>
        <w:rPr>
          <w:rFonts w:hint="eastAsia" w:ascii="Times New Roman" w:hAnsi="Times New Roman" w:cs="Times New Roman"/>
          <w:sz w:val="18"/>
          <w:szCs w:val="18"/>
        </w:rPr>
        <w:t>[22]</w:t>
      </w:r>
      <w:r>
        <w:rPr>
          <w:rFonts w:ascii="Times New Roman" w:hAnsi="Times New Roman" w:cs="Times New Roman"/>
          <w:sz w:val="18"/>
          <w:szCs w:val="18"/>
        </w:rPr>
        <w:t xml:space="preserve"> Mathews J P, Chaffee A L. The molecular representations of coal – A review[J]. Fuel, 2012, 96(7):1-14.</w:t>
      </w:r>
    </w:p>
    <w:p>
      <w:pPr>
        <w:rPr>
          <w:rFonts w:ascii="Times New Roman" w:hAnsi="Times New Roman" w:cs="Times New Roman"/>
          <w:sz w:val="18"/>
          <w:szCs w:val="18"/>
        </w:rPr>
      </w:pPr>
      <w:r>
        <w:rPr>
          <w:rFonts w:hint="eastAsia" w:ascii="Times New Roman" w:hAnsi="Times New Roman" w:cs="Times New Roman"/>
          <w:sz w:val="18"/>
          <w:szCs w:val="18"/>
        </w:rPr>
        <w:t>[23]</w:t>
      </w:r>
      <w:r>
        <w:rPr>
          <w:rFonts w:ascii="Times New Roman" w:hAnsi="Times New Roman" w:cs="Times New Roman"/>
          <w:sz w:val="18"/>
          <w:szCs w:val="18"/>
        </w:rPr>
        <w:t xml:space="preserve"> Castro-Marcano F, Lobodin V V, Rodgers R P, et al. A molecular model for Illinois No. 6 Argonne Premium coal: Moving toward capturing the continuum structure[J]. Fuel, 2012, 95(1):35-49.</w:t>
      </w:r>
    </w:p>
    <w:p>
      <w:pPr>
        <w:rPr>
          <w:del w:id="3837" w:author="lv-xyr" w:date="2019-02-24T18:01:16Z"/>
          <w:rFonts w:ascii="Times New Roman" w:hAnsi="Times New Roman" w:cs="Times New Roman"/>
          <w:kern w:val="0"/>
          <w:sz w:val="18"/>
          <w:szCs w:val="18"/>
        </w:rPr>
      </w:pPr>
      <w:r>
        <w:rPr>
          <w:rFonts w:hint="eastAsia" w:ascii="Times New Roman" w:hAnsi="Times New Roman" w:cs="Times New Roman"/>
          <w:sz w:val="18"/>
          <w:szCs w:val="18"/>
        </w:rPr>
        <w:t xml:space="preserve">[24] </w:t>
      </w:r>
      <w:del w:id="3838" w:author="lv-xyr" w:date="2019-02-24T18:01:14Z">
        <w:r>
          <w:rPr>
            <w:rFonts w:ascii="Times New Roman" w:hAnsi="Times New Roman" w:cs="Times New Roman"/>
            <w:kern w:val="0"/>
            <w:sz w:val="18"/>
            <w:szCs w:val="18"/>
          </w:rPr>
          <w:delText>朱银惠, 王中慧. 煤化学[M]. 化学工业出版社, 2013.</w:delText>
        </w:r>
      </w:del>
    </w:p>
    <w:p>
      <w:pPr>
        <w:ind w:firstLine="0" w:firstLineChars="0"/>
        <w:rPr>
          <w:rFonts w:ascii="Times New Roman" w:hAnsi="Times New Roman" w:cs="Times New Roman"/>
          <w:kern w:val="0"/>
          <w:sz w:val="18"/>
          <w:szCs w:val="18"/>
        </w:rPr>
        <w:pPrChange w:id="3839" w:author="lv-xyr" w:date="2019-02-24T18:01:16Z">
          <w:pPr>
            <w:ind w:firstLine="360" w:firstLineChars="200"/>
          </w:pPr>
        </w:pPrChange>
      </w:pPr>
      <w:del w:id="3840" w:author="lv-xyr" w:date="2019-02-24T17:05:56Z">
        <w:r>
          <w:rPr>
            <w:rFonts w:hint="eastAsia" w:ascii="Times New Roman" w:hAnsi="Times New Roman" w:cs="Times New Roman"/>
            <w:kern w:val="0"/>
            <w:sz w:val="18"/>
            <w:szCs w:val="18"/>
          </w:rPr>
          <w:delText>(</w:delText>
        </w:r>
      </w:del>
      <w:r>
        <w:rPr>
          <w:rFonts w:hint="eastAsia" w:ascii="Times New Roman" w:hAnsi="Times New Roman" w:cs="Times New Roman"/>
          <w:kern w:val="0"/>
          <w:sz w:val="18"/>
          <w:szCs w:val="18"/>
        </w:rPr>
        <w:t>Z</w:t>
      </w:r>
      <w:del w:id="3841" w:author="lv-xyr" w:date="2019-02-24T17:06:00Z">
        <w:r>
          <w:rPr>
            <w:rFonts w:hint="eastAsia" w:ascii="Times New Roman" w:hAnsi="Times New Roman" w:cs="Times New Roman"/>
            <w:kern w:val="0"/>
            <w:sz w:val="18"/>
            <w:szCs w:val="18"/>
            <w:lang w:val="en-US"/>
          </w:rPr>
          <w:delText>HU</w:delText>
        </w:r>
      </w:del>
      <w:ins w:id="3842" w:author="lv-xyr" w:date="2019-02-24T17:06:00Z">
        <w:r>
          <w:rPr>
            <w:rFonts w:hint="eastAsia" w:ascii="Times New Roman" w:hAnsi="Times New Roman" w:cs="Times New Roman"/>
            <w:kern w:val="0"/>
            <w:sz w:val="18"/>
            <w:szCs w:val="18"/>
            <w:lang w:val="en-US" w:eastAsia="zh-CN"/>
          </w:rPr>
          <w:t>hu</w:t>
        </w:r>
      </w:ins>
      <w:r>
        <w:rPr>
          <w:rFonts w:hint="eastAsia" w:ascii="Times New Roman" w:hAnsi="Times New Roman" w:cs="Times New Roman"/>
          <w:kern w:val="0"/>
          <w:sz w:val="18"/>
          <w:szCs w:val="18"/>
        </w:rPr>
        <w:t xml:space="preserve"> Yin</w:t>
      </w:r>
      <w:del w:id="3843" w:author="lv-xyr" w:date="2019-02-24T17:06:03Z">
        <w:r>
          <w:rPr>
            <w:rFonts w:hint="eastAsia" w:ascii="Times New Roman" w:hAnsi="Times New Roman" w:cs="Times New Roman"/>
            <w:kern w:val="0"/>
            <w:sz w:val="18"/>
            <w:szCs w:val="18"/>
          </w:rPr>
          <w:delText>-</w:delText>
        </w:r>
      </w:del>
      <w:r>
        <w:rPr>
          <w:rFonts w:hint="eastAsia" w:ascii="Times New Roman" w:hAnsi="Times New Roman" w:cs="Times New Roman"/>
          <w:kern w:val="0"/>
          <w:sz w:val="18"/>
          <w:szCs w:val="18"/>
        </w:rPr>
        <w:t>hui, W</w:t>
      </w:r>
      <w:del w:id="3844" w:author="lv-xyr" w:date="2019-02-24T17:06:07Z">
        <w:r>
          <w:rPr>
            <w:rFonts w:hint="eastAsia" w:ascii="Times New Roman" w:hAnsi="Times New Roman" w:cs="Times New Roman"/>
            <w:kern w:val="0"/>
            <w:sz w:val="18"/>
            <w:szCs w:val="18"/>
            <w:lang w:val="en-US"/>
          </w:rPr>
          <w:delText>ANG</w:delText>
        </w:r>
      </w:del>
      <w:ins w:id="3845" w:author="lv-xyr" w:date="2019-02-24T17:06:07Z">
        <w:r>
          <w:rPr>
            <w:rFonts w:hint="eastAsia" w:ascii="Times New Roman" w:hAnsi="Times New Roman" w:cs="Times New Roman"/>
            <w:kern w:val="0"/>
            <w:sz w:val="18"/>
            <w:szCs w:val="18"/>
            <w:lang w:val="en-US" w:eastAsia="zh-CN"/>
          </w:rPr>
          <w:t>ang</w:t>
        </w:r>
      </w:ins>
      <w:r>
        <w:rPr>
          <w:rFonts w:hint="eastAsia" w:ascii="Times New Roman" w:hAnsi="Times New Roman" w:cs="Times New Roman"/>
          <w:kern w:val="0"/>
          <w:sz w:val="18"/>
          <w:szCs w:val="18"/>
        </w:rPr>
        <w:t xml:space="preserve"> Zhong</w:t>
      </w:r>
      <w:del w:id="3846" w:author="lv-xyr" w:date="2019-02-24T17:06:11Z">
        <w:r>
          <w:rPr>
            <w:rFonts w:hint="eastAsia" w:ascii="Times New Roman" w:hAnsi="Times New Roman" w:cs="Times New Roman"/>
            <w:kern w:val="0"/>
            <w:sz w:val="18"/>
            <w:szCs w:val="18"/>
          </w:rPr>
          <w:delText>-</w:delText>
        </w:r>
      </w:del>
      <w:r>
        <w:rPr>
          <w:rFonts w:hint="eastAsia" w:ascii="Times New Roman" w:hAnsi="Times New Roman" w:cs="Times New Roman"/>
          <w:kern w:val="0"/>
          <w:sz w:val="18"/>
          <w:szCs w:val="18"/>
        </w:rPr>
        <w:t>hui</w:t>
      </w:r>
      <w:del w:id="3847" w:author="lv-xyr" w:date="2019-02-24T17:45:31Z">
        <w:r>
          <w:rPr>
            <w:rFonts w:hint="eastAsia" w:ascii="Times New Roman" w:hAnsi="Times New Roman" w:cs="Times New Roman"/>
            <w:kern w:val="0"/>
            <w:sz w:val="18"/>
            <w:szCs w:val="18"/>
            <w:lang w:val="en-US"/>
          </w:rPr>
          <w:delText>,</w:delText>
        </w:r>
      </w:del>
      <w:ins w:id="3848" w:author="lv-xyr" w:date="2019-02-24T17:45:31Z">
        <w:r>
          <w:rPr>
            <w:rFonts w:hint="eastAsia" w:ascii="Times New Roman" w:hAnsi="Times New Roman" w:cs="Times New Roman"/>
            <w:kern w:val="0"/>
            <w:sz w:val="18"/>
            <w:szCs w:val="18"/>
            <w:lang w:val="en-US" w:eastAsia="zh-CN"/>
          </w:rPr>
          <w:t>.</w:t>
        </w:r>
      </w:ins>
      <w:r>
        <w:rPr>
          <w:rFonts w:hint="eastAsia" w:ascii="Times New Roman" w:hAnsi="Times New Roman" w:cs="Times New Roman"/>
          <w:kern w:val="0"/>
          <w:sz w:val="18"/>
          <w:szCs w:val="18"/>
        </w:rPr>
        <w:t xml:space="preserve"> </w:t>
      </w:r>
      <w:del w:id="3849" w:author="lv-xyr" w:date="2019-02-24T17:29:41Z">
        <w:r>
          <w:rPr>
            <w:rFonts w:hint="eastAsia" w:ascii="Times New Roman" w:hAnsi="Times New Roman" w:cs="Times New Roman"/>
            <w:kern w:val="0"/>
            <w:sz w:val="18"/>
            <w:szCs w:val="18"/>
          </w:rPr>
          <w:delText xml:space="preserve"> </w:delText>
        </w:r>
      </w:del>
      <w:del w:id="3850" w:author="lv-xyr" w:date="2019-02-24T17:06:19Z">
        <w:r>
          <w:rPr>
            <w:rFonts w:ascii="Times New Roman" w:hAnsi="Times New Roman" w:cs="Times New Roman"/>
            <w:kern w:val="0"/>
            <w:sz w:val="18"/>
            <w:szCs w:val="18"/>
            <w:lang w:val="en-US"/>
          </w:rPr>
          <w:delText>c</w:delText>
        </w:r>
      </w:del>
      <w:ins w:id="3851" w:author="lv-xyr" w:date="2019-02-24T17:06:19Z">
        <w:r>
          <w:rPr>
            <w:rFonts w:hint="eastAsia" w:ascii="Times New Roman" w:hAnsi="Times New Roman" w:cs="Times New Roman"/>
            <w:kern w:val="0"/>
            <w:sz w:val="18"/>
            <w:szCs w:val="18"/>
            <w:lang w:val="en-US" w:eastAsia="zh-CN"/>
          </w:rPr>
          <w:t>C</w:t>
        </w:r>
      </w:ins>
      <w:r>
        <w:rPr>
          <w:rFonts w:ascii="Times New Roman" w:hAnsi="Times New Roman" w:cs="Times New Roman"/>
          <w:kern w:val="0"/>
          <w:sz w:val="18"/>
          <w:szCs w:val="18"/>
        </w:rPr>
        <w:t xml:space="preserve">oal </w:t>
      </w:r>
      <w:ins w:id="3852" w:author="lv-xyr" w:date="2019-02-24T17:47:04Z">
        <w:r>
          <w:rPr>
            <w:rFonts w:hint="eastAsia" w:ascii="Times New Roman" w:hAnsi="Times New Roman" w:cs="Times New Roman"/>
            <w:kern w:val="0"/>
            <w:sz w:val="18"/>
            <w:szCs w:val="18"/>
            <w:lang w:val="en-US" w:eastAsia="zh-CN"/>
          </w:rPr>
          <w:t>C</w:t>
        </w:r>
      </w:ins>
      <w:r>
        <w:rPr>
          <w:rFonts w:ascii="Times New Roman" w:hAnsi="Times New Roman" w:cs="Times New Roman"/>
          <w:kern w:val="0"/>
          <w:sz w:val="18"/>
          <w:szCs w:val="18"/>
        </w:rPr>
        <w:t>hemistry</w:t>
      </w:r>
      <w:r>
        <w:rPr>
          <w:rFonts w:hint="eastAsia" w:ascii="Times New Roman" w:hAnsi="Times New Roman" w:cs="Times New Roman"/>
          <w:kern w:val="0"/>
          <w:sz w:val="18"/>
          <w:szCs w:val="18"/>
        </w:rPr>
        <w:t>[M]. Chemical Industry</w:t>
      </w:r>
      <w:r>
        <w:rPr>
          <w:rFonts w:ascii="Times New Roman" w:hAnsi="Times New Roman" w:cs="Times New Roman"/>
          <w:kern w:val="0"/>
          <w:sz w:val="18"/>
          <w:szCs w:val="18"/>
        </w:rPr>
        <w:t xml:space="preserve"> </w:t>
      </w:r>
      <w:del w:id="3853" w:author="lv-xyr" w:date="2019-02-24T18:01:09Z">
        <w:r>
          <w:rPr>
            <w:rFonts w:ascii="Times New Roman" w:hAnsi="Times New Roman" w:cs="Times New Roman"/>
            <w:kern w:val="0"/>
            <w:sz w:val="18"/>
            <w:szCs w:val="18"/>
            <w:lang w:val="en-US"/>
          </w:rPr>
          <w:delText>p</w:delText>
        </w:r>
      </w:del>
      <w:ins w:id="3854" w:author="lv-xyr" w:date="2019-02-24T18:01:09Z">
        <w:r>
          <w:rPr>
            <w:rFonts w:hint="eastAsia" w:ascii="Times New Roman" w:hAnsi="Times New Roman" w:cs="Times New Roman"/>
            <w:kern w:val="0"/>
            <w:sz w:val="18"/>
            <w:szCs w:val="18"/>
            <w:lang w:val="en-US" w:eastAsia="zh-CN"/>
          </w:rPr>
          <w:t>P</w:t>
        </w:r>
      </w:ins>
      <w:r>
        <w:rPr>
          <w:rFonts w:ascii="Times New Roman" w:hAnsi="Times New Roman" w:cs="Times New Roman"/>
          <w:kern w:val="0"/>
          <w:sz w:val="18"/>
          <w:szCs w:val="18"/>
        </w:rPr>
        <w:t>ress</w:t>
      </w:r>
      <w:r>
        <w:rPr>
          <w:rFonts w:hint="eastAsia" w:ascii="Times New Roman" w:hAnsi="Times New Roman" w:cs="Times New Roman"/>
          <w:kern w:val="0"/>
          <w:sz w:val="18"/>
          <w:szCs w:val="18"/>
        </w:rPr>
        <w:t>, 2013</w:t>
      </w:r>
      <w:ins w:id="3855" w:author="lv-xyr" w:date="2019-02-24T17:37:54Z">
        <w:r>
          <w:rPr>
            <w:rFonts w:hint="eastAsia" w:ascii="Times New Roman" w:hAnsi="Times New Roman" w:cs="Times New Roman"/>
            <w:kern w:val="0"/>
            <w:sz w:val="18"/>
            <w:szCs w:val="18"/>
            <w:lang w:val="en-US" w:eastAsia="zh-CN"/>
          </w:rPr>
          <w:t>.</w:t>
        </w:r>
      </w:ins>
      <w:del w:id="3856" w:author="lv-xyr" w:date="2019-02-24T17:37:49Z">
        <w:r>
          <w:rPr>
            <w:rFonts w:hint="eastAsia" w:ascii="Times New Roman" w:hAnsi="Times New Roman" w:cs="Times New Roman"/>
            <w:kern w:val="0"/>
            <w:sz w:val="18"/>
            <w:szCs w:val="18"/>
          </w:rPr>
          <w:delText>)</w:delText>
        </w:r>
      </w:del>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KTJ+ZGXAYu-4">
    <w:altName w:val="Times New Roman"/>
    <w:panose1 w:val="00000000000000000000"/>
    <w:charset w:val="00"/>
    <w:family w:val="roman"/>
    <w:pitch w:val="default"/>
    <w:sig w:usb0="00000000" w:usb1="00000000" w:usb2="00000000" w:usb3="00000000" w:csb0="00000000" w:csb1="00000000"/>
  </w:font>
  <w:font w:name="DLF-3-28-1164603833+ZGXAbf-696">
    <w:altName w:val="Times New Roman"/>
    <w:panose1 w:val="00000000000000000000"/>
    <w:charset w:val="00"/>
    <w:family w:val="roman"/>
    <w:pitch w:val="default"/>
    <w:sig w:usb0="00000000" w:usb1="00000000" w:usb2="00000000" w:usb3="00000000" w:csb0="00000000" w:csb1="00000000"/>
  </w:font>
  <w:font w:name="DLF-3-28-1995053210+ZMWGsS-1383">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NotDisplayPageBoundaries w:val="1"/>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092A87"/>
    <w:rsid w:val="000E3900"/>
    <w:rsid w:val="001D2192"/>
    <w:rsid w:val="001F1A67"/>
    <w:rsid w:val="00201A05"/>
    <w:rsid w:val="00231CD9"/>
    <w:rsid w:val="00232B83"/>
    <w:rsid w:val="00237E81"/>
    <w:rsid w:val="002648DA"/>
    <w:rsid w:val="00286181"/>
    <w:rsid w:val="0028652B"/>
    <w:rsid w:val="002B3633"/>
    <w:rsid w:val="002E2DCA"/>
    <w:rsid w:val="002F5DFA"/>
    <w:rsid w:val="00342232"/>
    <w:rsid w:val="00413A4F"/>
    <w:rsid w:val="004357F2"/>
    <w:rsid w:val="004772E1"/>
    <w:rsid w:val="005237B0"/>
    <w:rsid w:val="00557996"/>
    <w:rsid w:val="00661154"/>
    <w:rsid w:val="0066550F"/>
    <w:rsid w:val="00677985"/>
    <w:rsid w:val="006A2FDA"/>
    <w:rsid w:val="007507CB"/>
    <w:rsid w:val="00770051"/>
    <w:rsid w:val="007C3A7D"/>
    <w:rsid w:val="007E4624"/>
    <w:rsid w:val="007F38AC"/>
    <w:rsid w:val="00817A53"/>
    <w:rsid w:val="0085758D"/>
    <w:rsid w:val="00891B2D"/>
    <w:rsid w:val="00945159"/>
    <w:rsid w:val="00945F99"/>
    <w:rsid w:val="00986736"/>
    <w:rsid w:val="009F500A"/>
    <w:rsid w:val="00A23C77"/>
    <w:rsid w:val="00A74431"/>
    <w:rsid w:val="00B44E69"/>
    <w:rsid w:val="00B604B3"/>
    <w:rsid w:val="00B850E4"/>
    <w:rsid w:val="00BA47F9"/>
    <w:rsid w:val="00BF56A2"/>
    <w:rsid w:val="00C97516"/>
    <w:rsid w:val="00CA1E19"/>
    <w:rsid w:val="00CD2FA8"/>
    <w:rsid w:val="00E1166C"/>
    <w:rsid w:val="00F40A88"/>
    <w:rsid w:val="00F44447"/>
    <w:rsid w:val="00F61B8A"/>
    <w:rsid w:val="00F74D60"/>
    <w:rsid w:val="00F80180"/>
    <w:rsid w:val="00F85DB0"/>
    <w:rsid w:val="00FA0CB3"/>
    <w:rsid w:val="01216703"/>
    <w:rsid w:val="029B100A"/>
    <w:rsid w:val="04775FFC"/>
    <w:rsid w:val="1E1F4DBD"/>
    <w:rsid w:val="22E33DF0"/>
    <w:rsid w:val="25451ACC"/>
    <w:rsid w:val="2DF944AB"/>
    <w:rsid w:val="349C7B2E"/>
    <w:rsid w:val="3761764F"/>
    <w:rsid w:val="44C84B16"/>
    <w:rsid w:val="4E3150B9"/>
    <w:rsid w:val="4E76319B"/>
    <w:rsid w:val="51A013BC"/>
    <w:rsid w:val="51B0723C"/>
    <w:rsid w:val="554550C1"/>
    <w:rsid w:val="605E5194"/>
    <w:rsid w:val="63340804"/>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semiHidden/>
    <w:unhideWhenUsed/>
    <w:qFormat/>
    <w:uiPriority w:val="99"/>
    <w:pPr>
      <w:jc w:val="left"/>
    </w:pPr>
  </w:style>
  <w:style w:type="paragraph" w:styleId="4">
    <w:name w:val="Balloon Text"/>
    <w:basedOn w:val="1"/>
    <w:link w:val="11"/>
    <w:semiHidden/>
    <w:unhideWhenUsed/>
    <w:qFormat/>
    <w:uiPriority w:val="99"/>
    <w:rPr>
      <w:sz w:val="18"/>
      <w:szCs w:val="18"/>
    </w:rPr>
  </w:style>
  <w:style w:type="paragraph" w:styleId="5">
    <w:name w:val="footer"/>
    <w:basedOn w:val="1"/>
    <w:link w:val="21"/>
    <w:unhideWhenUsed/>
    <w:qFormat/>
    <w:uiPriority w:val="99"/>
    <w:pPr>
      <w:tabs>
        <w:tab w:val="center" w:pos="4153"/>
        <w:tab w:val="right" w:pos="8306"/>
      </w:tabs>
      <w:snapToGrid w:val="0"/>
      <w:jc w:val="left"/>
    </w:pPr>
    <w:rPr>
      <w:sz w:val="18"/>
      <w:szCs w:val="18"/>
    </w:rPr>
  </w:style>
  <w:style w:type="paragraph" w:styleId="6">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semiHidden/>
    <w:unhideWhenUsed/>
    <w:qFormat/>
    <w:uiPriority w:val="99"/>
    <w:rPr>
      <w:color w:val="0000FF"/>
      <w:u w:val="single"/>
    </w:rPr>
  </w:style>
  <w:style w:type="table" w:styleId="10">
    <w:name w:val="Table Grid"/>
    <w:basedOn w:val="9"/>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批注框文本 Char"/>
    <w:basedOn w:val="7"/>
    <w:link w:val="4"/>
    <w:semiHidden/>
    <w:qFormat/>
    <w:uiPriority w:val="99"/>
    <w:rPr>
      <w:sz w:val="18"/>
      <w:szCs w:val="18"/>
    </w:rPr>
  </w:style>
  <w:style w:type="character" w:customStyle="1" w:styleId="12">
    <w:name w:val="fontstyle01"/>
    <w:basedOn w:val="7"/>
    <w:qFormat/>
    <w:uiPriority w:val="0"/>
    <w:rPr>
      <w:rFonts w:hint="default" w:ascii="KTJ+ZGXAYu-4" w:hAnsi="KTJ+ZGXAYu-4"/>
      <w:color w:val="231F20"/>
      <w:sz w:val="22"/>
      <w:szCs w:val="22"/>
    </w:rPr>
  </w:style>
  <w:style w:type="character" w:customStyle="1" w:styleId="13">
    <w:name w:val="fontstyle21"/>
    <w:basedOn w:val="7"/>
    <w:qFormat/>
    <w:uiPriority w:val="0"/>
    <w:rPr>
      <w:rFonts w:hint="default" w:ascii="DLF-3-28-1164603833+ZGXAbf-696" w:hAnsi="DLF-3-28-1164603833+ZGXAbf-696"/>
      <w:color w:val="231F20"/>
      <w:sz w:val="22"/>
      <w:szCs w:val="22"/>
    </w:rPr>
  </w:style>
  <w:style w:type="character" w:customStyle="1" w:styleId="14">
    <w:name w:val="fontstyle31"/>
    <w:basedOn w:val="7"/>
    <w:qFormat/>
    <w:uiPriority w:val="0"/>
    <w:rPr>
      <w:rFonts w:hint="default" w:ascii="KTJ+ZGXAYu-4" w:hAnsi="KTJ+ZGXAYu-4"/>
      <w:color w:val="231F20"/>
      <w:sz w:val="22"/>
      <w:szCs w:val="22"/>
    </w:rPr>
  </w:style>
  <w:style w:type="character" w:customStyle="1" w:styleId="15">
    <w:name w:val="fontstyle41"/>
    <w:basedOn w:val="7"/>
    <w:qFormat/>
    <w:uiPriority w:val="0"/>
    <w:rPr>
      <w:color w:val="231F20"/>
      <w:sz w:val="22"/>
      <w:szCs w:val="22"/>
    </w:rPr>
  </w:style>
  <w:style w:type="character" w:customStyle="1" w:styleId="16">
    <w:name w:val="标题 1 Char"/>
    <w:basedOn w:val="7"/>
    <w:link w:val="2"/>
    <w:qFormat/>
    <w:uiPriority w:val="9"/>
    <w:rPr>
      <w:rFonts w:ascii="宋体" w:hAnsi="宋体" w:eastAsia="宋体" w:cs="宋体"/>
      <w:b/>
      <w:bCs/>
      <w:kern w:val="36"/>
      <w:sz w:val="48"/>
      <w:szCs w:val="48"/>
    </w:rPr>
  </w:style>
  <w:style w:type="paragraph" w:styleId="17">
    <w:name w:val="List Paragraph"/>
    <w:basedOn w:val="1"/>
    <w:qFormat/>
    <w:uiPriority w:val="34"/>
    <w:pPr>
      <w:ind w:firstLine="420" w:firstLineChars="200"/>
    </w:pPr>
  </w:style>
  <w:style w:type="character" w:styleId="18">
    <w:name w:val="Placeholder Text"/>
    <w:basedOn w:val="7"/>
    <w:semiHidden/>
    <w:qFormat/>
    <w:uiPriority w:val="99"/>
    <w:rPr>
      <w:color w:val="808080"/>
    </w:rPr>
  </w:style>
  <w:style w:type="character" w:customStyle="1" w:styleId="19">
    <w:name w:val="fontstyle11"/>
    <w:basedOn w:val="7"/>
    <w:qFormat/>
    <w:uiPriority w:val="0"/>
    <w:rPr>
      <w:rFonts w:hint="default" w:ascii="DLF-3-28-1995053210+ZMWGsS-1383" w:hAnsi="DLF-3-28-1995053210+ZMWGsS-1383"/>
      <w:color w:val="231F20"/>
      <w:sz w:val="18"/>
      <w:szCs w:val="18"/>
    </w:rPr>
  </w:style>
  <w:style w:type="character" w:customStyle="1" w:styleId="20">
    <w:name w:val="页眉 Char"/>
    <w:basedOn w:val="7"/>
    <w:link w:val="6"/>
    <w:qFormat/>
    <w:uiPriority w:val="99"/>
    <w:rPr>
      <w:sz w:val="18"/>
      <w:szCs w:val="18"/>
    </w:rPr>
  </w:style>
  <w:style w:type="character" w:customStyle="1" w:styleId="21">
    <w:name w:val="页脚 Char"/>
    <w:basedOn w:val="7"/>
    <w:link w:val="5"/>
    <w:qFormat/>
    <w:uiPriority w:val="99"/>
    <w:rPr>
      <w:sz w:val="18"/>
      <w:szCs w:val="18"/>
    </w:rPr>
  </w:style>
  <w:style w:type="paragraph" w:customStyle="1" w:styleId="22">
    <w:name w:val="修订1"/>
    <w:hidden/>
    <w:semiHidden/>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png"/><Relationship Id="rId7" Type="http://schemas.openxmlformats.org/officeDocument/2006/relationships/oleObject" Target="embeddings/oleObject2.bin"/><Relationship Id="rId6" Type="http://schemas.openxmlformats.org/officeDocument/2006/relationships/image" Target="media/image2.jpeg"/><Relationship Id="rId5" Type="http://schemas.openxmlformats.org/officeDocument/2006/relationships/image" Target="media/image1.wmf"/><Relationship Id="rId4" Type="http://schemas.openxmlformats.org/officeDocument/2006/relationships/oleObject" Target="embeddings/oleObject1.bin"/><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customXml" Target="../customXml/item1.xml"/><Relationship Id="rId34" Type="http://schemas.openxmlformats.org/officeDocument/2006/relationships/image" Target="media/image19.wmf"/><Relationship Id="rId33" Type="http://schemas.openxmlformats.org/officeDocument/2006/relationships/oleObject" Target="embeddings/oleObject12.bin"/><Relationship Id="rId32" Type="http://schemas.openxmlformats.org/officeDocument/2006/relationships/image" Target="media/image18.wmf"/><Relationship Id="rId31" Type="http://schemas.openxmlformats.org/officeDocument/2006/relationships/oleObject" Target="embeddings/oleObject11.bin"/><Relationship Id="rId30" Type="http://schemas.openxmlformats.org/officeDocument/2006/relationships/image" Target="media/image17.w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jpeg"/><Relationship Id="rId27" Type="http://schemas.openxmlformats.org/officeDocument/2006/relationships/image" Target="media/image15.wmf"/><Relationship Id="rId26" Type="http://schemas.openxmlformats.org/officeDocument/2006/relationships/oleObject" Target="embeddings/oleObject9.bin"/><Relationship Id="rId25" Type="http://schemas.openxmlformats.org/officeDocument/2006/relationships/image" Target="media/image14.w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png"/><Relationship Id="rId15" Type="http://schemas.openxmlformats.org/officeDocument/2006/relationships/oleObject" Target="embeddings/oleObject6.bin"/><Relationship Id="rId14" Type="http://schemas.openxmlformats.org/officeDocument/2006/relationships/image" Target="media/image6.png"/><Relationship Id="rId13" Type="http://schemas.openxmlformats.org/officeDocument/2006/relationships/oleObject" Target="embeddings/oleObject5.bin"/><Relationship Id="rId12" Type="http://schemas.openxmlformats.org/officeDocument/2006/relationships/image" Target="media/image5.png"/><Relationship Id="rId11" Type="http://schemas.openxmlformats.org/officeDocument/2006/relationships/oleObject" Target="embeddings/oleObject4.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5477D3-1E40-4D92-A76E-65EB1BB00C3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23</Pages>
  <Words>20775</Words>
  <Characters>24931</Characters>
  <Lines>692</Lines>
  <Paragraphs>333</Paragraphs>
  <TotalTime>2</TotalTime>
  <ScaleCrop>false</ScaleCrop>
  <LinksUpToDate>false</LinksUpToDate>
  <CharactersWithSpaces>45373</CharactersWithSpaces>
  <Application>WPS Office_11.1.0.8213_F1E327BC-269C-435d-A152-05C5408002CA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2018-11-07T02:30:00Z</dcterms:created>
  <dc:creator>dreamsummit</dc:creator>
  <cp:lastModifiedBy>lv-xyr</cp:lastModifiedBy>
  <dcterms:modified xsi:type="dcterms:W3CDTF">2019-02-24T14:50:10Z</dcterms:modified>
  <cp:revision>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